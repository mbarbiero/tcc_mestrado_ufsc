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CF13F" w14:textId="77777777" w:rsidR="000752AD" w:rsidRPr="009B6CCF" w:rsidRDefault="000752AD" w:rsidP="00870369">
      <w:pPr>
        <w:rPr>
          <w:rFonts w:cs="Arial"/>
          <w:sz w:val="20"/>
          <w:szCs w:val="20"/>
        </w:rPr>
      </w:pPr>
      <w:r w:rsidRPr="009B6CCF">
        <w:rPr>
          <w:rFonts w:cs="Arial"/>
          <w:sz w:val="20"/>
          <w:szCs w:val="20"/>
        </w:rPr>
        <w:tab/>
      </w:r>
      <w:r w:rsidRPr="009B6CCF">
        <w:rPr>
          <w:rFonts w:cs="Arial"/>
          <w:sz w:val="20"/>
          <w:szCs w:val="20"/>
        </w:rPr>
        <w:tab/>
      </w:r>
      <w:r w:rsidRPr="009B6CCF">
        <w:rPr>
          <w:rFonts w:cs="Arial"/>
          <w:sz w:val="20"/>
          <w:szCs w:val="20"/>
        </w:rPr>
        <w:tab/>
      </w:r>
      <w:r w:rsidRPr="009B6CCF">
        <w:rPr>
          <w:rFonts w:cs="Arial"/>
          <w:sz w:val="20"/>
          <w:szCs w:val="20"/>
        </w:rPr>
        <w:tab/>
      </w:r>
      <w:r w:rsidRPr="009B6CCF">
        <w:rPr>
          <w:rFonts w:cs="Arial"/>
          <w:sz w:val="20"/>
          <w:szCs w:val="20"/>
        </w:rPr>
        <w:tab/>
      </w:r>
      <w:r w:rsidRPr="009B6CCF">
        <w:rPr>
          <w:rFonts w:cs="Arial"/>
          <w:sz w:val="20"/>
          <w:szCs w:val="20"/>
        </w:rPr>
        <w:tab/>
      </w:r>
      <w:r w:rsidRPr="009B6CCF">
        <w:rPr>
          <w:rFonts w:cs="Arial"/>
          <w:sz w:val="20"/>
          <w:szCs w:val="20"/>
        </w:rPr>
        <w:tab/>
      </w:r>
    </w:p>
    <w:p w14:paraId="35AFF181" w14:textId="77777777" w:rsidR="000752AD" w:rsidRPr="009B6CCF" w:rsidRDefault="000752AD" w:rsidP="000752AD">
      <w:pPr>
        <w:ind w:firstLine="0"/>
        <w:contextualSpacing/>
        <w:jc w:val="center"/>
        <w:rPr>
          <w:rFonts w:cs="Arial"/>
          <w:szCs w:val="24"/>
        </w:rPr>
      </w:pPr>
      <w:r w:rsidRPr="009B6CCF">
        <w:rPr>
          <w:noProof/>
          <w:szCs w:val="24"/>
          <w:lang w:eastAsia="pt-BR"/>
        </w:rPr>
        <w:drawing>
          <wp:inline distT="0" distB="0" distL="0" distR="0" wp14:anchorId="1B0DE1F7" wp14:editId="7EA26EBC">
            <wp:extent cx="662400" cy="914400"/>
            <wp:effectExtent l="0" t="0" r="4445" b="0"/>
            <wp:docPr id="1" name="Imagem 1" descr="Imagem de desenho animad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Imagem de desenho animad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2400" cy="914400"/>
                    </a:xfrm>
                    <a:prstGeom prst="rect">
                      <a:avLst/>
                    </a:prstGeom>
                  </pic:spPr>
                </pic:pic>
              </a:graphicData>
            </a:graphic>
          </wp:inline>
        </w:drawing>
      </w:r>
    </w:p>
    <w:p w14:paraId="39D09FD4" w14:textId="77777777" w:rsidR="000752AD" w:rsidRPr="009B6CCF" w:rsidRDefault="000752AD" w:rsidP="000752AD">
      <w:pPr>
        <w:ind w:firstLine="0"/>
        <w:contextualSpacing/>
        <w:jc w:val="center"/>
        <w:rPr>
          <w:rFonts w:cs="Arial"/>
          <w:sz w:val="20"/>
          <w:szCs w:val="20"/>
        </w:rPr>
      </w:pPr>
    </w:p>
    <w:p w14:paraId="13906A2D" w14:textId="77777777" w:rsidR="000752AD" w:rsidRPr="009B6CCF" w:rsidRDefault="000752AD" w:rsidP="000752AD">
      <w:pPr>
        <w:ind w:firstLine="0"/>
        <w:contextualSpacing/>
        <w:jc w:val="center"/>
        <w:rPr>
          <w:rFonts w:cs="Arial"/>
          <w:szCs w:val="24"/>
        </w:rPr>
      </w:pPr>
      <w:r w:rsidRPr="009B6CCF">
        <w:rPr>
          <w:rFonts w:cs="Arial"/>
          <w:szCs w:val="24"/>
        </w:rPr>
        <w:t>UNIVERSIDADE FEDERAL DE SANTA CATARINA</w:t>
      </w:r>
    </w:p>
    <w:p w14:paraId="2645F1E1" w14:textId="77777777" w:rsidR="000752AD" w:rsidRPr="009B6CCF" w:rsidRDefault="000752AD" w:rsidP="000752AD">
      <w:pPr>
        <w:ind w:firstLine="0"/>
        <w:contextualSpacing/>
        <w:jc w:val="center"/>
        <w:rPr>
          <w:rFonts w:cs="Arial"/>
          <w:szCs w:val="24"/>
        </w:rPr>
      </w:pPr>
      <w:r w:rsidRPr="009B6CCF">
        <w:rPr>
          <w:rFonts w:cs="Arial"/>
          <w:szCs w:val="24"/>
        </w:rPr>
        <w:t>CAMPUS FLORIANÓPOLIS</w:t>
      </w:r>
    </w:p>
    <w:p w14:paraId="645CFAAF" w14:textId="77777777" w:rsidR="000752AD" w:rsidRPr="009B6CCF" w:rsidRDefault="000752AD" w:rsidP="000752AD">
      <w:pPr>
        <w:ind w:firstLine="0"/>
        <w:contextualSpacing/>
        <w:jc w:val="center"/>
        <w:rPr>
          <w:rFonts w:cs="Arial"/>
          <w:szCs w:val="24"/>
        </w:rPr>
      </w:pPr>
      <w:r w:rsidRPr="009B6CCF">
        <w:rPr>
          <w:rFonts w:cs="Arial"/>
          <w:szCs w:val="24"/>
        </w:rPr>
        <w:t>DEPARTAMENTO DE ENGENHARIA CIVIL</w:t>
      </w:r>
    </w:p>
    <w:p w14:paraId="5E0A0362" w14:textId="77777777" w:rsidR="000752AD" w:rsidRPr="009B6CCF" w:rsidRDefault="000752AD" w:rsidP="000752AD">
      <w:pPr>
        <w:ind w:firstLine="0"/>
        <w:contextualSpacing/>
        <w:jc w:val="center"/>
        <w:rPr>
          <w:rFonts w:cs="Arial"/>
          <w:caps/>
          <w:szCs w:val="24"/>
        </w:rPr>
      </w:pPr>
      <w:r w:rsidRPr="009B6CCF">
        <w:rPr>
          <w:rFonts w:cs="Arial"/>
          <w:caps/>
          <w:szCs w:val="24"/>
        </w:rPr>
        <w:t>Pós-Graduação em Engenharia de Transportes e Gestão Territorial</w:t>
      </w:r>
    </w:p>
    <w:p w14:paraId="4130B173" w14:textId="77777777" w:rsidR="000752AD" w:rsidRPr="009B6CCF" w:rsidRDefault="000752AD" w:rsidP="000752AD">
      <w:pPr>
        <w:ind w:firstLine="0"/>
        <w:contextualSpacing/>
        <w:jc w:val="center"/>
        <w:rPr>
          <w:rFonts w:cs="Arial"/>
          <w:szCs w:val="24"/>
        </w:rPr>
      </w:pPr>
    </w:p>
    <w:p w14:paraId="0414635F" w14:textId="77777777" w:rsidR="000752AD" w:rsidRPr="009B6CCF" w:rsidRDefault="000752AD" w:rsidP="000752AD">
      <w:pPr>
        <w:ind w:firstLine="0"/>
        <w:contextualSpacing/>
        <w:jc w:val="center"/>
        <w:rPr>
          <w:rFonts w:cs="Arial"/>
          <w:szCs w:val="24"/>
        </w:rPr>
      </w:pPr>
    </w:p>
    <w:p w14:paraId="1D34D7C8" w14:textId="77777777" w:rsidR="000752AD" w:rsidRPr="009B6CCF" w:rsidRDefault="000752AD" w:rsidP="000752AD">
      <w:pPr>
        <w:ind w:firstLine="0"/>
        <w:contextualSpacing/>
        <w:jc w:val="center"/>
        <w:rPr>
          <w:rFonts w:cs="Arial"/>
          <w:szCs w:val="24"/>
        </w:rPr>
      </w:pPr>
      <w:r w:rsidRPr="009B6CCF">
        <w:rPr>
          <w:rFonts w:cs="Arial"/>
          <w:szCs w:val="24"/>
        </w:rPr>
        <w:t>Autor</w:t>
      </w:r>
    </w:p>
    <w:p w14:paraId="0F46C3D7" w14:textId="77777777" w:rsidR="000752AD" w:rsidRPr="009B6CCF" w:rsidRDefault="000752AD" w:rsidP="000752AD">
      <w:pPr>
        <w:ind w:firstLine="0"/>
        <w:contextualSpacing/>
        <w:jc w:val="center"/>
        <w:rPr>
          <w:rFonts w:cs="Arial"/>
          <w:szCs w:val="24"/>
        </w:rPr>
      </w:pPr>
      <w:r w:rsidRPr="009B6CCF">
        <w:rPr>
          <w:rFonts w:cs="Arial"/>
          <w:szCs w:val="24"/>
        </w:rPr>
        <w:t>Marco Aurélio Barbiero</w:t>
      </w:r>
    </w:p>
    <w:p w14:paraId="28D3BAB7" w14:textId="77777777" w:rsidR="000752AD" w:rsidRPr="009B6CCF" w:rsidRDefault="000752AD" w:rsidP="000752AD">
      <w:pPr>
        <w:ind w:firstLine="0"/>
        <w:contextualSpacing/>
        <w:jc w:val="center"/>
        <w:rPr>
          <w:rFonts w:cs="Arial"/>
          <w:szCs w:val="24"/>
        </w:rPr>
      </w:pPr>
    </w:p>
    <w:p w14:paraId="5DAECD61" w14:textId="77777777" w:rsidR="000752AD" w:rsidRPr="009B6CCF" w:rsidRDefault="000752AD" w:rsidP="000752AD">
      <w:pPr>
        <w:ind w:firstLine="0"/>
        <w:contextualSpacing/>
        <w:jc w:val="center"/>
        <w:rPr>
          <w:rFonts w:cs="Arial"/>
          <w:szCs w:val="24"/>
        </w:rPr>
      </w:pPr>
      <w:r w:rsidRPr="009B6CCF">
        <w:rPr>
          <w:rFonts w:cs="Arial"/>
          <w:szCs w:val="24"/>
        </w:rPr>
        <w:t>Orientador</w:t>
      </w:r>
    </w:p>
    <w:p w14:paraId="1609E658" w14:textId="77777777" w:rsidR="000752AD" w:rsidRPr="009B6CCF" w:rsidRDefault="000752AD" w:rsidP="000752AD">
      <w:pPr>
        <w:ind w:firstLine="0"/>
        <w:contextualSpacing/>
        <w:jc w:val="center"/>
        <w:rPr>
          <w:rFonts w:cs="Arial"/>
          <w:szCs w:val="24"/>
        </w:rPr>
      </w:pPr>
      <w:r w:rsidRPr="009B6CCF">
        <w:rPr>
          <w:rFonts w:cs="Arial"/>
          <w:szCs w:val="24"/>
        </w:rPr>
        <w:t>Prof. Dr. Carlos Antonio Oliveira Vieira</w:t>
      </w:r>
    </w:p>
    <w:p w14:paraId="14D68B39" w14:textId="77777777" w:rsidR="000752AD" w:rsidRPr="009B6CCF" w:rsidRDefault="000752AD" w:rsidP="000752AD">
      <w:pPr>
        <w:ind w:firstLine="0"/>
        <w:contextualSpacing/>
        <w:jc w:val="center"/>
        <w:rPr>
          <w:rFonts w:cs="Arial"/>
          <w:szCs w:val="24"/>
        </w:rPr>
      </w:pPr>
    </w:p>
    <w:p w14:paraId="05A7C79A" w14:textId="77777777" w:rsidR="000752AD" w:rsidRPr="009B6CCF" w:rsidRDefault="000752AD" w:rsidP="000752AD">
      <w:pPr>
        <w:ind w:firstLine="0"/>
        <w:contextualSpacing/>
        <w:jc w:val="center"/>
        <w:rPr>
          <w:rFonts w:cs="Arial"/>
          <w:szCs w:val="24"/>
        </w:rPr>
      </w:pPr>
    </w:p>
    <w:p w14:paraId="10A113C6" w14:textId="77777777" w:rsidR="000752AD" w:rsidRPr="009B6CCF" w:rsidRDefault="000752AD" w:rsidP="000752AD">
      <w:pPr>
        <w:ind w:firstLine="0"/>
        <w:contextualSpacing/>
        <w:jc w:val="center"/>
        <w:rPr>
          <w:rFonts w:cs="Arial"/>
          <w:szCs w:val="24"/>
        </w:rPr>
      </w:pPr>
    </w:p>
    <w:p w14:paraId="6A6D31B3" w14:textId="77777777" w:rsidR="000752AD" w:rsidRPr="009B6CCF" w:rsidRDefault="000752AD" w:rsidP="000752AD">
      <w:pPr>
        <w:ind w:firstLine="0"/>
        <w:contextualSpacing/>
        <w:jc w:val="center"/>
      </w:pPr>
      <w:r w:rsidRPr="009B6CCF">
        <w:rPr>
          <w:rFonts w:cs="Arial"/>
          <w:b/>
          <w:bCs/>
          <w:szCs w:val="24"/>
        </w:rPr>
        <w:t xml:space="preserve">Do CIATA ao CTM: Georreferenciamento de Cadastros </w:t>
      </w:r>
      <w:commentRangeStart w:id="0"/>
      <w:r w:rsidRPr="009B6CCF">
        <w:rPr>
          <w:rFonts w:cs="Arial"/>
          <w:b/>
          <w:bCs/>
          <w:szCs w:val="24"/>
        </w:rPr>
        <w:t>Descritivos</w:t>
      </w:r>
      <w:commentRangeEnd w:id="0"/>
      <w:r w:rsidR="00926561" w:rsidRPr="009B6CCF">
        <w:rPr>
          <w:rStyle w:val="Refdecomentrio"/>
          <w:sz w:val="24"/>
          <w:szCs w:val="22"/>
        </w:rPr>
        <w:commentReference w:id="0"/>
      </w:r>
    </w:p>
    <w:p w14:paraId="7A189B5B" w14:textId="77777777" w:rsidR="000752AD" w:rsidRPr="009B6CCF" w:rsidRDefault="000752AD" w:rsidP="000752AD">
      <w:pPr>
        <w:ind w:firstLine="0"/>
        <w:contextualSpacing/>
        <w:jc w:val="center"/>
        <w:rPr>
          <w:rFonts w:cs="Arial"/>
          <w:szCs w:val="24"/>
        </w:rPr>
      </w:pPr>
    </w:p>
    <w:p w14:paraId="1D0CF184" w14:textId="77777777" w:rsidR="000752AD" w:rsidRPr="009B6CCF" w:rsidRDefault="000752AD" w:rsidP="000752AD">
      <w:pPr>
        <w:ind w:firstLine="0"/>
        <w:contextualSpacing/>
        <w:jc w:val="center"/>
        <w:rPr>
          <w:rFonts w:cs="Arial"/>
          <w:szCs w:val="24"/>
        </w:rPr>
      </w:pPr>
    </w:p>
    <w:p w14:paraId="149A0762" w14:textId="77777777" w:rsidR="000752AD" w:rsidRPr="009B6CCF" w:rsidRDefault="000752AD" w:rsidP="000752AD">
      <w:pPr>
        <w:ind w:firstLine="0"/>
        <w:contextualSpacing/>
        <w:jc w:val="center"/>
        <w:rPr>
          <w:rFonts w:cs="Arial"/>
          <w:szCs w:val="24"/>
        </w:rPr>
      </w:pPr>
    </w:p>
    <w:p w14:paraId="7419F771" w14:textId="77777777" w:rsidR="000752AD" w:rsidRPr="009B6CCF" w:rsidRDefault="000752AD" w:rsidP="000752AD">
      <w:pPr>
        <w:ind w:firstLine="0"/>
        <w:contextualSpacing/>
        <w:jc w:val="center"/>
        <w:rPr>
          <w:rFonts w:cs="Arial"/>
          <w:szCs w:val="24"/>
        </w:rPr>
      </w:pPr>
    </w:p>
    <w:p w14:paraId="233696C6" w14:textId="77777777" w:rsidR="000752AD" w:rsidRPr="009B6CCF" w:rsidRDefault="000752AD" w:rsidP="000752AD">
      <w:pPr>
        <w:ind w:firstLine="0"/>
        <w:contextualSpacing/>
        <w:jc w:val="center"/>
        <w:rPr>
          <w:rFonts w:cs="Arial"/>
          <w:szCs w:val="24"/>
        </w:rPr>
      </w:pPr>
    </w:p>
    <w:p w14:paraId="0042F2FD" w14:textId="77777777" w:rsidR="000752AD" w:rsidRPr="009B6CCF" w:rsidRDefault="000752AD" w:rsidP="000752AD">
      <w:pPr>
        <w:ind w:firstLine="0"/>
        <w:contextualSpacing/>
        <w:jc w:val="center"/>
        <w:rPr>
          <w:rFonts w:cs="Arial"/>
          <w:szCs w:val="24"/>
        </w:rPr>
      </w:pPr>
    </w:p>
    <w:p w14:paraId="23708B36" w14:textId="77777777" w:rsidR="000752AD" w:rsidRPr="009B6CCF" w:rsidRDefault="000752AD" w:rsidP="000752AD">
      <w:pPr>
        <w:ind w:firstLine="0"/>
        <w:contextualSpacing/>
        <w:jc w:val="center"/>
        <w:rPr>
          <w:rFonts w:cs="Arial"/>
          <w:szCs w:val="24"/>
        </w:rPr>
      </w:pPr>
    </w:p>
    <w:p w14:paraId="2F994C0B" w14:textId="77777777" w:rsidR="000752AD" w:rsidRPr="009B6CCF" w:rsidRDefault="000752AD" w:rsidP="000752AD">
      <w:pPr>
        <w:ind w:firstLine="0"/>
        <w:contextualSpacing/>
        <w:jc w:val="center"/>
        <w:rPr>
          <w:rFonts w:cs="Arial"/>
          <w:szCs w:val="24"/>
        </w:rPr>
      </w:pPr>
      <w:r w:rsidRPr="009B6CCF">
        <w:rPr>
          <w:rFonts w:cs="Arial"/>
          <w:szCs w:val="24"/>
        </w:rPr>
        <w:t>Florianópolis-SC</w:t>
      </w:r>
    </w:p>
    <w:p w14:paraId="2707176B" w14:textId="6E690E3D" w:rsidR="000752AD" w:rsidRDefault="000752AD" w:rsidP="000752AD">
      <w:pPr>
        <w:ind w:firstLine="0"/>
        <w:contextualSpacing/>
        <w:jc w:val="center"/>
        <w:rPr>
          <w:ins w:id="1" w:author="Carlos" w:date="2026-03-13T09:36:00Z"/>
          <w:rFonts w:cs="Arial"/>
          <w:szCs w:val="24"/>
        </w:rPr>
      </w:pPr>
      <w:r w:rsidRPr="009B6CCF">
        <w:rPr>
          <w:rFonts w:cs="Arial"/>
          <w:szCs w:val="24"/>
        </w:rPr>
        <w:t>202</w:t>
      </w:r>
      <w:r w:rsidR="00BA07F8" w:rsidRPr="009B6CCF">
        <w:rPr>
          <w:rFonts w:cs="Arial"/>
          <w:szCs w:val="24"/>
        </w:rPr>
        <w:t>6</w:t>
      </w:r>
    </w:p>
    <w:p w14:paraId="4F542801" w14:textId="6A8F934A" w:rsidR="00926561" w:rsidRDefault="00926561" w:rsidP="000752AD">
      <w:pPr>
        <w:ind w:firstLine="0"/>
        <w:contextualSpacing/>
        <w:jc w:val="center"/>
        <w:rPr>
          <w:ins w:id="2" w:author="Carlos" w:date="2026-03-13T09:36:00Z"/>
          <w:rFonts w:cs="Arial"/>
          <w:szCs w:val="24"/>
        </w:rPr>
      </w:pPr>
    </w:p>
    <w:p w14:paraId="2112716D" w14:textId="5B961985" w:rsidR="00926561" w:rsidRDefault="00926561" w:rsidP="000752AD">
      <w:pPr>
        <w:ind w:firstLine="0"/>
        <w:contextualSpacing/>
        <w:jc w:val="center"/>
        <w:rPr>
          <w:ins w:id="3" w:author="Carlos" w:date="2026-03-13T09:36:00Z"/>
          <w:rFonts w:cs="Arial"/>
          <w:szCs w:val="24"/>
        </w:rPr>
      </w:pPr>
    </w:p>
    <w:p w14:paraId="285DE2A1" w14:textId="77777777" w:rsidR="00926561" w:rsidRPr="009B6CCF" w:rsidRDefault="00926561" w:rsidP="000752AD">
      <w:pPr>
        <w:ind w:firstLine="0"/>
        <w:contextualSpacing/>
        <w:jc w:val="center"/>
        <w:rPr>
          <w:rFonts w:cs="Arial"/>
          <w:szCs w:val="24"/>
        </w:rPr>
      </w:pPr>
    </w:p>
    <w:p w14:paraId="561A1A0B" w14:textId="77777777" w:rsidR="000752AD" w:rsidRPr="009B6CCF" w:rsidRDefault="000752AD" w:rsidP="000752AD">
      <w:pPr>
        <w:ind w:firstLine="0"/>
        <w:contextualSpacing/>
        <w:jc w:val="center"/>
        <w:rPr>
          <w:rFonts w:cs="Arial"/>
          <w:szCs w:val="24"/>
        </w:rPr>
      </w:pPr>
      <w:r w:rsidRPr="009B6CCF">
        <w:rPr>
          <w:rFonts w:cs="Arial"/>
          <w:szCs w:val="24"/>
        </w:rPr>
        <w:lastRenderedPageBreak/>
        <w:t>Marco Aurélio Barbiero</w:t>
      </w:r>
    </w:p>
    <w:p w14:paraId="4265FE59" w14:textId="77777777" w:rsidR="000752AD" w:rsidRPr="009B6CCF" w:rsidRDefault="000752AD" w:rsidP="000752AD">
      <w:pPr>
        <w:ind w:firstLine="0"/>
        <w:contextualSpacing/>
        <w:jc w:val="center"/>
        <w:rPr>
          <w:rFonts w:cs="Arial"/>
          <w:szCs w:val="24"/>
        </w:rPr>
      </w:pPr>
    </w:p>
    <w:p w14:paraId="5DDB7AD1" w14:textId="77777777" w:rsidR="000752AD" w:rsidRPr="009B6CCF" w:rsidRDefault="000752AD" w:rsidP="000752AD">
      <w:pPr>
        <w:ind w:firstLine="0"/>
        <w:contextualSpacing/>
        <w:jc w:val="center"/>
        <w:rPr>
          <w:rFonts w:cs="Arial"/>
          <w:szCs w:val="24"/>
        </w:rPr>
      </w:pPr>
    </w:p>
    <w:p w14:paraId="48037FA3" w14:textId="77777777" w:rsidR="000752AD" w:rsidRPr="009B6CCF" w:rsidRDefault="000752AD" w:rsidP="000752AD">
      <w:pPr>
        <w:ind w:firstLine="0"/>
        <w:contextualSpacing/>
        <w:jc w:val="center"/>
        <w:rPr>
          <w:rFonts w:cs="Arial"/>
          <w:szCs w:val="24"/>
        </w:rPr>
      </w:pPr>
    </w:p>
    <w:p w14:paraId="494476A4" w14:textId="77777777" w:rsidR="000752AD" w:rsidRPr="009B6CCF" w:rsidRDefault="000752AD" w:rsidP="000752AD">
      <w:pPr>
        <w:ind w:firstLine="0"/>
        <w:contextualSpacing/>
        <w:jc w:val="center"/>
        <w:rPr>
          <w:rFonts w:cs="Arial"/>
          <w:szCs w:val="24"/>
        </w:rPr>
      </w:pPr>
    </w:p>
    <w:p w14:paraId="62885707" w14:textId="77777777" w:rsidR="000752AD" w:rsidRPr="009B6CCF" w:rsidRDefault="000752AD" w:rsidP="000752AD">
      <w:pPr>
        <w:ind w:firstLine="0"/>
        <w:contextualSpacing/>
        <w:jc w:val="center"/>
        <w:rPr>
          <w:rFonts w:cs="Arial"/>
          <w:szCs w:val="24"/>
        </w:rPr>
      </w:pPr>
    </w:p>
    <w:p w14:paraId="237FA580" w14:textId="77777777" w:rsidR="000752AD" w:rsidRPr="009B6CCF" w:rsidRDefault="000752AD" w:rsidP="000752AD">
      <w:pPr>
        <w:ind w:firstLine="0"/>
        <w:contextualSpacing/>
        <w:jc w:val="center"/>
        <w:rPr>
          <w:rFonts w:cs="Arial"/>
          <w:szCs w:val="24"/>
        </w:rPr>
      </w:pPr>
    </w:p>
    <w:p w14:paraId="72FCDFF0" w14:textId="77777777" w:rsidR="000752AD" w:rsidRPr="009B6CCF" w:rsidRDefault="000752AD" w:rsidP="000752AD">
      <w:pPr>
        <w:ind w:firstLine="0"/>
        <w:contextualSpacing/>
        <w:jc w:val="center"/>
        <w:rPr>
          <w:rFonts w:cs="Arial"/>
          <w:szCs w:val="24"/>
        </w:rPr>
      </w:pPr>
    </w:p>
    <w:p w14:paraId="6A27DC1E" w14:textId="77777777" w:rsidR="000752AD" w:rsidRPr="009B6CCF" w:rsidRDefault="000752AD" w:rsidP="000752AD">
      <w:pPr>
        <w:ind w:firstLine="0"/>
        <w:contextualSpacing/>
        <w:jc w:val="center"/>
        <w:rPr>
          <w:rFonts w:cs="Arial"/>
          <w:szCs w:val="24"/>
        </w:rPr>
      </w:pPr>
    </w:p>
    <w:p w14:paraId="16345453" w14:textId="77777777" w:rsidR="000752AD" w:rsidRPr="009B6CCF" w:rsidRDefault="000752AD" w:rsidP="000752AD">
      <w:pPr>
        <w:ind w:firstLine="0"/>
        <w:contextualSpacing/>
        <w:jc w:val="center"/>
        <w:rPr>
          <w:rFonts w:cs="Arial"/>
          <w:szCs w:val="24"/>
        </w:rPr>
      </w:pPr>
    </w:p>
    <w:p w14:paraId="6ED71786" w14:textId="77777777" w:rsidR="000752AD" w:rsidRPr="009B6CCF" w:rsidRDefault="000752AD" w:rsidP="000752AD">
      <w:pPr>
        <w:ind w:firstLine="0"/>
        <w:contextualSpacing/>
        <w:jc w:val="center"/>
      </w:pPr>
      <w:r w:rsidRPr="009B6CCF">
        <w:rPr>
          <w:rFonts w:cs="Arial"/>
          <w:b/>
          <w:bCs/>
          <w:szCs w:val="24"/>
        </w:rPr>
        <w:t>Do CIATA ao CTM: Georreferenciamento de Cadastros Descritivos</w:t>
      </w:r>
    </w:p>
    <w:p w14:paraId="4CAE658B" w14:textId="77777777" w:rsidR="000752AD" w:rsidRPr="009B6CCF" w:rsidRDefault="000752AD" w:rsidP="000752AD">
      <w:pPr>
        <w:ind w:firstLine="0"/>
        <w:contextualSpacing/>
        <w:jc w:val="center"/>
        <w:rPr>
          <w:rFonts w:cs="Arial"/>
          <w:szCs w:val="24"/>
        </w:rPr>
      </w:pPr>
    </w:p>
    <w:p w14:paraId="597A54B2" w14:textId="77777777" w:rsidR="000752AD" w:rsidRPr="009B6CCF" w:rsidRDefault="000752AD" w:rsidP="000752AD">
      <w:pPr>
        <w:contextualSpacing/>
        <w:jc w:val="center"/>
        <w:rPr>
          <w:rFonts w:cs="Arial"/>
          <w:szCs w:val="24"/>
        </w:rPr>
      </w:pPr>
    </w:p>
    <w:p w14:paraId="45100A47" w14:textId="77777777" w:rsidR="000752AD" w:rsidRPr="009B6CCF" w:rsidRDefault="000752AD" w:rsidP="000752AD">
      <w:pPr>
        <w:contextualSpacing/>
        <w:jc w:val="center"/>
        <w:rPr>
          <w:rFonts w:cs="Arial"/>
          <w:szCs w:val="24"/>
        </w:rPr>
      </w:pPr>
    </w:p>
    <w:p w14:paraId="136728ED" w14:textId="77777777" w:rsidR="000752AD" w:rsidRPr="009B6CCF" w:rsidRDefault="000752AD" w:rsidP="000752AD">
      <w:pPr>
        <w:contextualSpacing/>
        <w:jc w:val="center"/>
        <w:rPr>
          <w:rFonts w:cs="Arial"/>
          <w:szCs w:val="24"/>
        </w:rPr>
      </w:pPr>
    </w:p>
    <w:p w14:paraId="7799CB7C" w14:textId="77777777" w:rsidR="000752AD" w:rsidRPr="009B6CCF" w:rsidRDefault="000752AD" w:rsidP="000752AD">
      <w:pPr>
        <w:contextualSpacing/>
        <w:jc w:val="center"/>
        <w:rPr>
          <w:rFonts w:cs="Arial"/>
          <w:szCs w:val="24"/>
        </w:rPr>
      </w:pPr>
    </w:p>
    <w:p w14:paraId="62204782" w14:textId="77777777" w:rsidR="000752AD" w:rsidRPr="009B6CCF" w:rsidRDefault="000752AD" w:rsidP="000752AD">
      <w:pPr>
        <w:contextualSpacing/>
        <w:jc w:val="center"/>
        <w:rPr>
          <w:rFonts w:cs="Arial"/>
          <w:szCs w:val="24"/>
        </w:rPr>
      </w:pPr>
    </w:p>
    <w:p w14:paraId="0B6442FC" w14:textId="77777777" w:rsidR="000752AD" w:rsidRPr="009B6CCF" w:rsidRDefault="000752AD" w:rsidP="000752AD">
      <w:pPr>
        <w:contextualSpacing/>
        <w:jc w:val="center"/>
        <w:rPr>
          <w:rFonts w:cs="Arial"/>
          <w:szCs w:val="24"/>
        </w:rPr>
      </w:pPr>
    </w:p>
    <w:p w14:paraId="206A8196" w14:textId="77777777" w:rsidR="000752AD" w:rsidRPr="009B6CCF" w:rsidRDefault="000752AD" w:rsidP="000752AD">
      <w:pPr>
        <w:contextualSpacing/>
        <w:jc w:val="center"/>
        <w:rPr>
          <w:rFonts w:cs="Arial"/>
          <w:szCs w:val="24"/>
        </w:rPr>
      </w:pPr>
    </w:p>
    <w:p w14:paraId="30FA0846" w14:textId="77777777" w:rsidR="000752AD" w:rsidRPr="009B6CCF" w:rsidRDefault="000752AD" w:rsidP="000752AD">
      <w:pPr>
        <w:contextualSpacing/>
        <w:jc w:val="center"/>
        <w:rPr>
          <w:rFonts w:cs="Arial"/>
          <w:szCs w:val="24"/>
        </w:rPr>
      </w:pPr>
    </w:p>
    <w:p w14:paraId="031C226D" w14:textId="77777777" w:rsidR="000752AD" w:rsidRPr="009B6CCF" w:rsidRDefault="000752AD" w:rsidP="000752AD">
      <w:pPr>
        <w:contextualSpacing/>
        <w:jc w:val="center"/>
        <w:rPr>
          <w:rFonts w:cs="Arial"/>
          <w:szCs w:val="24"/>
        </w:rPr>
      </w:pPr>
    </w:p>
    <w:p w14:paraId="69615D87" w14:textId="77777777" w:rsidR="000752AD" w:rsidRPr="009B6CCF" w:rsidRDefault="000752AD" w:rsidP="000752AD">
      <w:pPr>
        <w:contextualSpacing/>
        <w:jc w:val="center"/>
        <w:rPr>
          <w:rFonts w:cs="Arial"/>
          <w:szCs w:val="24"/>
        </w:rPr>
      </w:pPr>
    </w:p>
    <w:p w14:paraId="574DEB25" w14:textId="77777777" w:rsidR="000752AD" w:rsidRPr="009B6CCF" w:rsidRDefault="000752AD" w:rsidP="000752AD">
      <w:pPr>
        <w:contextualSpacing/>
        <w:jc w:val="center"/>
        <w:rPr>
          <w:rFonts w:cs="Arial"/>
          <w:szCs w:val="24"/>
        </w:rPr>
      </w:pPr>
    </w:p>
    <w:p w14:paraId="6342D8E2" w14:textId="77777777" w:rsidR="000752AD" w:rsidRPr="009B6CCF" w:rsidRDefault="000752AD" w:rsidP="000752AD">
      <w:pPr>
        <w:ind w:firstLine="0"/>
        <w:contextualSpacing/>
        <w:jc w:val="center"/>
        <w:rPr>
          <w:rFonts w:cs="Arial"/>
          <w:szCs w:val="24"/>
        </w:rPr>
      </w:pPr>
      <w:r w:rsidRPr="009B6CCF">
        <w:rPr>
          <w:rFonts w:cs="Arial"/>
          <w:szCs w:val="24"/>
        </w:rPr>
        <w:t>Florianópolis-SC</w:t>
      </w:r>
    </w:p>
    <w:p w14:paraId="16874C44" w14:textId="1BCA4985" w:rsidR="000752AD" w:rsidRPr="009B6CCF" w:rsidRDefault="000752AD" w:rsidP="000752AD">
      <w:pPr>
        <w:ind w:firstLine="0"/>
        <w:contextualSpacing/>
        <w:jc w:val="center"/>
        <w:rPr>
          <w:rFonts w:cs="Arial"/>
          <w:szCs w:val="24"/>
        </w:rPr>
      </w:pPr>
      <w:r w:rsidRPr="009B6CCF">
        <w:rPr>
          <w:rFonts w:cs="Arial"/>
          <w:szCs w:val="24"/>
        </w:rPr>
        <w:t>202</w:t>
      </w:r>
      <w:r w:rsidR="00CA32B3" w:rsidRPr="009B6CCF">
        <w:rPr>
          <w:rFonts w:cs="Arial"/>
          <w:szCs w:val="24"/>
        </w:rPr>
        <w:t>6</w:t>
      </w:r>
    </w:p>
    <w:p w14:paraId="5F859156" w14:textId="77777777" w:rsidR="000752AD" w:rsidRPr="009B6CCF" w:rsidRDefault="000752AD" w:rsidP="000752AD">
      <w:pPr>
        <w:ind w:firstLine="0"/>
        <w:contextualSpacing/>
        <w:jc w:val="center"/>
        <w:rPr>
          <w:rFonts w:cs="Arial"/>
          <w:szCs w:val="24"/>
        </w:rPr>
        <w:sectPr w:rsidR="000752AD" w:rsidRPr="009B6CCF" w:rsidSect="000752AD">
          <w:pgSz w:w="11906" w:h="16838" w:code="9"/>
          <w:pgMar w:top="1701" w:right="1134" w:bottom="1134" w:left="1701" w:header="709" w:footer="709" w:gutter="0"/>
          <w:cols w:space="708"/>
          <w:docGrid w:linePitch="360"/>
        </w:sectPr>
      </w:pPr>
    </w:p>
    <w:p w14:paraId="4F00365A" w14:textId="04764C93" w:rsidR="006D3D4B" w:rsidRPr="00926561" w:rsidRDefault="006D3D4B">
      <w:pPr>
        <w:jc w:val="center"/>
        <w:rPr>
          <w:b/>
          <w:rPrChange w:id="4" w:author="Carlos" w:date="2026-03-13T09:36:00Z">
            <w:rPr/>
          </w:rPrChange>
        </w:rPr>
        <w:pPrChange w:id="5" w:author="Carlos" w:date="2026-03-13T09:36:00Z">
          <w:pPr/>
        </w:pPrChange>
      </w:pPr>
      <w:r w:rsidRPr="00926561">
        <w:rPr>
          <w:b/>
          <w:rPrChange w:id="6" w:author="Carlos" w:date="2026-03-13T09:36:00Z">
            <w:rPr/>
          </w:rPrChange>
        </w:rPr>
        <w:lastRenderedPageBreak/>
        <w:t>RESUMO</w:t>
      </w:r>
    </w:p>
    <w:p w14:paraId="56320026" w14:textId="007899E5" w:rsidR="006D3D4B" w:rsidRPr="009B6CCF" w:rsidRDefault="006D3D4B">
      <w:pPr>
        <w:ind w:firstLine="0"/>
        <w:pPrChange w:id="7" w:author="Carlos" w:date="2026-03-13T09:36:00Z">
          <w:pPr/>
        </w:pPrChange>
      </w:pPr>
      <w:r w:rsidRPr="009B6CCF">
        <w:t xml:space="preserve">O georreferenciamento de parcelas urbanas é essencial para a gestão municipal, apoiando o planejamento urbano, a regularização fundiária, a arrecadação tributária, a gestão integrada de serviços públicos e a segurança jurídica em transações imobiliárias. Também promove transparência e participação cidadã, alinhando a administração a sistemas de informação geográfica e às normas federais, incluindo o Estatuto das Cidades e o SINTER. Apesar desses benefícios, a cobertura de georreferenciamento nos municípios brasileiros é </w:t>
      </w:r>
      <w:ins w:id="8" w:author="Carlos" w:date="2026-03-13T09:37:00Z">
        <w:r w:rsidR="00926561">
          <w:t xml:space="preserve">bastante </w:t>
        </w:r>
      </w:ins>
      <w:r w:rsidRPr="009B6CCF">
        <w:t xml:space="preserve">limitada. Em 2019, apenas 21% dos municípios possuíam uma base cadastral georreferenciada, enquanto 59% coletavam apenas dados descritivos, frequentemente sem espacialização, e alguns não utilizavam automação. Isso evidencia a necessidade de métodos que permitam a espacialização em larga escala das parcelas urbanas e a atualização do </w:t>
      </w:r>
      <w:r w:rsidR="005131AD" w:rsidRPr="009B6CCF">
        <w:t>Cadastro Territorial Urbano</w:t>
      </w:r>
      <w:r w:rsidRPr="009B6CCF">
        <w:t xml:space="preserve">. Este trabalho propõe uma metodologia </w:t>
      </w:r>
      <w:ins w:id="9" w:author="Carlos" w:date="2026-03-13T09:37:00Z">
        <w:r w:rsidR="00926561">
          <w:t>para espacializaç</w:t>
        </w:r>
      </w:ins>
      <w:ins w:id="10" w:author="Carlos" w:date="2026-03-13T09:38:00Z">
        <w:r w:rsidR="00926561">
          <w:t xml:space="preserve">ão da malha fundiária </w:t>
        </w:r>
      </w:ins>
      <w:del w:id="11" w:author="Carlos" w:date="2026-03-13T09:38:00Z">
        <w:r w:rsidRPr="009B6CCF" w:rsidDel="00926561">
          <w:delText>de Administração Territorial</w:delText>
        </w:r>
      </w:del>
      <w:ins w:id="12" w:author="Carlos" w:date="2026-03-13T09:38:00Z">
        <w:r w:rsidR="00926561">
          <w:t>seguindo o modelo</w:t>
        </w:r>
      </w:ins>
      <w:r w:rsidRPr="009B6CCF">
        <w:t xml:space="preserve"> Fit-For-Purpose</w:t>
      </w:r>
      <w:ins w:id="13" w:author="Carlos" w:date="2026-03-13T09:38:00Z">
        <w:r w:rsidR="00926561">
          <w:t>,</w:t>
        </w:r>
      </w:ins>
      <w:r w:rsidRPr="009B6CCF">
        <w:t xml:space="preserve"> utilizando dados do CNEFE e do </w:t>
      </w:r>
      <w:r w:rsidR="005131AD" w:rsidRPr="009B6CCF">
        <w:t>Cadastro Territorial Urbano</w:t>
      </w:r>
      <w:r w:rsidRPr="009B6CCF">
        <w:t xml:space="preserve">, combinados com </w:t>
      </w:r>
      <w:r w:rsidRPr="009B6CCF">
        <w:rPr>
          <w:i/>
          <w:iCs/>
        </w:rPr>
        <w:t>OpenStreetMap</w:t>
      </w:r>
      <w:r w:rsidRPr="009B6CCF">
        <w:t xml:space="preserve">. Resultados mostram que o georreferenciamento das parcelas pode alcançar erro máximo limitado à metade das dimensões da quadra, e que discrepâncias indicam possíveis problemas de integridade cadastral. Imagens e registros coletados podem apoiar futuras aplicações de </w:t>
      </w:r>
      <w:r w:rsidRPr="00926561">
        <w:rPr>
          <w:i/>
          <w:rPrChange w:id="14" w:author="Carlos" w:date="2026-03-13T09:39:00Z">
            <w:rPr/>
          </w:rPrChange>
        </w:rPr>
        <w:t>deep learning</w:t>
      </w:r>
      <w:r w:rsidRPr="009B6CCF">
        <w:t xml:space="preserve">, aumentando precisão e </w:t>
      </w:r>
      <w:commentRangeStart w:id="15"/>
      <w:r w:rsidRPr="009B6CCF">
        <w:t>automação</w:t>
      </w:r>
      <w:commentRangeEnd w:id="15"/>
      <w:r w:rsidR="00926561" w:rsidRPr="009B6CCF">
        <w:rPr>
          <w:rStyle w:val="Refdecomentrio"/>
          <w:sz w:val="24"/>
          <w:szCs w:val="22"/>
        </w:rPr>
        <w:commentReference w:id="15"/>
      </w:r>
      <w:r w:rsidRPr="009B6CCF">
        <w:t xml:space="preserve">. </w:t>
      </w:r>
    </w:p>
    <w:p w14:paraId="573C8965" w14:textId="77777777" w:rsidR="006D3D4B" w:rsidRPr="009B6CCF" w:rsidRDefault="006D3D4B" w:rsidP="006D3D4B">
      <w:r w:rsidRPr="009B6CCF">
        <w:t> </w:t>
      </w:r>
    </w:p>
    <w:p w14:paraId="05A9B273" w14:textId="77777777" w:rsidR="006D3D4B" w:rsidRPr="00BC73BE" w:rsidRDefault="006D3D4B" w:rsidP="006D3D4B">
      <w:pPr>
        <w:rPr>
          <w:lang w:val="en-US"/>
        </w:rPr>
      </w:pPr>
      <w:r w:rsidRPr="00BC73BE">
        <w:rPr>
          <w:lang w:val="en-US"/>
        </w:rPr>
        <w:t>Key words: Land Management, Multi-Purpose Territorial Cadastre, Spatialization of Territorial Parcels, LADM, CNEFE, CIATA.</w:t>
      </w:r>
    </w:p>
    <w:p w14:paraId="5A2FA132" w14:textId="77777777" w:rsidR="006D3D4B" w:rsidRPr="00BC73BE" w:rsidRDefault="006D3D4B" w:rsidP="006D3D4B">
      <w:pPr>
        <w:rPr>
          <w:lang w:val="en-US"/>
        </w:rPr>
      </w:pPr>
    </w:p>
    <w:p w14:paraId="7047D693" w14:textId="74FFBB7F" w:rsidR="006D3D4B" w:rsidRPr="00926561" w:rsidRDefault="006D3D4B">
      <w:pPr>
        <w:jc w:val="center"/>
        <w:rPr>
          <w:b/>
          <w:lang w:val="en-US"/>
          <w:rPrChange w:id="16" w:author="Carlos" w:date="2026-03-13T09:39:00Z">
            <w:rPr>
              <w:lang w:val="en-US"/>
            </w:rPr>
          </w:rPrChange>
        </w:rPr>
        <w:pPrChange w:id="17" w:author="Carlos" w:date="2026-03-13T09:39:00Z">
          <w:pPr/>
        </w:pPrChange>
      </w:pPr>
      <w:r w:rsidRPr="00926561">
        <w:rPr>
          <w:b/>
          <w:lang w:val="en-US"/>
          <w:rPrChange w:id="18" w:author="Carlos" w:date="2026-03-13T09:39:00Z">
            <w:rPr>
              <w:lang w:val="en-US"/>
            </w:rPr>
          </w:rPrChange>
        </w:rPr>
        <w:t>SUMMARY</w:t>
      </w:r>
    </w:p>
    <w:p w14:paraId="0EFFB653" w14:textId="77777777" w:rsidR="006D3D4B" w:rsidRPr="00BC73BE" w:rsidRDefault="006D3D4B">
      <w:pPr>
        <w:ind w:firstLine="0"/>
        <w:rPr>
          <w:lang w:val="en-US"/>
        </w:rPr>
        <w:pPrChange w:id="19" w:author="Carlos" w:date="2026-03-13T09:40:00Z">
          <w:pPr/>
        </w:pPrChange>
      </w:pPr>
      <w:r w:rsidRPr="00BC73BE">
        <w:rPr>
          <w:lang w:val="en-US"/>
        </w:rPr>
        <w:t xml:space="preserve">Georeferencing urban land parcels is essential for municipal management, supporting urban planning, land regularization, tax collection, integrated public services, and legal security in real estate transactions. It also promotes transparency and citizen participation while aligning administration with geographic information systems and federal regulations, including the City Statute and National System for Territorial Information Management (SINTER). Despite these benefits, georeferencing urban land parcel in Brazilian municipalities is limited. In 2019, only 21% of municipalities had a georeferenced cadastral database, while 59% collected only descriptive data, often without spatialization, and some lacked automation. This highlights the need for </w:t>
      </w:r>
      <w:r w:rsidRPr="00BC73BE">
        <w:rPr>
          <w:lang w:val="en-US"/>
        </w:rPr>
        <w:lastRenderedPageBreak/>
        <w:t xml:space="preserve">methods enabling large-scale spatialization of urban parcels and updated cadastral mapping. This work proposes a Fit-For-Purpose Land Administration methodology using National Address Database for Statistical Purposes (CNEFE) and municipal cadastre data combined with </w:t>
      </w:r>
      <w:r w:rsidRPr="00BC73BE">
        <w:rPr>
          <w:i/>
          <w:iCs/>
          <w:lang w:val="en-US"/>
        </w:rPr>
        <w:t>OpenStreetMap</w:t>
      </w:r>
      <w:r w:rsidRPr="00BC73BE">
        <w:rPr>
          <w:lang w:val="en-US"/>
        </w:rPr>
        <w:t>. Results show that georeferencing can achieve a maximum error limited to half the block dimensions when CNEFE points are adequately distributed, while discrepancies reveal potential cadastre integrity issues. Collected images and operation logs may support future deep learning applications, enhancing accuracy and automation.</w:t>
      </w:r>
    </w:p>
    <w:p w14:paraId="3C0905A7" w14:textId="583C12BA" w:rsidR="009F4655" w:rsidRPr="00BC73BE" w:rsidRDefault="00DA5790">
      <w:pPr>
        <w:rPr>
          <w:lang w:val="en-US"/>
        </w:rPr>
      </w:pPr>
      <w:r w:rsidRPr="00BC73BE">
        <w:rPr>
          <w:lang w:val="en-US"/>
        </w:rPr>
        <w:br w:type="page"/>
      </w:r>
      <w:del w:id="20" w:author="Carlos" w:date="2026-03-13T09:40:00Z">
        <w:r w:rsidR="009F4655" w:rsidRPr="00BC73BE" w:rsidDel="00926561">
          <w:rPr>
            <w:lang w:val="en-US"/>
          </w:rPr>
          <w:lastRenderedPageBreak/>
          <w:br w:type="page"/>
        </w:r>
      </w:del>
    </w:p>
    <w:sdt>
      <w:sdtPr>
        <w:rPr>
          <w:rFonts w:ascii="Arial" w:eastAsiaTheme="minorHAnsi" w:hAnsi="Arial" w:cstheme="minorBidi"/>
          <w:caps w:val="0"/>
          <w:color w:val="auto"/>
          <w:sz w:val="24"/>
          <w:szCs w:val="22"/>
          <w:lang w:eastAsia="en-US"/>
        </w:rPr>
        <w:id w:val="1085886258"/>
        <w:docPartObj>
          <w:docPartGallery w:val="Table of Contents"/>
          <w:docPartUnique/>
        </w:docPartObj>
      </w:sdtPr>
      <w:sdtEndPr>
        <w:rPr>
          <w:b/>
          <w:bCs/>
        </w:rPr>
      </w:sdtEndPr>
      <w:sdtContent>
        <w:p w14:paraId="71156046" w14:textId="5C28B2B6" w:rsidR="009F4655" w:rsidRDefault="009F4655">
          <w:pPr>
            <w:pStyle w:val="CabealhodoSumrio"/>
          </w:pPr>
          <w:r>
            <w:t>Sumário</w:t>
          </w:r>
        </w:p>
        <w:p w14:paraId="568E7EC2" w14:textId="2E00DBEE" w:rsidR="003B7499" w:rsidRDefault="009F4655">
          <w:pPr>
            <w:pStyle w:val="Sumrio1"/>
            <w:tabs>
              <w:tab w:val="right" w:leader="dot" w:pos="9061"/>
            </w:tabs>
            <w:rPr>
              <w:rFonts w:asciiTheme="minorHAnsi" w:eastAsiaTheme="minorEastAsia" w:hAnsiTheme="minorHAnsi"/>
              <w:b w:val="0"/>
              <w:caps w:val="0"/>
              <w:noProof/>
              <w:kern w:val="2"/>
              <w:szCs w:val="24"/>
              <w:lang w:eastAsia="pt-BR"/>
              <w14:ligatures w14:val="standardContextual"/>
            </w:rPr>
          </w:pPr>
          <w:r>
            <w:fldChar w:fldCharType="begin"/>
          </w:r>
          <w:r>
            <w:instrText xml:space="preserve"> TOC \o "1-3" \h \z \u </w:instrText>
          </w:r>
          <w:r>
            <w:fldChar w:fldCharType="separate"/>
          </w:r>
          <w:hyperlink w:anchor="_Toc223789496" w:history="1">
            <w:r w:rsidR="003B7499" w:rsidRPr="00D941FE">
              <w:rPr>
                <w:rStyle w:val="Hyperlink"/>
                <w:noProof/>
              </w:rPr>
              <w:t>Aderência ao Programa</w:t>
            </w:r>
            <w:r w:rsidR="003B7499">
              <w:rPr>
                <w:noProof/>
                <w:webHidden/>
              </w:rPr>
              <w:tab/>
            </w:r>
            <w:r w:rsidR="003B7499">
              <w:rPr>
                <w:noProof/>
                <w:webHidden/>
              </w:rPr>
              <w:fldChar w:fldCharType="begin"/>
            </w:r>
            <w:r w:rsidR="003B7499">
              <w:rPr>
                <w:noProof/>
                <w:webHidden/>
              </w:rPr>
              <w:instrText xml:space="preserve"> PAGEREF _Toc223789496 \h </w:instrText>
            </w:r>
            <w:r w:rsidR="003B7499">
              <w:rPr>
                <w:noProof/>
                <w:webHidden/>
              </w:rPr>
            </w:r>
            <w:r w:rsidR="003B7499">
              <w:rPr>
                <w:noProof/>
                <w:webHidden/>
              </w:rPr>
              <w:fldChar w:fldCharType="separate"/>
            </w:r>
            <w:r w:rsidR="003750EA">
              <w:rPr>
                <w:noProof/>
                <w:webHidden/>
              </w:rPr>
              <w:t>8</w:t>
            </w:r>
            <w:r w:rsidR="003B7499">
              <w:rPr>
                <w:noProof/>
                <w:webHidden/>
              </w:rPr>
              <w:fldChar w:fldCharType="end"/>
            </w:r>
          </w:hyperlink>
        </w:p>
        <w:p w14:paraId="33A1C307" w14:textId="549CE34A" w:rsidR="003B7499" w:rsidRDefault="003B7499">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23789497" w:history="1">
            <w:r w:rsidRPr="00D941FE">
              <w:rPr>
                <w:rStyle w:val="Hyperlink"/>
                <w:noProof/>
                <w14:scene3d>
                  <w14:camera w14:prst="orthographicFront"/>
                  <w14:lightRig w14:rig="threePt" w14:dir="t">
                    <w14:rot w14:lat="0" w14:lon="0" w14:rev="0"/>
                  </w14:lightRig>
                </w14:scene3d>
              </w:rPr>
              <w:t>1</w:t>
            </w:r>
            <w:r>
              <w:rPr>
                <w:rFonts w:asciiTheme="minorHAnsi" w:eastAsiaTheme="minorEastAsia" w:hAnsiTheme="minorHAnsi"/>
                <w:b w:val="0"/>
                <w:caps w:val="0"/>
                <w:noProof/>
                <w:kern w:val="2"/>
                <w:szCs w:val="24"/>
                <w:lang w:eastAsia="pt-BR"/>
                <w14:ligatures w14:val="standardContextual"/>
              </w:rPr>
              <w:tab/>
            </w:r>
            <w:r w:rsidRPr="00D941FE">
              <w:rPr>
                <w:rStyle w:val="Hyperlink"/>
                <w:noProof/>
              </w:rPr>
              <w:t>INTRODUÇÃO</w:t>
            </w:r>
            <w:r>
              <w:rPr>
                <w:noProof/>
                <w:webHidden/>
              </w:rPr>
              <w:tab/>
            </w:r>
            <w:r>
              <w:rPr>
                <w:noProof/>
                <w:webHidden/>
              </w:rPr>
              <w:fldChar w:fldCharType="begin"/>
            </w:r>
            <w:r>
              <w:rPr>
                <w:noProof/>
                <w:webHidden/>
              </w:rPr>
              <w:instrText xml:space="preserve"> PAGEREF _Toc223789497 \h </w:instrText>
            </w:r>
            <w:r>
              <w:rPr>
                <w:noProof/>
                <w:webHidden/>
              </w:rPr>
            </w:r>
            <w:r>
              <w:rPr>
                <w:noProof/>
                <w:webHidden/>
              </w:rPr>
              <w:fldChar w:fldCharType="separate"/>
            </w:r>
            <w:r w:rsidR="003750EA">
              <w:rPr>
                <w:noProof/>
                <w:webHidden/>
              </w:rPr>
              <w:t>9</w:t>
            </w:r>
            <w:r>
              <w:rPr>
                <w:noProof/>
                <w:webHidden/>
              </w:rPr>
              <w:fldChar w:fldCharType="end"/>
            </w:r>
          </w:hyperlink>
        </w:p>
        <w:p w14:paraId="5FC3A242" w14:textId="234812F7" w:rsidR="003B7499" w:rsidRDefault="003B7499">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3789498" w:history="1">
            <w:r w:rsidRPr="00D941FE">
              <w:rPr>
                <w:rStyle w:val="Hyperlink"/>
                <w:noProof/>
                <w14:scene3d>
                  <w14:camera w14:prst="orthographicFront"/>
                  <w14:lightRig w14:rig="threePt" w14:dir="t">
                    <w14:rot w14:lat="0" w14:lon="0" w14:rev="0"/>
                  </w14:lightRig>
                </w14:scene3d>
              </w:rPr>
              <w:t>1.1</w:t>
            </w:r>
            <w:r>
              <w:rPr>
                <w:rFonts w:asciiTheme="minorHAnsi" w:eastAsiaTheme="minorEastAsia" w:hAnsiTheme="minorHAnsi"/>
                <w:caps w:val="0"/>
                <w:noProof/>
                <w:kern w:val="2"/>
                <w:szCs w:val="24"/>
                <w:lang w:eastAsia="pt-BR"/>
                <w14:ligatures w14:val="standardContextual"/>
              </w:rPr>
              <w:tab/>
            </w:r>
            <w:r w:rsidRPr="00D941FE">
              <w:rPr>
                <w:rStyle w:val="Hyperlink"/>
                <w:noProof/>
              </w:rPr>
              <w:t>PROBLEMA DE PESQUISA</w:t>
            </w:r>
            <w:r>
              <w:rPr>
                <w:noProof/>
                <w:webHidden/>
              </w:rPr>
              <w:tab/>
            </w:r>
            <w:r>
              <w:rPr>
                <w:noProof/>
                <w:webHidden/>
              </w:rPr>
              <w:fldChar w:fldCharType="begin"/>
            </w:r>
            <w:r>
              <w:rPr>
                <w:noProof/>
                <w:webHidden/>
              </w:rPr>
              <w:instrText xml:space="preserve"> PAGEREF _Toc223789498 \h </w:instrText>
            </w:r>
            <w:r>
              <w:rPr>
                <w:noProof/>
                <w:webHidden/>
              </w:rPr>
            </w:r>
            <w:r>
              <w:rPr>
                <w:noProof/>
                <w:webHidden/>
              </w:rPr>
              <w:fldChar w:fldCharType="separate"/>
            </w:r>
            <w:r w:rsidR="003750EA">
              <w:rPr>
                <w:noProof/>
                <w:webHidden/>
              </w:rPr>
              <w:t>10</w:t>
            </w:r>
            <w:r>
              <w:rPr>
                <w:noProof/>
                <w:webHidden/>
              </w:rPr>
              <w:fldChar w:fldCharType="end"/>
            </w:r>
          </w:hyperlink>
        </w:p>
        <w:p w14:paraId="6F349916" w14:textId="341760F6" w:rsidR="003B7499" w:rsidRDefault="003B7499">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3789499" w:history="1">
            <w:r w:rsidRPr="00D941FE">
              <w:rPr>
                <w:rStyle w:val="Hyperlink"/>
                <w:noProof/>
                <w14:scene3d>
                  <w14:camera w14:prst="orthographicFront"/>
                  <w14:lightRig w14:rig="threePt" w14:dir="t">
                    <w14:rot w14:lat="0" w14:lon="0" w14:rev="0"/>
                  </w14:lightRig>
                </w14:scene3d>
              </w:rPr>
              <w:t>1.2</w:t>
            </w:r>
            <w:r>
              <w:rPr>
                <w:rFonts w:asciiTheme="minorHAnsi" w:eastAsiaTheme="minorEastAsia" w:hAnsiTheme="minorHAnsi"/>
                <w:caps w:val="0"/>
                <w:noProof/>
                <w:kern w:val="2"/>
                <w:szCs w:val="24"/>
                <w:lang w:eastAsia="pt-BR"/>
                <w14:ligatures w14:val="standardContextual"/>
              </w:rPr>
              <w:tab/>
            </w:r>
            <w:r w:rsidRPr="00D941FE">
              <w:rPr>
                <w:rStyle w:val="Hyperlink"/>
                <w:noProof/>
              </w:rPr>
              <w:t>OBJETIVOS</w:t>
            </w:r>
            <w:r>
              <w:rPr>
                <w:noProof/>
                <w:webHidden/>
              </w:rPr>
              <w:tab/>
            </w:r>
            <w:r>
              <w:rPr>
                <w:noProof/>
                <w:webHidden/>
              </w:rPr>
              <w:fldChar w:fldCharType="begin"/>
            </w:r>
            <w:r>
              <w:rPr>
                <w:noProof/>
                <w:webHidden/>
              </w:rPr>
              <w:instrText xml:space="preserve"> PAGEREF _Toc223789499 \h </w:instrText>
            </w:r>
            <w:r>
              <w:rPr>
                <w:noProof/>
                <w:webHidden/>
              </w:rPr>
            </w:r>
            <w:r>
              <w:rPr>
                <w:noProof/>
                <w:webHidden/>
              </w:rPr>
              <w:fldChar w:fldCharType="separate"/>
            </w:r>
            <w:r w:rsidR="003750EA">
              <w:rPr>
                <w:noProof/>
                <w:webHidden/>
              </w:rPr>
              <w:t>10</w:t>
            </w:r>
            <w:r>
              <w:rPr>
                <w:noProof/>
                <w:webHidden/>
              </w:rPr>
              <w:fldChar w:fldCharType="end"/>
            </w:r>
          </w:hyperlink>
        </w:p>
        <w:p w14:paraId="4FE1DC66" w14:textId="24A86804" w:rsidR="003B7499" w:rsidRDefault="003B7499">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23789500" w:history="1">
            <w:r w:rsidRPr="00D941FE">
              <w:rPr>
                <w:rStyle w:val="Hyperlink"/>
                <w:noProof/>
                <w14:scene3d>
                  <w14:camera w14:prst="orthographicFront"/>
                  <w14:lightRig w14:rig="threePt" w14:dir="t">
                    <w14:rot w14:lat="0" w14:lon="0" w14:rev="0"/>
                  </w14:lightRig>
                </w14:scene3d>
              </w:rPr>
              <w:t>2</w:t>
            </w:r>
            <w:r>
              <w:rPr>
                <w:rFonts w:asciiTheme="minorHAnsi" w:eastAsiaTheme="minorEastAsia" w:hAnsiTheme="minorHAnsi"/>
                <w:b w:val="0"/>
                <w:caps w:val="0"/>
                <w:noProof/>
                <w:kern w:val="2"/>
                <w:szCs w:val="24"/>
                <w:lang w:eastAsia="pt-BR"/>
                <w14:ligatures w14:val="standardContextual"/>
              </w:rPr>
              <w:tab/>
            </w:r>
            <w:r w:rsidRPr="00D941FE">
              <w:rPr>
                <w:rStyle w:val="Hyperlink"/>
                <w:noProof/>
              </w:rPr>
              <w:t>REFERENCIAL TEÓRICO</w:t>
            </w:r>
            <w:r>
              <w:rPr>
                <w:noProof/>
                <w:webHidden/>
              </w:rPr>
              <w:tab/>
            </w:r>
            <w:r>
              <w:rPr>
                <w:noProof/>
                <w:webHidden/>
              </w:rPr>
              <w:fldChar w:fldCharType="begin"/>
            </w:r>
            <w:r>
              <w:rPr>
                <w:noProof/>
                <w:webHidden/>
              </w:rPr>
              <w:instrText xml:space="preserve"> PAGEREF _Toc223789500 \h </w:instrText>
            </w:r>
            <w:r>
              <w:rPr>
                <w:noProof/>
                <w:webHidden/>
              </w:rPr>
            </w:r>
            <w:r>
              <w:rPr>
                <w:noProof/>
                <w:webHidden/>
              </w:rPr>
              <w:fldChar w:fldCharType="separate"/>
            </w:r>
            <w:r w:rsidR="003750EA">
              <w:rPr>
                <w:noProof/>
                <w:webHidden/>
              </w:rPr>
              <w:t>11</w:t>
            </w:r>
            <w:r>
              <w:rPr>
                <w:noProof/>
                <w:webHidden/>
              </w:rPr>
              <w:fldChar w:fldCharType="end"/>
            </w:r>
          </w:hyperlink>
        </w:p>
        <w:p w14:paraId="26D11531" w14:textId="1F6B27D2" w:rsidR="003B7499" w:rsidRDefault="003B7499">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3789501" w:history="1">
            <w:r w:rsidRPr="00D941FE">
              <w:rPr>
                <w:rStyle w:val="Hyperlink"/>
                <w:noProof/>
                <w14:scene3d>
                  <w14:camera w14:prst="orthographicFront"/>
                  <w14:lightRig w14:rig="threePt" w14:dir="t">
                    <w14:rot w14:lat="0" w14:lon="0" w14:rev="0"/>
                  </w14:lightRig>
                </w14:scene3d>
              </w:rPr>
              <w:t>2.1</w:t>
            </w:r>
            <w:r>
              <w:rPr>
                <w:rFonts w:asciiTheme="minorHAnsi" w:eastAsiaTheme="minorEastAsia" w:hAnsiTheme="minorHAnsi"/>
                <w:caps w:val="0"/>
                <w:noProof/>
                <w:kern w:val="2"/>
                <w:szCs w:val="24"/>
                <w:lang w:eastAsia="pt-BR"/>
                <w14:ligatures w14:val="standardContextual"/>
              </w:rPr>
              <w:tab/>
            </w:r>
            <w:r w:rsidRPr="00D941FE">
              <w:rPr>
                <w:rStyle w:val="Hyperlink"/>
                <w:noProof/>
              </w:rPr>
              <w:t>ANTECEDENTES SMARTSKEMA E O SUPERCIATA</w:t>
            </w:r>
            <w:r>
              <w:rPr>
                <w:noProof/>
                <w:webHidden/>
              </w:rPr>
              <w:tab/>
            </w:r>
            <w:r>
              <w:rPr>
                <w:noProof/>
                <w:webHidden/>
              </w:rPr>
              <w:fldChar w:fldCharType="begin"/>
            </w:r>
            <w:r>
              <w:rPr>
                <w:noProof/>
                <w:webHidden/>
              </w:rPr>
              <w:instrText xml:space="preserve"> PAGEREF _Toc223789501 \h </w:instrText>
            </w:r>
            <w:r>
              <w:rPr>
                <w:noProof/>
                <w:webHidden/>
              </w:rPr>
            </w:r>
            <w:r>
              <w:rPr>
                <w:noProof/>
                <w:webHidden/>
              </w:rPr>
              <w:fldChar w:fldCharType="separate"/>
            </w:r>
            <w:r w:rsidR="003750EA">
              <w:rPr>
                <w:noProof/>
                <w:webHidden/>
              </w:rPr>
              <w:t>11</w:t>
            </w:r>
            <w:r>
              <w:rPr>
                <w:noProof/>
                <w:webHidden/>
              </w:rPr>
              <w:fldChar w:fldCharType="end"/>
            </w:r>
          </w:hyperlink>
        </w:p>
        <w:p w14:paraId="3E26AE00" w14:textId="6D193A1C" w:rsidR="003B7499" w:rsidRDefault="003B7499">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3789502" w:history="1">
            <w:r w:rsidRPr="00D941FE">
              <w:rPr>
                <w:rStyle w:val="Hyperlink"/>
                <w:noProof/>
                <w14:scene3d>
                  <w14:camera w14:prst="orthographicFront"/>
                  <w14:lightRig w14:rig="threePt" w14:dir="t">
                    <w14:rot w14:lat="0" w14:lon="0" w14:rev="0"/>
                  </w14:lightRig>
                </w14:scene3d>
              </w:rPr>
              <w:t>2.2</w:t>
            </w:r>
            <w:r>
              <w:rPr>
                <w:rFonts w:asciiTheme="minorHAnsi" w:eastAsiaTheme="minorEastAsia" w:hAnsiTheme="minorHAnsi"/>
                <w:caps w:val="0"/>
                <w:noProof/>
                <w:kern w:val="2"/>
                <w:szCs w:val="24"/>
                <w:lang w:eastAsia="pt-BR"/>
                <w14:ligatures w14:val="standardContextual"/>
              </w:rPr>
              <w:tab/>
            </w:r>
            <w:r w:rsidRPr="00D941FE">
              <w:rPr>
                <w:rStyle w:val="Hyperlink"/>
                <w:noProof/>
              </w:rPr>
              <w:t>CNEFE</w:t>
            </w:r>
            <w:r>
              <w:rPr>
                <w:noProof/>
                <w:webHidden/>
              </w:rPr>
              <w:tab/>
            </w:r>
            <w:r>
              <w:rPr>
                <w:noProof/>
                <w:webHidden/>
              </w:rPr>
              <w:fldChar w:fldCharType="begin"/>
            </w:r>
            <w:r>
              <w:rPr>
                <w:noProof/>
                <w:webHidden/>
              </w:rPr>
              <w:instrText xml:space="preserve"> PAGEREF _Toc223789502 \h </w:instrText>
            </w:r>
            <w:r>
              <w:rPr>
                <w:noProof/>
                <w:webHidden/>
              </w:rPr>
            </w:r>
            <w:r>
              <w:rPr>
                <w:noProof/>
                <w:webHidden/>
              </w:rPr>
              <w:fldChar w:fldCharType="separate"/>
            </w:r>
            <w:r w:rsidR="003750EA">
              <w:rPr>
                <w:noProof/>
                <w:webHidden/>
              </w:rPr>
              <w:t>12</w:t>
            </w:r>
            <w:r>
              <w:rPr>
                <w:noProof/>
                <w:webHidden/>
              </w:rPr>
              <w:fldChar w:fldCharType="end"/>
            </w:r>
          </w:hyperlink>
        </w:p>
        <w:p w14:paraId="6CEE0E7D" w14:textId="07989FFA" w:rsidR="003B7499" w:rsidRDefault="003B7499">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3789503" w:history="1">
            <w:r w:rsidRPr="00D941FE">
              <w:rPr>
                <w:rStyle w:val="Hyperlink"/>
                <w:noProof/>
                <w14:scene3d>
                  <w14:camera w14:prst="orthographicFront"/>
                  <w14:lightRig w14:rig="threePt" w14:dir="t">
                    <w14:rot w14:lat="0" w14:lon="0" w14:rev="0"/>
                  </w14:lightRig>
                </w14:scene3d>
              </w:rPr>
              <w:t>2.3</w:t>
            </w:r>
            <w:r>
              <w:rPr>
                <w:rFonts w:asciiTheme="minorHAnsi" w:eastAsiaTheme="minorEastAsia" w:hAnsiTheme="minorHAnsi"/>
                <w:caps w:val="0"/>
                <w:noProof/>
                <w:kern w:val="2"/>
                <w:szCs w:val="24"/>
                <w:lang w:eastAsia="pt-BR"/>
                <w14:ligatures w14:val="standardContextual"/>
              </w:rPr>
              <w:tab/>
            </w:r>
            <w:r w:rsidRPr="00D941FE">
              <w:rPr>
                <w:rStyle w:val="Hyperlink"/>
                <w:noProof/>
              </w:rPr>
              <w:t>CADASTRO TERRITORIAL URBANO E O CIATA</w:t>
            </w:r>
            <w:r>
              <w:rPr>
                <w:noProof/>
                <w:webHidden/>
              </w:rPr>
              <w:tab/>
            </w:r>
            <w:r>
              <w:rPr>
                <w:noProof/>
                <w:webHidden/>
              </w:rPr>
              <w:fldChar w:fldCharType="begin"/>
            </w:r>
            <w:r>
              <w:rPr>
                <w:noProof/>
                <w:webHidden/>
              </w:rPr>
              <w:instrText xml:space="preserve"> PAGEREF _Toc223789503 \h </w:instrText>
            </w:r>
            <w:r>
              <w:rPr>
                <w:noProof/>
                <w:webHidden/>
              </w:rPr>
            </w:r>
            <w:r>
              <w:rPr>
                <w:noProof/>
                <w:webHidden/>
              </w:rPr>
              <w:fldChar w:fldCharType="separate"/>
            </w:r>
            <w:r w:rsidR="003750EA">
              <w:rPr>
                <w:noProof/>
                <w:webHidden/>
              </w:rPr>
              <w:t>13</w:t>
            </w:r>
            <w:r>
              <w:rPr>
                <w:noProof/>
                <w:webHidden/>
              </w:rPr>
              <w:fldChar w:fldCharType="end"/>
            </w:r>
          </w:hyperlink>
        </w:p>
        <w:p w14:paraId="03AEBF1C" w14:textId="349FC474" w:rsidR="003B7499" w:rsidRDefault="003B7499">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3789504" w:history="1">
            <w:r w:rsidRPr="00D941FE">
              <w:rPr>
                <w:rStyle w:val="Hyperlink"/>
                <w:noProof/>
              </w:rPr>
              <w:t>2.3.1</w:t>
            </w:r>
            <w:r>
              <w:rPr>
                <w:rFonts w:asciiTheme="minorHAnsi" w:eastAsiaTheme="minorEastAsia" w:hAnsiTheme="minorHAnsi"/>
                <w:b w:val="0"/>
                <w:noProof/>
                <w:kern w:val="2"/>
                <w:szCs w:val="24"/>
                <w:lang w:eastAsia="pt-BR"/>
                <w14:ligatures w14:val="standardContextual"/>
              </w:rPr>
              <w:tab/>
            </w:r>
            <w:r w:rsidRPr="00D941FE">
              <w:rPr>
                <w:rStyle w:val="Hyperlink"/>
                <w:noProof/>
              </w:rPr>
              <w:t>Modelo conceitual do CIATA</w:t>
            </w:r>
            <w:r>
              <w:rPr>
                <w:noProof/>
                <w:webHidden/>
              </w:rPr>
              <w:tab/>
            </w:r>
            <w:r>
              <w:rPr>
                <w:noProof/>
                <w:webHidden/>
              </w:rPr>
              <w:fldChar w:fldCharType="begin"/>
            </w:r>
            <w:r>
              <w:rPr>
                <w:noProof/>
                <w:webHidden/>
              </w:rPr>
              <w:instrText xml:space="preserve"> PAGEREF _Toc223789504 \h </w:instrText>
            </w:r>
            <w:r>
              <w:rPr>
                <w:noProof/>
                <w:webHidden/>
              </w:rPr>
            </w:r>
            <w:r>
              <w:rPr>
                <w:noProof/>
                <w:webHidden/>
              </w:rPr>
              <w:fldChar w:fldCharType="separate"/>
            </w:r>
            <w:r w:rsidR="003750EA">
              <w:rPr>
                <w:noProof/>
                <w:webHidden/>
              </w:rPr>
              <w:t>13</w:t>
            </w:r>
            <w:r>
              <w:rPr>
                <w:noProof/>
                <w:webHidden/>
              </w:rPr>
              <w:fldChar w:fldCharType="end"/>
            </w:r>
          </w:hyperlink>
        </w:p>
        <w:p w14:paraId="61E645A6" w14:textId="72120D7E" w:rsidR="003B7499" w:rsidRDefault="003B7499">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3789505" w:history="1">
            <w:r w:rsidRPr="00D941FE">
              <w:rPr>
                <w:rStyle w:val="Hyperlink"/>
                <w:noProof/>
              </w:rPr>
              <w:t>2.3.2</w:t>
            </w:r>
            <w:r>
              <w:rPr>
                <w:rFonts w:asciiTheme="minorHAnsi" w:eastAsiaTheme="minorEastAsia" w:hAnsiTheme="minorHAnsi"/>
                <w:b w:val="0"/>
                <w:noProof/>
                <w:kern w:val="2"/>
                <w:szCs w:val="24"/>
                <w:lang w:eastAsia="pt-BR"/>
                <w14:ligatures w14:val="standardContextual"/>
              </w:rPr>
              <w:tab/>
            </w:r>
            <w:r w:rsidRPr="00D941FE">
              <w:rPr>
                <w:rStyle w:val="Hyperlink"/>
                <w:noProof/>
              </w:rPr>
              <w:t>A parcela no CIATA</w:t>
            </w:r>
            <w:r>
              <w:rPr>
                <w:noProof/>
                <w:webHidden/>
              </w:rPr>
              <w:tab/>
            </w:r>
            <w:r>
              <w:rPr>
                <w:noProof/>
                <w:webHidden/>
              </w:rPr>
              <w:fldChar w:fldCharType="begin"/>
            </w:r>
            <w:r>
              <w:rPr>
                <w:noProof/>
                <w:webHidden/>
              </w:rPr>
              <w:instrText xml:space="preserve"> PAGEREF _Toc223789505 \h </w:instrText>
            </w:r>
            <w:r>
              <w:rPr>
                <w:noProof/>
                <w:webHidden/>
              </w:rPr>
            </w:r>
            <w:r>
              <w:rPr>
                <w:noProof/>
                <w:webHidden/>
              </w:rPr>
              <w:fldChar w:fldCharType="separate"/>
            </w:r>
            <w:r w:rsidR="003750EA">
              <w:rPr>
                <w:noProof/>
                <w:webHidden/>
              </w:rPr>
              <w:t>14</w:t>
            </w:r>
            <w:r>
              <w:rPr>
                <w:noProof/>
                <w:webHidden/>
              </w:rPr>
              <w:fldChar w:fldCharType="end"/>
            </w:r>
          </w:hyperlink>
        </w:p>
        <w:p w14:paraId="5A0ADF26" w14:textId="45F85154" w:rsidR="003B7499" w:rsidRDefault="003B7499">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3789506" w:history="1">
            <w:r w:rsidRPr="00D941FE">
              <w:rPr>
                <w:rStyle w:val="Hyperlink"/>
                <w:noProof/>
              </w:rPr>
              <w:t>2.3.3</w:t>
            </w:r>
            <w:r>
              <w:rPr>
                <w:rFonts w:asciiTheme="minorHAnsi" w:eastAsiaTheme="minorEastAsia" w:hAnsiTheme="minorHAnsi"/>
                <w:b w:val="0"/>
                <w:noProof/>
                <w:kern w:val="2"/>
                <w:szCs w:val="24"/>
                <w:lang w:eastAsia="pt-BR"/>
                <w14:ligatures w14:val="standardContextual"/>
              </w:rPr>
              <w:tab/>
            </w:r>
            <w:r w:rsidRPr="00D941FE">
              <w:rPr>
                <w:rStyle w:val="Hyperlink"/>
                <w:noProof/>
              </w:rPr>
              <w:t>Presença do CIATA nos cadastros imobiliários</w:t>
            </w:r>
            <w:r>
              <w:rPr>
                <w:noProof/>
                <w:webHidden/>
              </w:rPr>
              <w:tab/>
            </w:r>
            <w:r>
              <w:rPr>
                <w:noProof/>
                <w:webHidden/>
              </w:rPr>
              <w:fldChar w:fldCharType="begin"/>
            </w:r>
            <w:r>
              <w:rPr>
                <w:noProof/>
                <w:webHidden/>
              </w:rPr>
              <w:instrText xml:space="preserve"> PAGEREF _Toc223789506 \h </w:instrText>
            </w:r>
            <w:r>
              <w:rPr>
                <w:noProof/>
                <w:webHidden/>
              </w:rPr>
            </w:r>
            <w:r>
              <w:rPr>
                <w:noProof/>
                <w:webHidden/>
              </w:rPr>
              <w:fldChar w:fldCharType="separate"/>
            </w:r>
            <w:r w:rsidR="003750EA">
              <w:rPr>
                <w:noProof/>
                <w:webHidden/>
              </w:rPr>
              <w:t>14</w:t>
            </w:r>
            <w:r>
              <w:rPr>
                <w:noProof/>
                <w:webHidden/>
              </w:rPr>
              <w:fldChar w:fldCharType="end"/>
            </w:r>
          </w:hyperlink>
        </w:p>
        <w:p w14:paraId="6E1F9995" w14:textId="6D2CD8AF" w:rsidR="003B7499" w:rsidRDefault="003B7499">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3789507" w:history="1">
            <w:r w:rsidRPr="00D941FE">
              <w:rPr>
                <w:rStyle w:val="Hyperlink"/>
                <w:noProof/>
                <w14:scene3d>
                  <w14:camera w14:prst="orthographicFront"/>
                  <w14:lightRig w14:rig="threePt" w14:dir="t">
                    <w14:rot w14:lat="0" w14:lon="0" w14:rev="0"/>
                  </w14:lightRig>
                </w14:scene3d>
              </w:rPr>
              <w:t>2.4</w:t>
            </w:r>
            <w:r>
              <w:rPr>
                <w:rFonts w:asciiTheme="minorHAnsi" w:eastAsiaTheme="minorEastAsia" w:hAnsiTheme="minorHAnsi"/>
                <w:caps w:val="0"/>
                <w:noProof/>
                <w:kern w:val="2"/>
                <w:szCs w:val="24"/>
                <w:lang w:eastAsia="pt-BR"/>
                <w14:ligatures w14:val="standardContextual"/>
              </w:rPr>
              <w:tab/>
            </w:r>
            <w:r w:rsidRPr="00D941FE">
              <w:rPr>
                <w:rStyle w:val="Hyperlink"/>
                <w:noProof/>
              </w:rPr>
              <w:t>CTM</w:t>
            </w:r>
            <w:r>
              <w:rPr>
                <w:noProof/>
                <w:webHidden/>
              </w:rPr>
              <w:tab/>
            </w:r>
            <w:r>
              <w:rPr>
                <w:noProof/>
                <w:webHidden/>
              </w:rPr>
              <w:fldChar w:fldCharType="begin"/>
            </w:r>
            <w:r>
              <w:rPr>
                <w:noProof/>
                <w:webHidden/>
              </w:rPr>
              <w:instrText xml:space="preserve"> PAGEREF _Toc223789507 \h </w:instrText>
            </w:r>
            <w:r>
              <w:rPr>
                <w:noProof/>
                <w:webHidden/>
              </w:rPr>
            </w:r>
            <w:r>
              <w:rPr>
                <w:noProof/>
                <w:webHidden/>
              </w:rPr>
              <w:fldChar w:fldCharType="separate"/>
            </w:r>
            <w:r w:rsidR="003750EA">
              <w:rPr>
                <w:noProof/>
                <w:webHidden/>
              </w:rPr>
              <w:t>16</w:t>
            </w:r>
            <w:r>
              <w:rPr>
                <w:noProof/>
                <w:webHidden/>
              </w:rPr>
              <w:fldChar w:fldCharType="end"/>
            </w:r>
          </w:hyperlink>
        </w:p>
        <w:p w14:paraId="4D53CEBB" w14:textId="4565DE49" w:rsidR="003B7499" w:rsidRDefault="003B7499">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3789508" w:history="1">
            <w:r w:rsidRPr="00D941FE">
              <w:rPr>
                <w:rStyle w:val="Hyperlink"/>
                <w:noProof/>
                <w14:scene3d>
                  <w14:camera w14:prst="orthographicFront"/>
                  <w14:lightRig w14:rig="threePt" w14:dir="t">
                    <w14:rot w14:lat="0" w14:lon="0" w14:rev="0"/>
                  </w14:lightRig>
                </w14:scene3d>
              </w:rPr>
              <w:t>2.5</w:t>
            </w:r>
            <w:r>
              <w:rPr>
                <w:rFonts w:asciiTheme="minorHAnsi" w:eastAsiaTheme="minorEastAsia" w:hAnsiTheme="minorHAnsi"/>
                <w:caps w:val="0"/>
                <w:noProof/>
                <w:kern w:val="2"/>
                <w:szCs w:val="24"/>
                <w:lang w:eastAsia="pt-BR"/>
                <w14:ligatures w14:val="standardContextual"/>
              </w:rPr>
              <w:tab/>
            </w:r>
            <w:r w:rsidRPr="00D941FE">
              <w:rPr>
                <w:rStyle w:val="Hyperlink"/>
                <w:noProof/>
              </w:rPr>
              <w:t>LADM</w:t>
            </w:r>
            <w:r>
              <w:rPr>
                <w:noProof/>
                <w:webHidden/>
              </w:rPr>
              <w:tab/>
            </w:r>
            <w:r>
              <w:rPr>
                <w:noProof/>
                <w:webHidden/>
              </w:rPr>
              <w:fldChar w:fldCharType="begin"/>
            </w:r>
            <w:r>
              <w:rPr>
                <w:noProof/>
                <w:webHidden/>
              </w:rPr>
              <w:instrText xml:space="preserve"> PAGEREF _Toc223789508 \h </w:instrText>
            </w:r>
            <w:r>
              <w:rPr>
                <w:noProof/>
                <w:webHidden/>
              </w:rPr>
            </w:r>
            <w:r>
              <w:rPr>
                <w:noProof/>
                <w:webHidden/>
              </w:rPr>
              <w:fldChar w:fldCharType="separate"/>
            </w:r>
            <w:r w:rsidR="003750EA">
              <w:rPr>
                <w:noProof/>
                <w:webHidden/>
              </w:rPr>
              <w:t>18</w:t>
            </w:r>
            <w:r>
              <w:rPr>
                <w:noProof/>
                <w:webHidden/>
              </w:rPr>
              <w:fldChar w:fldCharType="end"/>
            </w:r>
          </w:hyperlink>
        </w:p>
        <w:p w14:paraId="232EC177" w14:textId="4EECC779" w:rsidR="003B7499" w:rsidRDefault="003B7499">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3789509" w:history="1">
            <w:r w:rsidRPr="00D941FE">
              <w:rPr>
                <w:rStyle w:val="Hyperlink"/>
                <w:noProof/>
              </w:rPr>
              <w:t>2.5.1</w:t>
            </w:r>
            <w:r>
              <w:rPr>
                <w:rFonts w:asciiTheme="minorHAnsi" w:eastAsiaTheme="minorEastAsia" w:hAnsiTheme="minorHAnsi"/>
                <w:b w:val="0"/>
                <w:noProof/>
                <w:kern w:val="2"/>
                <w:szCs w:val="24"/>
                <w:lang w:eastAsia="pt-BR"/>
                <w14:ligatures w14:val="standardContextual"/>
              </w:rPr>
              <w:tab/>
            </w:r>
            <w:r w:rsidRPr="00D941FE">
              <w:rPr>
                <w:rStyle w:val="Hyperlink"/>
                <w:noProof/>
              </w:rPr>
              <w:t>O CNEFE e o LADM</w:t>
            </w:r>
            <w:r>
              <w:rPr>
                <w:noProof/>
                <w:webHidden/>
              </w:rPr>
              <w:tab/>
            </w:r>
            <w:r>
              <w:rPr>
                <w:noProof/>
                <w:webHidden/>
              </w:rPr>
              <w:fldChar w:fldCharType="begin"/>
            </w:r>
            <w:r>
              <w:rPr>
                <w:noProof/>
                <w:webHidden/>
              </w:rPr>
              <w:instrText xml:space="preserve"> PAGEREF _Toc223789509 \h </w:instrText>
            </w:r>
            <w:r>
              <w:rPr>
                <w:noProof/>
                <w:webHidden/>
              </w:rPr>
            </w:r>
            <w:r>
              <w:rPr>
                <w:noProof/>
                <w:webHidden/>
              </w:rPr>
              <w:fldChar w:fldCharType="separate"/>
            </w:r>
            <w:r w:rsidR="003750EA">
              <w:rPr>
                <w:noProof/>
                <w:webHidden/>
              </w:rPr>
              <w:t>20</w:t>
            </w:r>
            <w:r>
              <w:rPr>
                <w:noProof/>
                <w:webHidden/>
              </w:rPr>
              <w:fldChar w:fldCharType="end"/>
            </w:r>
          </w:hyperlink>
        </w:p>
        <w:p w14:paraId="53C0AA6D" w14:textId="4E6AD2D1" w:rsidR="003B7499" w:rsidRDefault="003B7499">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3789510" w:history="1">
            <w:r w:rsidRPr="00D941FE">
              <w:rPr>
                <w:rStyle w:val="Hyperlink"/>
                <w:noProof/>
              </w:rPr>
              <w:t>2.5.2</w:t>
            </w:r>
            <w:r>
              <w:rPr>
                <w:rFonts w:asciiTheme="minorHAnsi" w:eastAsiaTheme="minorEastAsia" w:hAnsiTheme="minorHAnsi"/>
                <w:b w:val="0"/>
                <w:noProof/>
                <w:kern w:val="2"/>
                <w:szCs w:val="24"/>
                <w:lang w:eastAsia="pt-BR"/>
                <w14:ligatures w14:val="standardContextual"/>
              </w:rPr>
              <w:tab/>
            </w:r>
            <w:r w:rsidRPr="00D941FE">
              <w:rPr>
                <w:rStyle w:val="Hyperlink"/>
                <w:noProof/>
              </w:rPr>
              <w:t>O CIATA e o LADM</w:t>
            </w:r>
            <w:r>
              <w:rPr>
                <w:noProof/>
                <w:webHidden/>
              </w:rPr>
              <w:tab/>
            </w:r>
            <w:r>
              <w:rPr>
                <w:noProof/>
                <w:webHidden/>
              </w:rPr>
              <w:fldChar w:fldCharType="begin"/>
            </w:r>
            <w:r>
              <w:rPr>
                <w:noProof/>
                <w:webHidden/>
              </w:rPr>
              <w:instrText xml:space="preserve"> PAGEREF _Toc223789510 \h </w:instrText>
            </w:r>
            <w:r>
              <w:rPr>
                <w:noProof/>
                <w:webHidden/>
              </w:rPr>
            </w:r>
            <w:r>
              <w:rPr>
                <w:noProof/>
                <w:webHidden/>
              </w:rPr>
              <w:fldChar w:fldCharType="separate"/>
            </w:r>
            <w:r w:rsidR="003750EA">
              <w:rPr>
                <w:noProof/>
                <w:webHidden/>
              </w:rPr>
              <w:t>22</w:t>
            </w:r>
            <w:r>
              <w:rPr>
                <w:noProof/>
                <w:webHidden/>
              </w:rPr>
              <w:fldChar w:fldCharType="end"/>
            </w:r>
          </w:hyperlink>
        </w:p>
        <w:p w14:paraId="2156FA48" w14:textId="24A63BB5" w:rsidR="003B7499" w:rsidRDefault="003B7499">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3789511" w:history="1">
            <w:r w:rsidRPr="00D941FE">
              <w:rPr>
                <w:rStyle w:val="Hyperlink"/>
                <w:noProof/>
                <w14:scene3d>
                  <w14:camera w14:prst="orthographicFront"/>
                  <w14:lightRig w14:rig="threePt" w14:dir="t">
                    <w14:rot w14:lat="0" w14:lon="0" w14:rev="0"/>
                  </w14:lightRig>
                </w14:scene3d>
              </w:rPr>
              <w:t>2.6</w:t>
            </w:r>
            <w:r>
              <w:rPr>
                <w:rFonts w:asciiTheme="minorHAnsi" w:eastAsiaTheme="minorEastAsia" w:hAnsiTheme="minorHAnsi"/>
                <w:caps w:val="0"/>
                <w:noProof/>
                <w:kern w:val="2"/>
                <w:szCs w:val="24"/>
                <w:lang w:eastAsia="pt-BR"/>
                <w14:ligatures w14:val="standardContextual"/>
              </w:rPr>
              <w:tab/>
            </w:r>
            <w:r w:rsidRPr="00D941FE">
              <w:rPr>
                <w:rStyle w:val="Hyperlink"/>
                <w:noProof/>
              </w:rPr>
              <w:t>OPENSTREETMAP – OSM</w:t>
            </w:r>
            <w:r>
              <w:rPr>
                <w:noProof/>
                <w:webHidden/>
              </w:rPr>
              <w:tab/>
            </w:r>
            <w:r>
              <w:rPr>
                <w:noProof/>
                <w:webHidden/>
              </w:rPr>
              <w:fldChar w:fldCharType="begin"/>
            </w:r>
            <w:r>
              <w:rPr>
                <w:noProof/>
                <w:webHidden/>
              </w:rPr>
              <w:instrText xml:space="preserve"> PAGEREF _Toc223789511 \h </w:instrText>
            </w:r>
            <w:r>
              <w:rPr>
                <w:noProof/>
                <w:webHidden/>
              </w:rPr>
            </w:r>
            <w:r>
              <w:rPr>
                <w:noProof/>
                <w:webHidden/>
              </w:rPr>
              <w:fldChar w:fldCharType="separate"/>
            </w:r>
            <w:r w:rsidR="003750EA">
              <w:rPr>
                <w:noProof/>
                <w:webHidden/>
              </w:rPr>
              <w:t>24</w:t>
            </w:r>
            <w:r>
              <w:rPr>
                <w:noProof/>
                <w:webHidden/>
              </w:rPr>
              <w:fldChar w:fldCharType="end"/>
            </w:r>
          </w:hyperlink>
        </w:p>
        <w:p w14:paraId="20CC581A" w14:textId="67D898C2" w:rsidR="003B7499" w:rsidRDefault="003B7499">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23789512" w:history="1">
            <w:r w:rsidRPr="00D941FE">
              <w:rPr>
                <w:rStyle w:val="Hyperlink"/>
                <w:noProof/>
                <w14:scene3d>
                  <w14:camera w14:prst="orthographicFront"/>
                  <w14:lightRig w14:rig="threePt" w14:dir="t">
                    <w14:rot w14:lat="0" w14:lon="0" w14:rev="0"/>
                  </w14:lightRig>
                </w14:scene3d>
              </w:rPr>
              <w:t>3</w:t>
            </w:r>
            <w:r>
              <w:rPr>
                <w:rFonts w:asciiTheme="minorHAnsi" w:eastAsiaTheme="minorEastAsia" w:hAnsiTheme="minorHAnsi"/>
                <w:b w:val="0"/>
                <w:caps w:val="0"/>
                <w:noProof/>
                <w:kern w:val="2"/>
                <w:szCs w:val="24"/>
                <w:lang w:eastAsia="pt-BR"/>
                <w14:ligatures w14:val="standardContextual"/>
              </w:rPr>
              <w:tab/>
            </w:r>
            <w:r w:rsidRPr="00D941FE">
              <w:rPr>
                <w:rStyle w:val="Hyperlink"/>
                <w:noProof/>
              </w:rPr>
              <w:t>MATERIAIS E MÉTODO</w:t>
            </w:r>
            <w:r>
              <w:rPr>
                <w:noProof/>
                <w:webHidden/>
              </w:rPr>
              <w:tab/>
            </w:r>
            <w:r>
              <w:rPr>
                <w:noProof/>
                <w:webHidden/>
              </w:rPr>
              <w:fldChar w:fldCharType="begin"/>
            </w:r>
            <w:r>
              <w:rPr>
                <w:noProof/>
                <w:webHidden/>
              </w:rPr>
              <w:instrText xml:space="preserve"> PAGEREF _Toc223789512 \h </w:instrText>
            </w:r>
            <w:r>
              <w:rPr>
                <w:noProof/>
                <w:webHidden/>
              </w:rPr>
            </w:r>
            <w:r>
              <w:rPr>
                <w:noProof/>
                <w:webHidden/>
              </w:rPr>
              <w:fldChar w:fldCharType="separate"/>
            </w:r>
            <w:r w:rsidR="003750EA">
              <w:rPr>
                <w:noProof/>
                <w:webHidden/>
              </w:rPr>
              <w:t>26</w:t>
            </w:r>
            <w:r>
              <w:rPr>
                <w:noProof/>
                <w:webHidden/>
              </w:rPr>
              <w:fldChar w:fldCharType="end"/>
            </w:r>
          </w:hyperlink>
        </w:p>
        <w:p w14:paraId="5A5C9CE9" w14:textId="0DE7AEFA" w:rsidR="003B7499" w:rsidRDefault="003B7499">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3789513" w:history="1">
            <w:r w:rsidRPr="00D941FE">
              <w:rPr>
                <w:rStyle w:val="Hyperlink"/>
                <w:noProof/>
                <w14:scene3d>
                  <w14:camera w14:prst="orthographicFront"/>
                  <w14:lightRig w14:rig="threePt" w14:dir="t">
                    <w14:rot w14:lat="0" w14:lon="0" w14:rev="0"/>
                  </w14:lightRig>
                </w14:scene3d>
              </w:rPr>
              <w:t>3.1</w:t>
            </w:r>
            <w:r>
              <w:rPr>
                <w:rFonts w:asciiTheme="minorHAnsi" w:eastAsiaTheme="minorEastAsia" w:hAnsiTheme="minorHAnsi"/>
                <w:caps w:val="0"/>
                <w:noProof/>
                <w:kern w:val="2"/>
                <w:szCs w:val="24"/>
                <w:lang w:eastAsia="pt-BR"/>
                <w14:ligatures w14:val="standardContextual"/>
              </w:rPr>
              <w:tab/>
            </w:r>
            <w:r w:rsidRPr="00D941FE">
              <w:rPr>
                <w:rStyle w:val="Hyperlink"/>
                <w:noProof/>
              </w:rPr>
              <w:t>CARACTERIZAÇÃO DA ÁREA DE ESTUDO</w:t>
            </w:r>
            <w:r>
              <w:rPr>
                <w:noProof/>
                <w:webHidden/>
              </w:rPr>
              <w:tab/>
            </w:r>
            <w:r>
              <w:rPr>
                <w:noProof/>
                <w:webHidden/>
              </w:rPr>
              <w:fldChar w:fldCharType="begin"/>
            </w:r>
            <w:r>
              <w:rPr>
                <w:noProof/>
                <w:webHidden/>
              </w:rPr>
              <w:instrText xml:space="preserve"> PAGEREF _Toc223789513 \h </w:instrText>
            </w:r>
            <w:r>
              <w:rPr>
                <w:noProof/>
                <w:webHidden/>
              </w:rPr>
            </w:r>
            <w:r>
              <w:rPr>
                <w:noProof/>
                <w:webHidden/>
              </w:rPr>
              <w:fldChar w:fldCharType="separate"/>
            </w:r>
            <w:r w:rsidR="003750EA">
              <w:rPr>
                <w:noProof/>
                <w:webHidden/>
              </w:rPr>
              <w:t>26</w:t>
            </w:r>
            <w:r>
              <w:rPr>
                <w:noProof/>
                <w:webHidden/>
              </w:rPr>
              <w:fldChar w:fldCharType="end"/>
            </w:r>
          </w:hyperlink>
        </w:p>
        <w:p w14:paraId="2DFC6AB7" w14:textId="38948224" w:rsidR="003B7499" w:rsidRDefault="003B7499">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3789514" w:history="1">
            <w:r w:rsidRPr="00D941FE">
              <w:rPr>
                <w:rStyle w:val="Hyperlink"/>
                <w:noProof/>
                <w14:scene3d>
                  <w14:camera w14:prst="orthographicFront"/>
                  <w14:lightRig w14:rig="threePt" w14:dir="t">
                    <w14:rot w14:lat="0" w14:lon="0" w14:rev="0"/>
                  </w14:lightRig>
                </w14:scene3d>
              </w:rPr>
              <w:t>3.2</w:t>
            </w:r>
            <w:r>
              <w:rPr>
                <w:rFonts w:asciiTheme="minorHAnsi" w:eastAsiaTheme="minorEastAsia" w:hAnsiTheme="minorHAnsi"/>
                <w:caps w:val="0"/>
                <w:noProof/>
                <w:kern w:val="2"/>
                <w:szCs w:val="24"/>
                <w:lang w:eastAsia="pt-BR"/>
                <w14:ligatures w14:val="standardContextual"/>
              </w:rPr>
              <w:tab/>
            </w:r>
            <w:r w:rsidRPr="00D941FE">
              <w:rPr>
                <w:rStyle w:val="Hyperlink"/>
                <w:noProof/>
              </w:rPr>
              <w:t>MATERIAIS</w:t>
            </w:r>
            <w:r>
              <w:rPr>
                <w:noProof/>
                <w:webHidden/>
              </w:rPr>
              <w:tab/>
            </w:r>
            <w:r>
              <w:rPr>
                <w:noProof/>
                <w:webHidden/>
              </w:rPr>
              <w:fldChar w:fldCharType="begin"/>
            </w:r>
            <w:r>
              <w:rPr>
                <w:noProof/>
                <w:webHidden/>
              </w:rPr>
              <w:instrText xml:space="preserve"> PAGEREF _Toc223789514 \h </w:instrText>
            </w:r>
            <w:r>
              <w:rPr>
                <w:noProof/>
                <w:webHidden/>
              </w:rPr>
            </w:r>
            <w:r>
              <w:rPr>
                <w:noProof/>
                <w:webHidden/>
              </w:rPr>
              <w:fldChar w:fldCharType="separate"/>
            </w:r>
            <w:r w:rsidR="003750EA">
              <w:rPr>
                <w:noProof/>
                <w:webHidden/>
              </w:rPr>
              <w:t>27</w:t>
            </w:r>
            <w:r>
              <w:rPr>
                <w:noProof/>
                <w:webHidden/>
              </w:rPr>
              <w:fldChar w:fldCharType="end"/>
            </w:r>
          </w:hyperlink>
        </w:p>
        <w:p w14:paraId="4796C0AD" w14:textId="351CDB18" w:rsidR="003B7499" w:rsidRDefault="003B7499">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3789515" w:history="1">
            <w:r w:rsidRPr="00D941FE">
              <w:rPr>
                <w:rStyle w:val="Hyperlink"/>
                <w:i/>
                <w:iCs/>
                <w:noProof/>
              </w:rPr>
              <w:t>3.2.1</w:t>
            </w:r>
            <w:r>
              <w:rPr>
                <w:rFonts w:asciiTheme="minorHAnsi" w:eastAsiaTheme="minorEastAsia" w:hAnsiTheme="minorHAnsi"/>
                <w:b w:val="0"/>
                <w:noProof/>
                <w:kern w:val="2"/>
                <w:szCs w:val="24"/>
                <w:lang w:eastAsia="pt-BR"/>
                <w14:ligatures w14:val="standardContextual"/>
              </w:rPr>
              <w:tab/>
            </w:r>
            <w:r w:rsidRPr="00D941FE">
              <w:rPr>
                <w:rStyle w:val="Hyperlink"/>
                <w:noProof/>
              </w:rPr>
              <w:t xml:space="preserve">Atributos do CNEFE Usados no </w:t>
            </w:r>
            <w:r w:rsidRPr="00D941FE">
              <w:rPr>
                <w:rStyle w:val="Hyperlink"/>
                <w:i/>
                <w:iCs/>
                <w:noProof/>
              </w:rPr>
              <w:t>SuperCIATA</w:t>
            </w:r>
            <w:r>
              <w:rPr>
                <w:noProof/>
                <w:webHidden/>
              </w:rPr>
              <w:tab/>
            </w:r>
            <w:r>
              <w:rPr>
                <w:noProof/>
                <w:webHidden/>
              </w:rPr>
              <w:fldChar w:fldCharType="begin"/>
            </w:r>
            <w:r>
              <w:rPr>
                <w:noProof/>
                <w:webHidden/>
              </w:rPr>
              <w:instrText xml:space="preserve"> PAGEREF _Toc223789515 \h </w:instrText>
            </w:r>
            <w:r>
              <w:rPr>
                <w:noProof/>
                <w:webHidden/>
              </w:rPr>
            </w:r>
            <w:r>
              <w:rPr>
                <w:noProof/>
                <w:webHidden/>
              </w:rPr>
              <w:fldChar w:fldCharType="separate"/>
            </w:r>
            <w:r w:rsidR="003750EA">
              <w:rPr>
                <w:noProof/>
                <w:webHidden/>
              </w:rPr>
              <w:t>27</w:t>
            </w:r>
            <w:r>
              <w:rPr>
                <w:noProof/>
                <w:webHidden/>
              </w:rPr>
              <w:fldChar w:fldCharType="end"/>
            </w:r>
          </w:hyperlink>
        </w:p>
        <w:p w14:paraId="7D6A90A6" w14:textId="47A39984" w:rsidR="003B7499" w:rsidRDefault="003B7499">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3789516" w:history="1">
            <w:r w:rsidRPr="00D941FE">
              <w:rPr>
                <w:rStyle w:val="Hyperlink"/>
                <w:i/>
                <w:iCs/>
                <w:noProof/>
              </w:rPr>
              <w:t>3.2.2</w:t>
            </w:r>
            <w:r>
              <w:rPr>
                <w:rFonts w:asciiTheme="minorHAnsi" w:eastAsiaTheme="minorEastAsia" w:hAnsiTheme="minorHAnsi"/>
                <w:b w:val="0"/>
                <w:noProof/>
                <w:kern w:val="2"/>
                <w:szCs w:val="24"/>
                <w:lang w:eastAsia="pt-BR"/>
                <w14:ligatures w14:val="standardContextual"/>
              </w:rPr>
              <w:tab/>
            </w:r>
            <w:r w:rsidRPr="00D941FE">
              <w:rPr>
                <w:rStyle w:val="Hyperlink"/>
                <w:noProof/>
              </w:rPr>
              <w:t xml:space="preserve">Atributos do Cadastro Territorial Urbano essenciais ao </w:t>
            </w:r>
            <w:r w:rsidRPr="00D941FE">
              <w:rPr>
                <w:rStyle w:val="Hyperlink"/>
                <w:i/>
                <w:iCs/>
                <w:noProof/>
              </w:rPr>
              <w:t>SuperCIATA</w:t>
            </w:r>
            <w:r>
              <w:rPr>
                <w:noProof/>
                <w:webHidden/>
              </w:rPr>
              <w:tab/>
            </w:r>
            <w:r>
              <w:rPr>
                <w:noProof/>
                <w:webHidden/>
              </w:rPr>
              <w:fldChar w:fldCharType="begin"/>
            </w:r>
            <w:r>
              <w:rPr>
                <w:noProof/>
                <w:webHidden/>
              </w:rPr>
              <w:instrText xml:space="preserve"> PAGEREF _Toc223789516 \h </w:instrText>
            </w:r>
            <w:r>
              <w:rPr>
                <w:noProof/>
                <w:webHidden/>
              </w:rPr>
            </w:r>
            <w:r>
              <w:rPr>
                <w:noProof/>
                <w:webHidden/>
              </w:rPr>
              <w:fldChar w:fldCharType="separate"/>
            </w:r>
            <w:r w:rsidR="003750EA">
              <w:rPr>
                <w:noProof/>
                <w:webHidden/>
              </w:rPr>
              <w:t>34</w:t>
            </w:r>
            <w:r>
              <w:rPr>
                <w:noProof/>
                <w:webHidden/>
              </w:rPr>
              <w:fldChar w:fldCharType="end"/>
            </w:r>
          </w:hyperlink>
        </w:p>
        <w:p w14:paraId="7C3C2E68" w14:textId="7EAF8042" w:rsidR="003B7499" w:rsidRDefault="003B7499">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3789517" w:history="1">
            <w:r w:rsidRPr="00D941FE">
              <w:rPr>
                <w:rStyle w:val="Hyperlink"/>
                <w:noProof/>
              </w:rPr>
              <w:t>3.2.3</w:t>
            </w:r>
            <w:r>
              <w:rPr>
                <w:rFonts w:asciiTheme="minorHAnsi" w:eastAsiaTheme="minorEastAsia" w:hAnsiTheme="minorHAnsi"/>
                <w:b w:val="0"/>
                <w:noProof/>
                <w:kern w:val="2"/>
                <w:szCs w:val="24"/>
                <w:lang w:eastAsia="pt-BR"/>
                <w14:ligatures w14:val="standardContextual"/>
              </w:rPr>
              <w:tab/>
            </w:r>
            <w:r w:rsidRPr="00D941FE">
              <w:rPr>
                <w:rStyle w:val="Hyperlink"/>
                <w:noProof/>
              </w:rPr>
              <w:t xml:space="preserve">Atributos do </w:t>
            </w:r>
            <w:r w:rsidRPr="00D941FE">
              <w:rPr>
                <w:rStyle w:val="Hyperlink"/>
                <w:i/>
                <w:iCs/>
                <w:noProof/>
              </w:rPr>
              <w:t>OpenStreetMap</w:t>
            </w:r>
            <w:r w:rsidRPr="00D941FE">
              <w:rPr>
                <w:rStyle w:val="Hyperlink"/>
                <w:noProof/>
              </w:rPr>
              <w:t xml:space="preserve"> Usados no </w:t>
            </w:r>
            <w:r w:rsidRPr="00D941FE">
              <w:rPr>
                <w:rStyle w:val="Hyperlink"/>
                <w:i/>
                <w:iCs/>
                <w:noProof/>
              </w:rPr>
              <w:t>SuperCIATA</w:t>
            </w:r>
            <w:r>
              <w:rPr>
                <w:noProof/>
                <w:webHidden/>
              </w:rPr>
              <w:tab/>
            </w:r>
            <w:r>
              <w:rPr>
                <w:noProof/>
                <w:webHidden/>
              </w:rPr>
              <w:fldChar w:fldCharType="begin"/>
            </w:r>
            <w:r>
              <w:rPr>
                <w:noProof/>
                <w:webHidden/>
              </w:rPr>
              <w:instrText xml:space="preserve"> PAGEREF _Toc223789517 \h </w:instrText>
            </w:r>
            <w:r>
              <w:rPr>
                <w:noProof/>
                <w:webHidden/>
              </w:rPr>
            </w:r>
            <w:r>
              <w:rPr>
                <w:noProof/>
                <w:webHidden/>
              </w:rPr>
              <w:fldChar w:fldCharType="separate"/>
            </w:r>
            <w:r w:rsidR="003750EA">
              <w:rPr>
                <w:noProof/>
                <w:webHidden/>
              </w:rPr>
              <w:t>41</w:t>
            </w:r>
            <w:r>
              <w:rPr>
                <w:noProof/>
                <w:webHidden/>
              </w:rPr>
              <w:fldChar w:fldCharType="end"/>
            </w:r>
          </w:hyperlink>
        </w:p>
        <w:p w14:paraId="2BCD4099" w14:textId="5E40B038" w:rsidR="003B7499" w:rsidRDefault="003B7499">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3789518" w:history="1">
            <w:r w:rsidRPr="00D941FE">
              <w:rPr>
                <w:rStyle w:val="Hyperlink"/>
                <w:noProof/>
                <w14:scene3d>
                  <w14:camera w14:prst="orthographicFront"/>
                  <w14:lightRig w14:rig="threePt" w14:dir="t">
                    <w14:rot w14:lat="0" w14:lon="0" w14:rev="0"/>
                  </w14:lightRig>
                </w14:scene3d>
              </w:rPr>
              <w:t>3.3</w:t>
            </w:r>
            <w:r>
              <w:rPr>
                <w:rFonts w:asciiTheme="minorHAnsi" w:eastAsiaTheme="minorEastAsia" w:hAnsiTheme="minorHAnsi"/>
                <w:caps w:val="0"/>
                <w:noProof/>
                <w:kern w:val="2"/>
                <w:szCs w:val="24"/>
                <w:lang w:eastAsia="pt-BR"/>
                <w14:ligatures w14:val="standardContextual"/>
              </w:rPr>
              <w:tab/>
            </w:r>
            <w:r w:rsidRPr="00D941FE">
              <w:rPr>
                <w:rStyle w:val="Hyperlink"/>
                <w:noProof/>
              </w:rPr>
              <w:t>MÉTODOS</w:t>
            </w:r>
            <w:r>
              <w:rPr>
                <w:noProof/>
                <w:webHidden/>
              </w:rPr>
              <w:tab/>
            </w:r>
            <w:r>
              <w:rPr>
                <w:noProof/>
                <w:webHidden/>
              </w:rPr>
              <w:fldChar w:fldCharType="begin"/>
            </w:r>
            <w:r>
              <w:rPr>
                <w:noProof/>
                <w:webHidden/>
              </w:rPr>
              <w:instrText xml:space="preserve"> PAGEREF _Toc223789518 \h </w:instrText>
            </w:r>
            <w:r>
              <w:rPr>
                <w:noProof/>
                <w:webHidden/>
              </w:rPr>
            </w:r>
            <w:r>
              <w:rPr>
                <w:noProof/>
                <w:webHidden/>
              </w:rPr>
              <w:fldChar w:fldCharType="separate"/>
            </w:r>
            <w:r w:rsidR="003750EA">
              <w:rPr>
                <w:noProof/>
                <w:webHidden/>
              </w:rPr>
              <w:t>42</w:t>
            </w:r>
            <w:r>
              <w:rPr>
                <w:noProof/>
                <w:webHidden/>
              </w:rPr>
              <w:fldChar w:fldCharType="end"/>
            </w:r>
          </w:hyperlink>
        </w:p>
        <w:p w14:paraId="7C33E7F3" w14:textId="2ED00F2F" w:rsidR="003B7499" w:rsidRDefault="003B7499">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3789519" w:history="1">
            <w:r w:rsidRPr="00D941FE">
              <w:rPr>
                <w:rStyle w:val="Hyperlink"/>
                <w:noProof/>
              </w:rPr>
              <w:t>3.3.1</w:t>
            </w:r>
            <w:r>
              <w:rPr>
                <w:rFonts w:asciiTheme="minorHAnsi" w:eastAsiaTheme="minorEastAsia" w:hAnsiTheme="minorHAnsi"/>
                <w:b w:val="0"/>
                <w:noProof/>
                <w:kern w:val="2"/>
                <w:szCs w:val="24"/>
                <w:lang w:eastAsia="pt-BR"/>
                <w14:ligatures w14:val="standardContextual"/>
              </w:rPr>
              <w:tab/>
            </w:r>
            <w:r w:rsidRPr="00D941FE">
              <w:rPr>
                <w:rStyle w:val="Hyperlink"/>
                <w:noProof/>
              </w:rPr>
              <w:t>Obtenção e tratamento dos pontos do IBGE</w:t>
            </w:r>
            <w:r>
              <w:rPr>
                <w:noProof/>
                <w:webHidden/>
              </w:rPr>
              <w:tab/>
            </w:r>
            <w:r>
              <w:rPr>
                <w:noProof/>
                <w:webHidden/>
              </w:rPr>
              <w:fldChar w:fldCharType="begin"/>
            </w:r>
            <w:r>
              <w:rPr>
                <w:noProof/>
                <w:webHidden/>
              </w:rPr>
              <w:instrText xml:space="preserve"> PAGEREF _Toc223789519 \h </w:instrText>
            </w:r>
            <w:r>
              <w:rPr>
                <w:noProof/>
                <w:webHidden/>
              </w:rPr>
            </w:r>
            <w:r>
              <w:rPr>
                <w:noProof/>
                <w:webHidden/>
              </w:rPr>
              <w:fldChar w:fldCharType="separate"/>
            </w:r>
            <w:r w:rsidR="003750EA">
              <w:rPr>
                <w:noProof/>
                <w:webHidden/>
              </w:rPr>
              <w:t>42</w:t>
            </w:r>
            <w:r>
              <w:rPr>
                <w:noProof/>
                <w:webHidden/>
              </w:rPr>
              <w:fldChar w:fldCharType="end"/>
            </w:r>
          </w:hyperlink>
        </w:p>
        <w:p w14:paraId="6E564238" w14:textId="6F85E226" w:rsidR="003B7499" w:rsidRDefault="003B7499">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3789520" w:history="1">
            <w:r w:rsidRPr="00D941FE">
              <w:rPr>
                <w:rStyle w:val="Hyperlink"/>
                <w:noProof/>
              </w:rPr>
              <w:t>3.3.2</w:t>
            </w:r>
            <w:r>
              <w:rPr>
                <w:rFonts w:asciiTheme="minorHAnsi" w:eastAsiaTheme="minorEastAsia" w:hAnsiTheme="minorHAnsi"/>
                <w:b w:val="0"/>
                <w:noProof/>
                <w:kern w:val="2"/>
                <w:szCs w:val="24"/>
                <w:lang w:eastAsia="pt-BR"/>
                <w14:ligatures w14:val="standardContextual"/>
              </w:rPr>
              <w:tab/>
            </w:r>
            <w:r w:rsidRPr="00D941FE">
              <w:rPr>
                <w:rStyle w:val="Hyperlink"/>
                <w:noProof/>
              </w:rPr>
              <w:t>Obtenção e tratamento dos dados do Cadastro Territorial Urbano - CTU</w:t>
            </w:r>
            <w:r>
              <w:rPr>
                <w:noProof/>
                <w:webHidden/>
              </w:rPr>
              <w:tab/>
            </w:r>
            <w:r>
              <w:rPr>
                <w:noProof/>
                <w:webHidden/>
              </w:rPr>
              <w:fldChar w:fldCharType="begin"/>
            </w:r>
            <w:r>
              <w:rPr>
                <w:noProof/>
                <w:webHidden/>
              </w:rPr>
              <w:instrText xml:space="preserve"> PAGEREF _Toc223789520 \h </w:instrText>
            </w:r>
            <w:r>
              <w:rPr>
                <w:noProof/>
                <w:webHidden/>
              </w:rPr>
            </w:r>
            <w:r>
              <w:rPr>
                <w:noProof/>
                <w:webHidden/>
              </w:rPr>
              <w:fldChar w:fldCharType="separate"/>
            </w:r>
            <w:r w:rsidR="003750EA">
              <w:rPr>
                <w:noProof/>
                <w:webHidden/>
              </w:rPr>
              <w:t>60</w:t>
            </w:r>
            <w:r>
              <w:rPr>
                <w:noProof/>
                <w:webHidden/>
              </w:rPr>
              <w:fldChar w:fldCharType="end"/>
            </w:r>
          </w:hyperlink>
        </w:p>
        <w:p w14:paraId="7E3762BD" w14:textId="391A6A11" w:rsidR="003B7499" w:rsidRDefault="003B7499">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3789521" w:history="1">
            <w:r w:rsidRPr="00D941FE">
              <w:rPr>
                <w:rStyle w:val="Hyperlink"/>
                <w:noProof/>
              </w:rPr>
              <w:t>3.3.3</w:t>
            </w:r>
            <w:r>
              <w:rPr>
                <w:rFonts w:asciiTheme="minorHAnsi" w:eastAsiaTheme="minorEastAsia" w:hAnsiTheme="minorHAnsi"/>
                <w:b w:val="0"/>
                <w:noProof/>
                <w:kern w:val="2"/>
                <w:szCs w:val="24"/>
                <w:lang w:eastAsia="pt-BR"/>
                <w14:ligatures w14:val="standardContextual"/>
              </w:rPr>
              <w:tab/>
            </w:r>
            <w:r w:rsidRPr="00D941FE">
              <w:rPr>
                <w:rStyle w:val="Hyperlink"/>
                <w:noProof/>
              </w:rPr>
              <w:t>Obtenção e tratamento dos dados do OpenStreetMap (OSM)</w:t>
            </w:r>
            <w:r>
              <w:rPr>
                <w:noProof/>
                <w:webHidden/>
              </w:rPr>
              <w:tab/>
            </w:r>
            <w:r>
              <w:rPr>
                <w:noProof/>
                <w:webHidden/>
              </w:rPr>
              <w:fldChar w:fldCharType="begin"/>
            </w:r>
            <w:r>
              <w:rPr>
                <w:noProof/>
                <w:webHidden/>
              </w:rPr>
              <w:instrText xml:space="preserve"> PAGEREF _Toc223789521 \h </w:instrText>
            </w:r>
            <w:r>
              <w:rPr>
                <w:noProof/>
                <w:webHidden/>
              </w:rPr>
            </w:r>
            <w:r>
              <w:rPr>
                <w:noProof/>
                <w:webHidden/>
              </w:rPr>
              <w:fldChar w:fldCharType="separate"/>
            </w:r>
            <w:r w:rsidR="003750EA">
              <w:rPr>
                <w:noProof/>
                <w:webHidden/>
              </w:rPr>
              <w:t>70</w:t>
            </w:r>
            <w:r>
              <w:rPr>
                <w:noProof/>
                <w:webHidden/>
              </w:rPr>
              <w:fldChar w:fldCharType="end"/>
            </w:r>
          </w:hyperlink>
        </w:p>
        <w:p w14:paraId="2DD3EB5E" w14:textId="2313C6C9" w:rsidR="003B7499" w:rsidRDefault="003B7499">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3789522" w:history="1">
            <w:r w:rsidRPr="00D941FE">
              <w:rPr>
                <w:rStyle w:val="Hyperlink"/>
                <w:noProof/>
              </w:rPr>
              <w:t>3.3.4</w:t>
            </w:r>
            <w:r>
              <w:rPr>
                <w:rFonts w:asciiTheme="minorHAnsi" w:eastAsiaTheme="minorEastAsia" w:hAnsiTheme="minorHAnsi"/>
                <w:b w:val="0"/>
                <w:noProof/>
                <w:kern w:val="2"/>
                <w:szCs w:val="24"/>
                <w:lang w:eastAsia="pt-BR"/>
                <w14:ligatures w14:val="standardContextual"/>
              </w:rPr>
              <w:tab/>
            </w:r>
            <w:r w:rsidRPr="00D941FE">
              <w:rPr>
                <w:rStyle w:val="Hyperlink"/>
                <w:noProof/>
              </w:rPr>
              <w:t xml:space="preserve">O Domínio </w:t>
            </w:r>
            <w:r w:rsidRPr="00D941FE">
              <w:rPr>
                <w:rStyle w:val="Hyperlink"/>
                <w:i/>
                <w:iCs/>
                <w:noProof/>
              </w:rPr>
              <w:t>SuperCIATA</w:t>
            </w:r>
            <w:r w:rsidRPr="00D941FE">
              <w:rPr>
                <w:rStyle w:val="Hyperlink"/>
                <w:noProof/>
              </w:rPr>
              <w:t xml:space="preserve"> - Integração CNEFE e CIATA</w:t>
            </w:r>
            <w:r>
              <w:rPr>
                <w:noProof/>
                <w:webHidden/>
              </w:rPr>
              <w:tab/>
            </w:r>
            <w:r>
              <w:rPr>
                <w:noProof/>
                <w:webHidden/>
              </w:rPr>
              <w:fldChar w:fldCharType="begin"/>
            </w:r>
            <w:r>
              <w:rPr>
                <w:noProof/>
                <w:webHidden/>
              </w:rPr>
              <w:instrText xml:space="preserve"> PAGEREF _Toc223789522 \h </w:instrText>
            </w:r>
            <w:r>
              <w:rPr>
                <w:noProof/>
                <w:webHidden/>
              </w:rPr>
            </w:r>
            <w:r>
              <w:rPr>
                <w:noProof/>
                <w:webHidden/>
              </w:rPr>
              <w:fldChar w:fldCharType="separate"/>
            </w:r>
            <w:r w:rsidR="003750EA">
              <w:rPr>
                <w:noProof/>
                <w:webHidden/>
              </w:rPr>
              <w:t>74</w:t>
            </w:r>
            <w:r>
              <w:rPr>
                <w:noProof/>
                <w:webHidden/>
              </w:rPr>
              <w:fldChar w:fldCharType="end"/>
            </w:r>
          </w:hyperlink>
        </w:p>
        <w:p w14:paraId="35F92E9F" w14:textId="346044DC" w:rsidR="003B7499" w:rsidRDefault="003B7499">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3789523" w:history="1">
            <w:r w:rsidRPr="00D941FE">
              <w:rPr>
                <w:rStyle w:val="Hyperlink"/>
                <w:i/>
                <w:iCs/>
                <w:noProof/>
              </w:rPr>
              <w:t>3.3.5</w:t>
            </w:r>
            <w:r>
              <w:rPr>
                <w:rFonts w:asciiTheme="minorHAnsi" w:eastAsiaTheme="minorEastAsia" w:hAnsiTheme="minorHAnsi"/>
                <w:b w:val="0"/>
                <w:noProof/>
                <w:kern w:val="2"/>
                <w:szCs w:val="24"/>
                <w:lang w:eastAsia="pt-BR"/>
                <w14:ligatures w14:val="standardContextual"/>
              </w:rPr>
              <w:tab/>
            </w:r>
            <w:r w:rsidRPr="00D941FE">
              <w:rPr>
                <w:rStyle w:val="Hyperlink"/>
                <w:noProof/>
              </w:rPr>
              <w:t xml:space="preserve">O Domínio OSM: Ajuste das Quadras </w:t>
            </w:r>
            <w:r w:rsidRPr="00D941FE">
              <w:rPr>
                <w:rStyle w:val="Hyperlink"/>
                <w:i/>
                <w:iCs/>
                <w:noProof/>
              </w:rPr>
              <w:t>SuperCIATA</w:t>
            </w:r>
            <w:r>
              <w:rPr>
                <w:noProof/>
                <w:webHidden/>
              </w:rPr>
              <w:tab/>
            </w:r>
            <w:r>
              <w:rPr>
                <w:noProof/>
                <w:webHidden/>
              </w:rPr>
              <w:fldChar w:fldCharType="begin"/>
            </w:r>
            <w:r>
              <w:rPr>
                <w:noProof/>
                <w:webHidden/>
              </w:rPr>
              <w:instrText xml:space="preserve"> PAGEREF _Toc223789523 \h </w:instrText>
            </w:r>
            <w:r>
              <w:rPr>
                <w:noProof/>
                <w:webHidden/>
              </w:rPr>
            </w:r>
            <w:r>
              <w:rPr>
                <w:noProof/>
                <w:webHidden/>
              </w:rPr>
              <w:fldChar w:fldCharType="separate"/>
            </w:r>
            <w:r w:rsidR="003750EA">
              <w:rPr>
                <w:noProof/>
                <w:webHidden/>
              </w:rPr>
              <w:t>80</w:t>
            </w:r>
            <w:r>
              <w:rPr>
                <w:noProof/>
                <w:webHidden/>
              </w:rPr>
              <w:fldChar w:fldCharType="end"/>
            </w:r>
          </w:hyperlink>
        </w:p>
        <w:p w14:paraId="337E4974" w14:textId="333CF6EE" w:rsidR="003B7499" w:rsidRDefault="003B7499">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3789524" w:history="1">
            <w:r w:rsidRPr="00D941FE">
              <w:rPr>
                <w:rStyle w:val="Hyperlink"/>
                <w:noProof/>
              </w:rPr>
              <w:t>3.3.6</w:t>
            </w:r>
            <w:r>
              <w:rPr>
                <w:rFonts w:asciiTheme="minorHAnsi" w:eastAsiaTheme="minorEastAsia" w:hAnsiTheme="minorHAnsi"/>
                <w:b w:val="0"/>
                <w:noProof/>
                <w:kern w:val="2"/>
                <w:szCs w:val="24"/>
                <w:lang w:eastAsia="pt-BR"/>
                <w14:ligatures w14:val="standardContextual"/>
              </w:rPr>
              <w:tab/>
            </w:r>
            <w:r w:rsidRPr="00D941FE">
              <w:rPr>
                <w:rStyle w:val="Hyperlink"/>
                <w:noProof/>
              </w:rPr>
              <w:t>Validação dos resultados</w:t>
            </w:r>
            <w:r>
              <w:rPr>
                <w:noProof/>
                <w:webHidden/>
              </w:rPr>
              <w:tab/>
            </w:r>
            <w:r>
              <w:rPr>
                <w:noProof/>
                <w:webHidden/>
              </w:rPr>
              <w:fldChar w:fldCharType="begin"/>
            </w:r>
            <w:r>
              <w:rPr>
                <w:noProof/>
                <w:webHidden/>
              </w:rPr>
              <w:instrText xml:space="preserve"> PAGEREF _Toc223789524 \h </w:instrText>
            </w:r>
            <w:r>
              <w:rPr>
                <w:noProof/>
                <w:webHidden/>
              </w:rPr>
            </w:r>
            <w:r>
              <w:rPr>
                <w:noProof/>
                <w:webHidden/>
              </w:rPr>
              <w:fldChar w:fldCharType="separate"/>
            </w:r>
            <w:r w:rsidR="003750EA">
              <w:rPr>
                <w:noProof/>
                <w:webHidden/>
              </w:rPr>
              <w:t>88</w:t>
            </w:r>
            <w:r>
              <w:rPr>
                <w:noProof/>
                <w:webHidden/>
              </w:rPr>
              <w:fldChar w:fldCharType="end"/>
            </w:r>
          </w:hyperlink>
        </w:p>
        <w:p w14:paraId="0ED4A9C1" w14:textId="74728529" w:rsidR="003B7499" w:rsidRDefault="003B7499">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3789525" w:history="1">
            <w:r w:rsidRPr="00D941FE">
              <w:rPr>
                <w:rStyle w:val="Hyperlink"/>
                <w:noProof/>
              </w:rPr>
              <w:t>3.3.7</w:t>
            </w:r>
            <w:r>
              <w:rPr>
                <w:rFonts w:asciiTheme="minorHAnsi" w:eastAsiaTheme="minorEastAsia" w:hAnsiTheme="minorHAnsi"/>
                <w:b w:val="0"/>
                <w:noProof/>
                <w:kern w:val="2"/>
                <w:szCs w:val="24"/>
                <w:lang w:eastAsia="pt-BR"/>
                <w14:ligatures w14:val="standardContextual"/>
              </w:rPr>
              <w:tab/>
            </w:r>
            <w:r w:rsidRPr="00D941FE">
              <w:rPr>
                <w:rStyle w:val="Hyperlink"/>
                <w:noProof/>
              </w:rPr>
              <w:t>Representação gráfica das quadras</w:t>
            </w:r>
            <w:r>
              <w:rPr>
                <w:noProof/>
                <w:webHidden/>
              </w:rPr>
              <w:tab/>
            </w:r>
            <w:r>
              <w:rPr>
                <w:noProof/>
                <w:webHidden/>
              </w:rPr>
              <w:fldChar w:fldCharType="begin"/>
            </w:r>
            <w:r>
              <w:rPr>
                <w:noProof/>
                <w:webHidden/>
              </w:rPr>
              <w:instrText xml:space="preserve"> PAGEREF _Toc223789525 \h </w:instrText>
            </w:r>
            <w:r>
              <w:rPr>
                <w:noProof/>
                <w:webHidden/>
              </w:rPr>
            </w:r>
            <w:r>
              <w:rPr>
                <w:noProof/>
                <w:webHidden/>
              </w:rPr>
              <w:fldChar w:fldCharType="separate"/>
            </w:r>
            <w:r w:rsidR="003750EA">
              <w:rPr>
                <w:noProof/>
                <w:webHidden/>
              </w:rPr>
              <w:t>88</w:t>
            </w:r>
            <w:r>
              <w:rPr>
                <w:noProof/>
                <w:webHidden/>
              </w:rPr>
              <w:fldChar w:fldCharType="end"/>
            </w:r>
          </w:hyperlink>
        </w:p>
        <w:p w14:paraId="0F8116F3" w14:textId="7CEC36D8" w:rsidR="003B7499" w:rsidRDefault="003B7499">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23789526" w:history="1">
            <w:r w:rsidRPr="00D941FE">
              <w:rPr>
                <w:rStyle w:val="Hyperlink"/>
                <w:noProof/>
                <w14:scene3d>
                  <w14:camera w14:prst="orthographicFront"/>
                  <w14:lightRig w14:rig="threePt" w14:dir="t">
                    <w14:rot w14:lat="0" w14:lon="0" w14:rev="0"/>
                  </w14:lightRig>
                </w14:scene3d>
              </w:rPr>
              <w:t>4</w:t>
            </w:r>
            <w:r>
              <w:rPr>
                <w:rFonts w:asciiTheme="minorHAnsi" w:eastAsiaTheme="minorEastAsia" w:hAnsiTheme="minorHAnsi"/>
                <w:b w:val="0"/>
                <w:caps w:val="0"/>
                <w:noProof/>
                <w:kern w:val="2"/>
                <w:szCs w:val="24"/>
                <w:lang w:eastAsia="pt-BR"/>
                <w14:ligatures w14:val="standardContextual"/>
              </w:rPr>
              <w:tab/>
            </w:r>
            <w:r w:rsidRPr="00D941FE">
              <w:rPr>
                <w:rStyle w:val="Hyperlink"/>
                <w:noProof/>
              </w:rPr>
              <w:t>APRESENTAÇÃO E ANÁLISE DOS RESULTADOS</w:t>
            </w:r>
            <w:r>
              <w:rPr>
                <w:noProof/>
                <w:webHidden/>
              </w:rPr>
              <w:tab/>
            </w:r>
            <w:r>
              <w:rPr>
                <w:noProof/>
                <w:webHidden/>
              </w:rPr>
              <w:fldChar w:fldCharType="begin"/>
            </w:r>
            <w:r>
              <w:rPr>
                <w:noProof/>
                <w:webHidden/>
              </w:rPr>
              <w:instrText xml:space="preserve"> PAGEREF _Toc223789526 \h </w:instrText>
            </w:r>
            <w:r>
              <w:rPr>
                <w:noProof/>
                <w:webHidden/>
              </w:rPr>
            </w:r>
            <w:r>
              <w:rPr>
                <w:noProof/>
                <w:webHidden/>
              </w:rPr>
              <w:fldChar w:fldCharType="separate"/>
            </w:r>
            <w:r w:rsidR="003750EA">
              <w:rPr>
                <w:noProof/>
                <w:webHidden/>
              </w:rPr>
              <w:t>90</w:t>
            </w:r>
            <w:r>
              <w:rPr>
                <w:noProof/>
                <w:webHidden/>
              </w:rPr>
              <w:fldChar w:fldCharType="end"/>
            </w:r>
          </w:hyperlink>
        </w:p>
        <w:p w14:paraId="665A26D7" w14:textId="78F00F68" w:rsidR="003B7499" w:rsidRDefault="003B7499">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3789527" w:history="1">
            <w:r w:rsidRPr="00D941FE">
              <w:rPr>
                <w:rStyle w:val="Hyperlink"/>
                <w:noProof/>
                <w14:scene3d>
                  <w14:camera w14:prst="orthographicFront"/>
                  <w14:lightRig w14:rig="threePt" w14:dir="t">
                    <w14:rot w14:lat="0" w14:lon="0" w14:rev="0"/>
                  </w14:lightRig>
                </w14:scene3d>
              </w:rPr>
              <w:t>4.1</w:t>
            </w:r>
            <w:r>
              <w:rPr>
                <w:rFonts w:asciiTheme="minorHAnsi" w:eastAsiaTheme="minorEastAsia" w:hAnsiTheme="minorHAnsi"/>
                <w:caps w:val="0"/>
                <w:noProof/>
                <w:kern w:val="2"/>
                <w:szCs w:val="24"/>
                <w:lang w:eastAsia="pt-BR"/>
                <w14:ligatures w14:val="standardContextual"/>
              </w:rPr>
              <w:tab/>
            </w:r>
            <w:r w:rsidRPr="00D941FE">
              <w:rPr>
                <w:rStyle w:val="Hyperlink"/>
                <w:noProof/>
              </w:rPr>
              <w:t>Integração de Bases via SuperCIATA</w:t>
            </w:r>
            <w:r>
              <w:rPr>
                <w:noProof/>
                <w:webHidden/>
              </w:rPr>
              <w:tab/>
            </w:r>
            <w:r>
              <w:rPr>
                <w:noProof/>
                <w:webHidden/>
              </w:rPr>
              <w:fldChar w:fldCharType="begin"/>
            </w:r>
            <w:r>
              <w:rPr>
                <w:noProof/>
                <w:webHidden/>
              </w:rPr>
              <w:instrText xml:space="preserve"> PAGEREF _Toc223789527 \h </w:instrText>
            </w:r>
            <w:r>
              <w:rPr>
                <w:noProof/>
                <w:webHidden/>
              </w:rPr>
            </w:r>
            <w:r>
              <w:rPr>
                <w:noProof/>
                <w:webHidden/>
              </w:rPr>
              <w:fldChar w:fldCharType="separate"/>
            </w:r>
            <w:r w:rsidR="003750EA">
              <w:rPr>
                <w:noProof/>
                <w:webHidden/>
              </w:rPr>
              <w:t>90</w:t>
            </w:r>
            <w:r>
              <w:rPr>
                <w:noProof/>
                <w:webHidden/>
              </w:rPr>
              <w:fldChar w:fldCharType="end"/>
            </w:r>
          </w:hyperlink>
        </w:p>
        <w:p w14:paraId="2B90F9A5" w14:textId="0F6D4979" w:rsidR="003B7499" w:rsidRDefault="003B7499">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3789528" w:history="1">
            <w:r w:rsidRPr="00D941FE">
              <w:rPr>
                <w:rStyle w:val="Hyperlink"/>
                <w:noProof/>
              </w:rPr>
              <w:t>4.1.1</w:t>
            </w:r>
            <w:r>
              <w:rPr>
                <w:rFonts w:asciiTheme="minorHAnsi" w:eastAsiaTheme="minorEastAsia" w:hAnsiTheme="minorHAnsi"/>
                <w:b w:val="0"/>
                <w:noProof/>
                <w:kern w:val="2"/>
                <w:szCs w:val="24"/>
                <w:lang w:eastAsia="pt-BR"/>
                <w14:ligatures w14:val="standardContextual"/>
              </w:rPr>
              <w:tab/>
            </w:r>
            <w:r w:rsidRPr="00D941FE">
              <w:rPr>
                <w:rStyle w:val="Hyperlink"/>
                <w:noProof/>
              </w:rPr>
              <w:t>Limitações e inconsistências do CTU/CIATA</w:t>
            </w:r>
            <w:r>
              <w:rPr>
                <w:noProof/>
                <w:webHidden/>
              </w:rPr>
              <w:tab/>
            </w:r>
            <w:r>
              <w:rPr>
                <w:noProof/>
                <w:webHidden/>
              </w:rPr>
              <w:fldChar w:fldCharType="begin"/>
            </w:r>
            <w:r>
              <w:rPr>
                <w:noProof/>
                <w:webHidden/>
              </w:rPr>
              <w:instrText xml:space="preserve"> PAGEREF _Toc223789528 \h </w:instrText>
            </w:r>
            <w:r>
              <w:rPr>
                <w:noProof/>
                <w:webHidden/>
              </w:rPr>
            </w:r>
            <w:r>
              <w:rPr>
                <w:noProof/>
                <w:webHidden/>
              </w:rPr>
              <w:fldChar w:fldCharType="separate"/>
            </w:r>
            <w:r w:rsidR="003750EA">
              <w:rPr>
                <w:noProof/>
                <w:webHidden/>
              </w:rPr>
              <w:t>90</w:t>
            </w:r>
            <w:r>
              <w:rPr>
                <w:noProof/>
                <w:webHidden/>
              </w:rPr>
              <w:fldChar w:fldCharType="end"/>
            </w:r>
          </w:hyperlink>
        </w:p>
        <w:p w14:paraId="73C60C39" w14:textId="4B884729" w:rsidR="003B7499" w:rsidRDefault="003B7499">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3789529" w:history="1">
            <w:r w:rsidRPr="00D941FE">
              <w:rPr>
                <w:rStyle w:val="Hyperlink"/>
                <w:noProof/>
              </w:rPr>
              <w:t>4.1.2</w:t>
            </w:r>
            <w:r>
              <w:rPr>
                <w:rFonts w:asciiTheme="minorHAnsi" w:eastAsiaTheme="minorEastAsia" w:hAnsiTheme="minorHAnsi"/>
                <w:b w:val="0"/>
                <w:noProof/>
                <w:kern w:val="2"/>
                <w:szCs w:val="24"/>
                <w:lang w:eastAsia="pt-BR"/>
                <w14:ligatures w14:val="standardContextual"/>
              </w:rPr>
              <w:tab/>
            </w:r>
            <w:r w:rsidRPr="00D941FE">
              <w:rPr>
                <w:rStyle w:val="Hyperlink"/>
                <w:noProof/>
              </w:rPr>
              <w:t>Limitações e inconsistências da base de dados do CNEFE (IBGE)</w:t>
            </w:r>
            <w:r>
              <w:rPr>
                <w:noProof/>
                <w:webHidden/>
              </w:rPr>
              <w:tab/>
            </w:r>
            <w:r>
              <w:rPr>
                <w:noProof/>
                <w:webHidden/>
              </w:rPr>
              <w:fldChar w:fldCharType="begin"/>
            </w:r>
            <w:r>
              <w:rPr>
                <w:noProof/>
                <w:webHidden/>
              </w:rPr>
              <w:instrText xml:space="preserve"> PAGEREF _Toc223789529 \h </w:instrText>
            </w:r>
            <w:r>
              <w:rPr>
                <w:noProof/>
                <w:webHidden/>
              </w:rPr>
            </w:r>
            <w:r>
              <w:rPr>
                <w:noProof/>
                <w:webHidden/>
              </w:rPr>
              <w:fldChar w:fldCharType="separate"/>
            </w:r>
            <w:r w:rsidR="003750EA">
              <w:rPr>
                <w:noProof/>
                <w:webHidden/>
              </w:rPr>
              <w:t>92</w:t>
            </w:r>
            <w:r>
              <w:rPr>
                <w:noProof/>
                <w:webHidden/>
              </w:rPr>
              <w:fldChar w:fldCharType="end"/>
            </w:r>
          </w:hyperlink>
        </w:p>
        <w:p w14:paraId="0FCFEC62" w14:textId="25EEC5D1" w:rsidR="003B7499" w:rsidRDefault="003B7499">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3789530" w:history="1">
            <w:r w:rsidRPr="00D941FE">
              <w:rPr>
                <w:rStyle w:val="Hyperlink"/>
                <w:noProof/>
              </w:rPr>
              <w:t>4.1.3</w:t>
            </w:r>
            <w:r>
              <w:rPr>
                <w:rFonts w:asciiTheme="minorHAnsi" w:eastAsiaTheme="minorEastAsia" w:hAnsiTheme="minorHAnsi"/>
                <w:b w:val="0"/>
                <w:noProof/>
                <w:kern w:val="2"/>
                <w:szCs w:val="24"/>
                <w:lang w:eastAsia="pt-BR"/>
                <w14:ligatures w14:val="standardContextual"/>
              </w:rPr>
              <w:tab/>
            </w:r>
            <w:r w:rsidRPr="00D941FE">
              <w:rPr>
                <w:rStyle w:val="Hyperlink"/>
                <w:noProof/>
              </w:rPr>
              <w:t>Resultados da correspondência de quadras entre CNEFE e CTU/CIATA</w:t>
            </w:r>
            <w:r>
              <w:rPr>
                <w:noProof/>
                <w:webHidden/>
              </w:rPr>
              <w:tab/>
            </w:r>
            <w:r>
              <w:rPr>
                <w:noProof/>
                <w:webHidden/>
              </w:rPr>
              <w:fldChar w:fldCharType="begin"/>
            </w:r>
            <w:r>
              <w:rPr>
                <w:noProof/>
                <w:webHidden/>
              </w:rPr>
              <w:instrText xml:space="preserve"> PAGEREF _Toc223789530 \h </w:instrText>
            </w:r>
            <w:r>
              <w:rPr>
                <w:noProof/>
                <w:webHidden/>
              </w:rPr>
            </w:r>
            <w:r>
              <w:rPr>
                <w:noProof/>
                <w:webHidden/>
              </w:rPr>
              <w:fldChar w:fldCharType="separate"/>
            </w:r>
            <w:r w:rsidR="003750EA">
              <w:rPr>
                <w:noProof/>
                <w:webHidden/>
              </w:rPr>
              <w:t>93</w:t>
            </w:r>
            <w:r>
              <w:rPr>
                <w:noProof/>
                <w:webHidden/>
              </w:rPr>
              <w:fldChar w:fldCharType="end"/>
            </w:r>
          </w:hyperlink>
        </w:p>
        <w:p w14:paraId="36AC20E0" w14:textId="0FC727D0" w:rsidR="003B7499" w:rsidRDefault="003B7499">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3789531" w:history="1">
            <w:r w:rsidRPr="00D941FE">
              <w:rPr>
                <w:rStyle w:val="Hyperlink"/>
                <w:noProof/>
                <w14:scene3d>
                  <w14:camera w14:prst="orthographicFront"/>
                  <w14:lightRig w14:rig="threePt" w14:dir="t">
                    <w14:rot w14:lat="0" w14:lon="0" w14:rev="0"/>
                  </w14:lightRig>
                </w14:scene3d>
              </w:rPr>
              <w:t>4.2</w:t>
            </w:r>
            <w:r>
              <w:rPr>
                <w:rFonts w:asciiTheme="minorHAnsi" w:eastAsiaTheme="minorEastAsia" w:hAnsiTheme="minorHAnsi"/>
                <w:caps w:val="0"/>
                <w:noProof/>
                <w:kern w:val="2"/>
                <w:szCs w:val="24"/>
                <w:lang w:eastAsia="pt-BR"/>
                <w14:ligatures w14:val="standardContextual"/>
              </w:rPr>
              <w:tab/>
            </w:r>
            <w:r w:rsidRPr="00D941FE">
              <w:rPr>
                <w:rStyle w:val="Hyperlink"/>
                <w:noProof/>
              </w:rPr>
              <w:t>Acurácia dos objetos geográficos</w:t>
            </w:r>
            <w:r>
              <w:rPr>
                <w:noProof/>
                <w:webHidden/>
              </w:rPr>
              <w:tab/>
            </w:r>
            <w:r>
              <w:rPr>
                <w:noProof/>
                <w:webHidden/>
              </w:rPr>
              <w:fldChar w:fldCharType="begin"/>
            </w:r>
            <w:r>
              <w:rPr>
                <w:noProof/>
                <w:webHidden/>
              </w:rPr>
              <w:instrText xml:space="preserve"> PAGEREF _Toc223789531 \h </w:instrText>
            </w:r>
            <w:r>
              <w:rPr>
                <w:noProof/>
                <w:webHidden/>
              </w:rPr>
            </w:r>
            <w:r>
              <w:rPr>
                <w:noProof/>
                <w:webHidden/>
              </w:rPr>
              <w:fldChar w:fldCharType="separate"/>
            </w:r>
            <w:r w:rsidR="003750EA">
              <w:rPr>
                <w:noProof/>
                <w:webHidden/>
              </w:rPr>
              <w:t>95</w:t>
            </w:r>
            <w:r>
              <w:rPr>
                <w:noProof/>
                <w:webHidden/>
              </w:rPr>
              <w:fldChar w:fldCharType="end"/>
            </w:r>
          </w:hyperlink>
        </w:p>
        <w:p w14:paraId="047610D6" w14:textId="0501081D" w:rsidR="003B7499" w:rsidRDefault="003B7499">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3789532" w:history="1">
            <w:r w:rsidRPr="00D941FE">
              <w:rPr>
                <w:rStyle w:val="Hyperlink"/>
                <w:noProof/>
                <w14:scene3d>
                  <w14:camera w14:prst="orthographicFront"/>
                  <w14:lightRig w14:rig="threePt" w14:dir="t">
                    <w14:rot w14:lat="0" w14:lon="0" w14:rev="0"/>
                  </w14:lightRig>
                </w14:scene3d>
              </w:rPr>
              <w:t>4.3</w:t>
            </w:r>
            <w:r>
              <w:rPr>
                <w:rFonts w:asciiTheme="minorHAnsi" w:eastAsiaTheme="minorEastAsia" w:hAnsiTheme="minorHAnsi"/>
                <w:caps w:val="0"/>
                <w:noProof/>
                <w:kern w:val="2"/>
                <w:szCs w:val="24"/>
                <w:lang w:eastAsia="pt-BR"/>
                <w14:ligatures w14:val="standardContextual"/>
              </w:rPr>
              <w:tab/>
            </w:r>
            <w:r w:rsidRPr="00D941FE">
              <w:rPr>
                <w:rStyle w:val="Hyperlink"/>
                <w:noProof/>
              </w:rPr>
              <w:t xml:space="preserve">Aplicabilidade e utilidade do </w:t>
            </w:r>
            <w:r w:rsidRPr="00D941FE">
              <w:rPr>
                <w:rStyle w:val="Hyperlink"/>
                <w:i/>
                <w:iCs/>
                <w:noProof/>
              </w:rPr>
              <w:t>SuperCIATA</w:t>
            </w:r>
            <w:r>
              <w:rPr>
                <w:noProof/>
                <w:webHidden/>
              </w:rPr>
              <w:tab/>
            </w:r>
            <w:r>
              <w:rPr>
                <w:noProof/>
                <w:webHidden/>
              </w:rPr>
              <w:fldChar w:fldCharType="begin"/>
            </w:r>
            <w:r>
              <w:rPr>
                <w:noProof/>
                <w:webHidden/>
              </w:rPr>
              <w:instrText xml:space="preserve"> PAGEREF _Toc223789532 \h </w:instrText>
            </w:r>
            <w:r>
              <w:rPr>
                <w:noProof/>
                <w:webHidden/>
              </w:rPr>
            </w:r>
            <w:r>
              <w:rPr>
                <w:noProof/>
                <w:webHidden/>
              </w:rPr>
              <w:fldChar w:fldCharType="separate"/>
            </w:r>
            <w:r w:rsidR="003750EA">
              <w:rPr>
                <w:noProof/>
                <w:webHidden/>
              </w:rPr>
              <w:t>101</w:t>
            </w:r>
            <w:r>
              <w:rPr>
                <w:noProof/>
                <w:webHidden/>
              </w:rPr>
              <w:fldChar w:fldCharType="end"/>
            </w:r>
          </w:hyperlink>
        </w:p>
        <w:p w14:paraId="4070A4F4" w14:textId="215EE186" w:rsidR="003B7499" w:rsidRDefault="003B7499">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3789533" w:history="1">
            <w:r w:rsidRPr="00D941FE">
              <w:rPr>
                <w:rStyle w:val="Hyperlink"/>
                <w:noProof/>
              </w:rPr>
              <w:t>4.3.1</w:t>
            </w:r>
            <w:r>
              <w:rPr>
                <w:rFonts w:asciiTheme="minorHAnsi" w:eastAsiaTheme="minorEastAsia" w:hAnsiTheme="minorHAnsi"/>
                <w:b w:val="0"/>
                <w:noProof/>
                <w:kern w:val="2"/>
                <w:szCs w:val="24"/>
                <w:lang w:eastAsia="pt-BR"/>
                <w14:ligatures w14:val="standardContextual"/>
              </w:rPr>
              <w:tab/>
            </w:r>
            <w:r w:rsidRPr="00D941FE">
              <w:rPr>
                <w:rStyle w:val="Hyperlink"/>
                <w:noProof/>
              </w:rPr>
              <w:t>Validade Jurídica</w:t>
            </w:r>
            <w:r>
              <w:rPr>
                <w:noProof/>
                <w:webHidden/>
              </w:rPr>
              <w:tab/>
            </w:r>
            <w:r>
              <w:rPr>
                <w:noProof/>
                <w:webHidden/>
              </w:rPr>
              <w:fldChar w:fldCharType="begin"/>
            </w:r>
            <w:r>
              <w:rPr>
                <w:noProof/>
                <w:webHidden/>
              </w:rPr>
              <w:instrText xml:space="preserve"> PAGEREF _Toc223789533 \h </w:instrText>
            </w:r>
            <w:r>
              <w:rPr>
                <w:noProof/>
                <w:webHidden/>
              </w:rPr>
            </w:r>
            <w:r>
              <w:rPr>
                <w:noProof/>
                <w:webHidden/>
              </w:rPr>
              <w:fldChar w:fldCharType="separate"/>
            </w:r>
            <w:r w:rsidR="003750EA">
              <w:rPr>
                <w:noProof/>
                <w:webHidden/>
              </w:rPr>
              <w:t>101</w:t>
            </w:r>
            <w:r>
              <w:rPr>
                <w:noProof/>
                <w:webHidden/>
              </w:rPr>
              <w:fldChar w:fldCharType="end"/>
            </w:r>
          </w:hyperlink>
        </w:p>
        <w:p w14:paraId="3C74FBDC" w14:textId="721EE303" w:rsidR="003B7499" w:rsidRDefault="003B7499">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3789534" w:history="1">
            <w:r w:rsidRPr="00D941FE">
              <w:rPr>
                <w:rStyle w:val="Hyperlink"/>
                <w:noProof/>
              </w:rPr>
              <w:t>4.3.2</w:t>
            </w:r>
            <w:r>
              <w:rPr>
                <w:rFonts w:asciiTheme="minorHAnsi" w:eastAsiaTheme="minorEastAsia" w:hAnsiTheme="minorHAnsi"/>
                <w:b w:val="0"/>
                <w:noProof/>
                <w:kern w:val="2"/>
                <w:szCs w:val="24"/>
                <w:lang w:eastAsia="pt-BR"/>
                <w14:ligatures w14:val="standardContextual"/>
              </w:rPr>
              <w:tab/>
            </w:r>
            <w:r w:rsidRPr="00D941FE">
              <w:rPr>
                <w:rStyle w:val="Hyperlink"/>
                <w:noProof/>
              </w:rPr>
              <w:t>Inteligência Geográfica</w:t>
            </w:r>
            <w:r>
              <w:rPr>
                <w:noProof/>
                <w:webHidden/>
              </w:rPr>
              <w:tab/>
            </w:r>
            <w:r>
              <w:rPr>
                <w:noProof/>
                <w:webHidden/>
              </w:rPr>
              <w:fldChar w:fldCharType="begin"/>
            </w:r>
            <w:r>
              <w:rPr>
                <w:noProof/>
                <w:webHidden/>
              </w:rPr>
              <w:instrText xml:space="preserve"> PAGEREF _Toc223789534 \h </w:instrText>
            </w:r>
            <w:r>
              <w:rPr>
                <w:noProof/>
                <w:webHidden/>
              </w:rPr>
            </w:r>
            <w:r>
              <w:rPr>
                <w:noProof/>
                <w:webHidden/>
              </w:rPr>
              <w:fldChar w:fldCharType="separate"/>
            </w:r>
            <w:r w:rsidR="003750EA">
              <w:rPr>
                <w:noProof/>
                <w:webHidden/>
              </w:rPr>
              <w:t>101</w:t>
            </w:r>
            <w:r>
              <w:rPr>
                <w:noProof/>
                <w:webHidden/>
              </w:rPr>
              <w:fldChar w:fldCharType="end"/>
            </w:r>
          </w:hyperlink>
        </w:p>
        <w:p w14:paraId="6EEEEAE1" w14:textId="2FF8B29E" w:rsidR="003B7499" w:rsidRDefault="003B7499">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3789535" w:history="1">
            <w:r w:rsidRPr="00D941FE">
              <w:rPr>
                <w:rStyle w:val="Hyperlink"/>
                <w:noProof/>
              </w:rPr>
              <w:t>4.3.3</w:t>
            </w:r>
            <w:r>
              <w:rPr>
                <w:rFonts w:asciiTheme="minorHAnsi" w:eastAsiaTheme="minorEastAsia" w:hAnsiTheme="minorHAnsi"/>
                <w:b w:val="0"/>
                <w:noProof/>
                <w:kern w:val="2"/>
                <w:szCs w:val="24"/>
                <w:lang w:eastAsia="pt-BR"/>
                <w14:ligatures w14:val="standardContextual"/>
              </w:rPr>
              <w:tab/>
            </w:r>
            <w:r w:rsidRPr="00D941FE">
              <w:rPr>
                <w:rStyle w:val="Hyperlink"/>
                <w:noProof/>
              </w:rPr>
              <w:t>Base para o Cadastro Multifinalitário</w:t>
            </w:r>
            <w:r>
              <w:rPr>
                <w:noProof/>
                <w:webHidden/>
              </w:rPr>
              <w:tab/>
            </w:r>
            <w:r>
              <w:rPr>
                <w:noProof/>
                <w:webHidden/>
              </w:rPr>
              <w:fldChar w:fldCharType="begin"/>
            </w:r>
            <w:r>
              <w:rPr>
                <w:noProof/>
                <w:webHidden/>
              </w:rPr>
              <w:instrText xml:space="preserve"> PAGEREF _Toc223789535 \h </w:instrText>
            </w:r>
            <w:r>
              <w:rPr>
                <w:noProof/>
                <w:webHidden/>
              </w:rPr>
            </w:r>
            <w:r>
              <w:rPr>
                <w:noProof/>
                <w:webHidden/>
              </w:rPr>
              <w:fldChar w:fldCharType="separate"/>
            </w:r>
            <w:r w:rsidR="003750EA">
              <w:rPr>
                <w:noProof/>
                <w:webHidden/>
              </w:rPr>
              <w:t>102</w:t>
            </w:r>
            <w:r>
              <w:rPr>
                <w:noProof/>
                <w:webHidden/>
              </w:rPr>
              <w:fldChar w:fldCharType="end"/>
            </w:r>
          </w:hyperlink>
        </w:p>
        <w:p w14:paraId="5EB5B046" w14:textId="77A55C3C" w:rsidR="003B7499" w:rsidRDefault="003B7499">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3789536" w:history="1">
            <w:r w:rsidRPr="00D941FE">
              <w:rPr>
                <w:rStyle w:val="Hyperlink"/>
                <w:noProof/>
              </w:rPr>
              <w:t>4.3.4</w:t>
            </w:r>
            <w:r>
              <w:rPr>
                <w:rFonts w:asciiTheme="minorHAnsi" w:eastAsiaTheme="minorEastAsia" w:hAnsiTheme="minorHAnsi"/>
                <w:b w:val="0"/>
                <w:noProof/>
                <w:kern w:val="2"/>
                <w:szCs w:val="24"/>
                <w:lang w:eastAsia="pt-BR"/>
                <w14:ligatures w14:val="standardContextual"/>
              </w:rPr>
              <w:tab/>
            </w:r>
            <w:r w:rsidRPr="00D941FE">
              <w:rPr>
                <w:rStyle w:val="Hyperlink"/>
                <w:noProof/>
              </w:rPr>
              <w:t>Avaliação em massa de imóveis urbanos</w:t>
            </w:r>
            <w:r>
              <w:rPr>
                <w:noProof/>
                <w:webHidden/>
              </w:rPr>
              <w:tab/>
            </w:r>
            <w:r>
              <w:rPr>
                <w:noProof/>
                <w:webHidden/>
              </w:rPr>
              <w:fldChar w:fldCharType="begin"/>
            </w:r>
            <w:r>
              <w:rPr>
                <w:noProof/>
                <w:webHidden/>
              </w:rPr>
              <w:instrText xml:space="preserve"> PAGEREF _Toc223789536 \h </w:instrText>
            </w:r>
            <w:r>
              <w:rPr>
                <w:noProof/>
                <w:webHidden/>
              </w:rPr>
            </w:r>
            <w:r>
              <w:rPr>
                <w:noProof/>
                <w:webHidden/>
              </w:rPr>
              <w:fldChar w:fldCharType="separate"/>
            </w:r>
            <w:r w:rsidR="003750EA">
              <w:rPr>
                <w:noProof/>
                <w:webHidden/>
              </w:rPr>
              <w:t>102</w:t>
            </w:r>
            <w:r>
              <w:rPr>
                <w:noProof/>
                <w:webHidden/>
              </w:rPr>
              <w:fldChar w:fldCharType="end"/>
            </w:r>
          </w:hyperlink>
        </w:p>
        <w:p w14:paraId="7B38550D" w14:textId="5CB0B414" w:rsidR="003B7499" w:rsidRDefault="003B7499">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3789537" w:history="1">
            <w:r w:rsidRPr="00D941FE">
              <w:rPr>
                <w:rStyle w:val="Hyperlink"/>
                <w:noProof/>
              </w:rPr>
              <w:t>4.3.5</w:t>
            </w:r>
            <w:r>
              <w:rPr>
                <w:rFonts w:asciiTheme="minorHAnsi" w:eastAsiaTheme="minorEastAsia" w:hAnsiTheme="minorHAnsi"/>
                <w:b w:val="0"/>
                <w:noProof/>
                <w:kern w:val="2"/>
                <w:szCs w:val="24"/>
                <w:lang w:eastAsia="pt-BR"/>
                <w14:ligatures w14:val="standardContextual"/>
              </w:rPr>
              <w:tab/>
            </w:r>
            <w:r w:rsidRPr="00D941FE">
              <w:rPr>
                <w:rStyle w:val="Hyperlink"/>
                <w:noProof/>
              </w:rPr>
              <w:t>Baixo custo</w:t>
            </w:r>
            <w:r>
              <w:rPr>
                <w:noProof/>
                <w:webHidden/>
              </w:rPr>
              <w:tab/>
            </w:r>
            <w:r>
              <w:rPr>
                <w:noProof/>
                <w:webHidden/>
              </w:rPr>
              <w:fldChar w:fldCharType="begin"/>
            </w:r>
            <w:r>
              <w:rPr>
                <w:noProof/>
                <w:webHidden/>
              </w:rPr>
              <w:instrText xml:space="preserve"> PAGEREF _Toc223789537 \h </w:instrText>
            </w:r>
            <w:r>
              <w:rPr>
                <w:noProof/>
                <w:webHidden/>
              </w:rPr>
            </w:r>
            <w:r>
              <w:rPr>
                <w:noProof/>
                <w:webHidden/>
              </w:rPr>
              <w:fldChar w:fldCharType="separate"/>
            </w:r>
            <w:r w:rsidR="003750EA">
              <w:rPr>
                <w:noProof/>
                <w:webHidden/>
              </w:rPr>
              <w:t>102</w:t>
            </w:r>
            <w:r>
              <w:rPr>
                <w:noProof/>
                <w:webHidden/>
              </w:rPr>
              <w:fldChar w:fldCharType="end"/>
            </w:r>
          </w:hyperlink>
        </w:p>
        <w:p w14:paraId="3B23DBF1" w14:textId="51CF64CC" w:rsidR="003B7499" w:rsidRDefault="003B7499">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3789538" w:history="1">
            <w:r w:rsidRPr="00D941FE">
              <w:rPr>
                <w:rStyle w:val="Hyperlink"/>
                <w:noProof/>
                <w14:scene3d>
                  <w14:camera w14:prst="orthographicFront"/>
                  <w14:lightRig w14:rig="threePt" w14:dir="t">
                    <w14:rot w14:lat="0" w14:lon="0" w14:rev="0"/>
                  </w14:lightRig>
                </w14:scene3d>
              </w:rPr>
              <w:t>4.4</w:t>
            </w:r>
            <w:r>
              <w:rPr>
                <w:rFonts w:asciiTheme="minorHAnsi" w:eastAsiaTheme="minorEastAsia" w:hAnsiTheme="minorHAnsi"/>
                <w:caps w:val="0"/>
                <w:noProof/>
                <w:kern w:val="2"/>
                <w:szCs w:val="24"/>
                <w:lang w:eastAsia="pt-BR"/>
                <w14:ligatures w14:val="standardContextual"/>
              </w:rPr>
              <w:tab/>
            </w:r>
            <w:r w:rsidRPr="00D941FE">
              <w:rPr>
                <w:rStyle w:val="Hyperlink"/>
                <w:noProof/>
              </w:rPr>
              <w:t>CRÍTICAS E PONTOS A MELHORAR</w:t>
            </w:r>
            <w:r>
              <w:rPr>
                <w:noProof/>
                <w:webHidden/>
              </w:rPr>
              <w:tab/>
            </w:r>
            <w:r>
              <w:rPr>
                <w:noProof/>
                <w:webHidden/>
              </w:rPr>
              <w:fldChar w:fldCharType="begin"/>
            </w:r>
            <w:r>
              <w:rPr>
                <w:noProof/>
                <w:webHidden/>
              </w:rPr>
              <w:instrText xml:space="preserve"> PAGEREF _Toc223789538 \h </w:instrText>
            </w:r>
            <w:r>
              <w:rPr>
                <w:noProof/>
                <w:webHidden/>
              </w:rPr>
            </w:r>
            <w:r>
              <w:rPr>
                <w:noProof/>
                <w:webHidden/>
              </w:rPr>
              <w:fldChar w:fldCharType="separate"/>
            </w:r>
            <w:r w:rsidR="003750EA">
              <w:rPr>
                <w:noProof/>
                <w:webHidden/>
              </w:rPr>
              <w:t>103</w:t>
            </w:r>
            <w:r>
              <w:rPr>
                <w:noProof/>
                <w:webHidden/>
              </w:rPr>
              <w:fldChar w:fldCharType="end"/>
            </w:r>
          </w:hyperlink>
        </w:p>
        <w:p w14:paraId="69B98F14" w14:textId="63E9AEC4" w:rsidR="003B7499" w:rsidRDefault="003B7499">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3789539" w:history="1">
            <w:r w:rsidRPr="00D941FE">
              <w:rPr>
                <w:rStyle w:val="Hyperlink"/>
                <w:noProof/>
              </w:rPr>
              <w:t>4.4.1</w:t>
            </w:r>
            <w:r>
              <w:rPr>
                <w:rFonts w:asciiTheme="minorHAnsi" w:eastAsiaTheme="minorEastAsia" w:hAnsiTheme="minorHAnsi"/>
                <w:b w:val="0"/>
                <w:noProof/>
                <w:kern w:val="2"/>
                <w:szCs w:val="24"/>
                <w:lang w:eastAsia="pt-BR"/>
                <w14:ligatures w14:val="standardContextual"/>
              </w:rPr>
              <w:tab/>
            </w:r>
            <w:r w:rsidRPr="00D941FE">
              <w:rPr>
                <w:rStyle w:val="Hyperlink"/>
                <w:noProof/>
              </w:rPr>
              <w:t>Escopo Geográfico e Requisitos de Dados</w:t>
            </w:r>
            <w:r>
              <w:rPr>
                <w:noProof/>
                <w:webHidden/>
              </w:rPr>
              <w:tab/>
            </w:r>
            <w:r>
              <w:rPr>
                <w:noProof/>
                <w:webHidden/>
              </w:rPr>
              <w:fldChar w:fldCharType="begin"/>
            </w:r>
            <w:r>
              <w:rPr>
                <w:noProof/>
                <w:webHidden/>
              </w:rPr>
              <w:instrText xml:space="preserve"> PAGEREF _Toc223789539 \h </w:instrText>
            </w:r>
            <w:r>
              <w:rPr>
                <w:noProof/>
                <w:webHidden/>
              </w:rPr>
            </w:r>
            <w:r>
              <w:rPr>
                <w:noProof/>
                <w:webHidden/>
              </w:rPr>
              <w:fldChar w:fldCharType="separate"/>
            </w:r>
            <w:r w:rsidR="003750EA">
              <w:rPr>
                <w:noProof/>
                <w:webHidden/>
              </w:rPr>
              <w:t>103</w:t>
            </w:r>
            <w:r>
              <w:rPr>
                <w:noProof/>
                <w:webHidden/>
              </w:rPr>
              <w:fldChar w:fldCharType="end"/>
            </w:r>
          </w:hyperlink>
        </w:p>
        <w:p w14:paraId="0EB2ED00" w14:textId="08F5BD39" w:rsidR="003B7499" w:rsidRDefault="003B7499">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3789540" w:history="1">
            <w:r w:rsidRPr="00D941FE">
              <w:rPr>
                <w:rStyle w:val="Hyperlink"/>
                <w:noProof/>
              </w:rPr>
              <w:t>4.4.2</w:t>
            </w:r>
            <w:r>
              <w:rPr>
                <w:rFonts w:asciiTheme="minorHAnsi" w:eastAsiaTheme="minorEastAsia" w:hAnsiTheme="minorHAnsi"/>
                <w:b w:val="0"/>
                <w:noProof/>
                <w:kern w:val="2"/>
                <w:szCs w:val="24"/>
                <w:lang w:eastAsia="pt-BR"/>
                <w14:ligatures w14:val="standardContextual"/>
              </w:rPr>
              <w:tab/>
            </w:r>
            <w:r w:rsidRPr="00D941FE">
              <w:rPr>
                <w:rStyle w:val="Hyperlink"/>
                <w:noProof/>
              </w:rPr>
              <w:t>Inteligência Artificial</w:t>
            </w:r>
            <w:r>
              <w:rPr>
                <w:noProof/>
                <w:webHidden/>
              </w:rPr>
              <w:tab/>
            </w:r>
            <w:r>
              <w:rPr>
                <w:noProof/>
                <w:webHidden/>
              </w:rPr>
              <w:fldChar w:fldCharType="begin"/>
            </w:r>
            <w:r>
              <w:rPr>
                <w:noProof/>
                <w:webHidden/>
              </w:rPr>
              <w:instrText xml:space="preserve"> PAGEREF _Toc223789540 \h </w:instrText>
            </w:r>
            <w:r>
              <w:rPr>
                <w:noProof/>
                <w:webHidden/>
              </w:rPr>
            </w:r>
            <w:r>
              <w:rPr>
                <w:noProof/>
                <w:webHidden/>
              </w:rPr>
              <w:fldChar w:fldCharType="separate"/>
            </w:r>
            <w:r w:rsidR="003750EA">
              <w:rPr>
                <w:noProof/>
                <w:webHidden/>
              </w:rPr>
              <w:t>103</w:t>
            </w:r>
            <w:r>
              <w:rPr>
                <w:noProof/>
                <w:webHidden/>
              </w:rPr>
              <w:fldChar w:fldCharType="end"/>
            </w:r>
          </w:hyperlink>
        </w:p>
        <w:p w14:paraId="013AE0B6" w14:textId="106B93E8" w:rsidR="003B7499" w:rsidRDefault="003B7499">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3789541" w:history="1">
            <w:r w:rsidRPr="00D941FE">
              <w:rPr>
                <w:rStyle w:val="Hyperlink"/>
                <w:noProof/>
              </w:rPr>
              <w:t>4.4.3</w:t>
            </w:r>
            <w:r>
              <w:rPr>
                <w:rFonts w:asciiTheme="minorHAnsi" w:eastAsiaTheme="minorEastAsia" w:hAnsiTheme="minorHAnsi"/>
                <w:b w:val="0"/>
                <w:noProof/>
                <w:kern w:val="2"/>
                <w:szCs w:val="24"/>
                <w:lang w:eastAsia="pt-BR"/>
                <w14:ligatures w14:val="standardContextual"/>
              </w:rPr>
              <w:tab/>
            </w:r>
            <w:r w:rsidRPr="00D941FE">
              <w:rPr>
                <w:rStyle w:val="Hyperlink"/>
                <w:noProof/>
              </w:rPr>
              <w:t>Geometrias Não Ortogonais e Limitações de Acurácia</w:t>
            </w:r>
            <w:r>
              <w:rPr>
                <w:noProof/>
                <w:webHidden/>
              </w:rPr>
              <w:tab/>
            </w:r>
            <w:r>
              <w:rPr>
                <w:noProof/>
                <w:webHidden/>
              </w:rPr>
              <w:fldChar w:fldCharType="begin"/>
            </w:r>
            <w:r>
              <w:rPr>
                <w:noProof/>
                <w:webHidden/>
              </w:rPr>
              <w:instrText xml:space="preserve"> PAGEREF _Toc223789541 \h </w:instrText>
            </w:r>
            <w:r>
              <w:rPr>
                <w:noProof/>
                <w:webHidden/>
              </w:rPr>
            </w:r>
            <w:r>
              <w:rPr>
                <w:noProof/>
                <w:webHidden/>
              </w:rPr>
              <w:fldChar w:fldCharType="separate"/>
            </w:r>
            <w:r w:rsidR="003750EA">
              <w:rPr>
                <w:noProof/>
                <w:webHidden/>
              </w:rPr>
              <w:t>103</w:t>
            </w:r>
            <w:r>
              <w:rPr>
                <w:noProof/>
                <w:webHidden/>
              </w:rPr>
              <w:fldChar w:fldCharType="end"/>
            </w:r>
          </w:hyperlink>
        </w:p>
        <w:p w14:paraId="4ACB5313" w14:textId="048E0476" w:rsidR="003B7499" w:rsidRDefault="003B7499">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23789542" w:history="1">
            <w:r w:rsidRPr="00D941FE">
              <w:rPr>
                <w:rStyle w:val="Hyperlink"/>
                <w:noProof/>
                <w14:scene3d>
                  <w14:camera w14:prst="orthographicFront"/>
                  <w14:lightRig w14:rig="threePt" w14:dir="t">
                    <w14:rot w14:lat="0" w14:lon="0" w14:rev="0"/>
                  </w14:lightRig>
                </w14:scene3d>
              </w:rPr>
              <w:t>5</w:t>
            </w:r>
            <w:r>
              <w:rPr>
                <w:rFonts w:asciiTheme="minorHAnsi" w:eastAsiaTheme="minorEastAsia" w:hAnsiTheme="minorHAnsi"/>
                <w:b w:val="0"/>
                <w:caps w:val="0"/>
                <w:noProof/>
                <w:kern w:val="2"/>
                <w:szCs w:val="24"/>
                <w:lang w:eastAsia="pt-BR"/>
                <w14:ligatures w14:val="standardContextual"/>
              </w:rPr>
              <w:tab/>
            </w:r>
            <w:r w:rsidRPr="00D941FE">
              <w:rPr>
                <w:rStyle w:val="Hyperlink"/>
                <w:noProof/>
              </w:rPr>
              <w:t>REFERÊNCIAS:</w:t>
            </w:r>
            <w:r>
              <w:rPr>
                <w:noProof/>
                <w:webHidden/>
              </w:rPr>
              <w:tab/>
            </w:r>
            <w:r>
              <w:rPr>
                <w:noProof/>
                <w:webHidden/>
              </w:rPr>
              <w:fldChar w:fldCharType="begin"/>
            </w:r>
            <w:r>
              <w:rPr>
                <w:noProof/>
                <w:webHidden/>
              </w:rPr>
              <w:instrText xml:space="preserve"> PAGEREF _Toc223789542 \h </w:instrText>
            </w:r>
            <w:r>
              <w:rPr>
                <w:noProof/>
                <w:webHidden/>
              </w:rPr>
            </w:r>
            <w:r>
              <w:rPr>
                <w:noProof/>
                <w:webHidden/>
              </w:rPr>
              <w:fldChar w:fldCharType="separate"/>
            </w:r>
            <w:r w:rsidR="003750EA">
              <w:rPr>
                <w:noProof/>
                <w:webHidden/>
              </w:rPr>
              <w:t>105</w:t>
            </w:r>
            <w:r>
              <w:rPr>
                <w:noProof/>
                <w:webHidden/>
              </w:rPr>
              <w:fldChar w:fldCharType="end"/>
            </w:r>
          </w:hyperlink>
        </w:p>
        <w:p w14:paraId="753ED924" w14:textId="61A5EE4F" w:rsidR="003B7499" w:rsidRDefault="003B7499">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23789543" w:history="1">
            <w:r w:rsidRPr="00D941FE">
              <w:rPr>
                <w:rStyle w:val="Hyperlink"/>
                <w:noProof/>
                <w14:scene3d>
                  <w14:camera w14:prst="orthographicFront"/>
                  <w14:lightRig w14:rig="threePt" w14:dir="t">
                    <w14:rot w14:lat="0" w14:lon="0" w14:rev="0"/>
                  </w14:lightRig>
                </w14:scene3d>
              </w:rPr>
              <w:t>6</w:t>
            </w:r>
            <w:r>
              <w:rPr>
                <w:rFonts w:asciiTheme="minorHAnsi" w:eastAsiaTheme="minorEastAsia" w:hAnsiTheme="minorHAnsi"/>
                <w:b w:val="0"/>
                <w:caps w:val="0"/>
                <w:noProof/>
                <w:kern w:val="2"/>
                <w:szCs w:val="24"/>
                <w:lang w:eastAsia="pt-BR"/>
                <w14:ligatures w14:val="standardContextual"/>
              </w:rPr>
              <w:tab/>
            </w:r>
            <w:r w:rsidRPr="00D941FE">
              <w:rPr>
                <w:rStyle w:val="Hyperlink"/>
                <w:noProof/>
              </w:rPr>
              <w:t>ANEXO A – AMOSTRA ARQUIVO CSV DO CNEFE</w:t>
            </w:r>
            <w:r>
              <w:rPr>
                <w:noProof/>
                <w:webHidden/>
              </w:rPr>
              <w:tab/>
            </w:r>
            <w:r>
              <w:rPr>
                <w:noProof/>
                <w:webHidden/>
              </w:rPr>
              <w:fldChar w:fldCharType="begin"/>
            </w:r>
            <w:r>
              <w:rPr>
                <w:noProof/>
                <w:webHidden/>
              </w:rPr>
              <w:instrText xml:space="preserve"> PAGEREF _Toc223789543 \h </w:instrText>
            </w:r>
            <w:r>
              <w:rPr>
                <w:noProof/>
                <w:webHidden/>
              </w:rPr>
            </w:r>
            <w:r>
              <w:rPr>
                <w:noProof/>
                <w:webHidden/>
              </w:rPr>
              <w:fldChar w:fldCharType="separate"/>
            </w:r>
            <w:r w:rsidR="003750EA">
              <w:rPr>
                <w:noProof/>
                <w:webHidden/>
              </w:rPr>
              <w:t>109</w:t>
            </w:r>
            <w:r>
              <w:rPr>
                <w:noProof/>
                <w:webHidden/>
              </w:rPr>
              <w:fldChar w:fldCharType="end"/>
            </w:r>
          </w:hyperlink>
        </w:p>
        <w:p w14:paraId="5C1B4820" w14:textId="071D2C33" w:rsidR="009F4655" w:rsidRDefault="009F4655">
          <w:r>
            <w:rPr>
              <w:b/>
              <w:bCs/>
            </w:rPr>
            <w:fldChar w:fldCharType="end"/>
          </w:r>
        </w:p>
      </w:sdtContent>
    </w:sdt>
    <w:p w14:paraId="05BE3D31" w14:textId="77777777" w:rsidR="00DA5790" w:rsidRPr="009B6CCF" w:rsidRDefault="00DA5790"/>
    <w:p w14:paraId="1EE58E85" w14:textId="276E39F4" w:rsidR="009049D9" w:rsidRDefault="00DA5790" w:rsidP="009B6CCF">
      <w:pPr>
        <w:pStyle w:val="Ttulo1"/>
        <w:numPr>
          <w:ilvl w:val="0"/>
          <w:numId w:val="0"/>
        </w:numPr>
      </w:pPr>
      <w:bookmarkStart w:id="21" w:name="_Toc223789496"/>
      <w:commentRangeStart w:id="22"/>
      <w:r w:rsidRPr="009B6CCF">
        <w:lastRenderedPageBreak/>
        <w:t>Aderência ao Programa</w:t>
      </w:r>
      <w:bookmarkEnd w:id="21"/>
      <w:commentRangeEnd w:id="22"/>
      <w:r w:rsidR="00926561">
        <w:rPr>
          <w:rStyle w:val="Refdecomentrio"/>
          <w:sz w:val="24"/>
          <w:szCs w:val="32"/>
        </w:rPr>
        <w:commentReference w:id="22"/>
      </w:r>
    </w:p>
    <w:p w14:paraId="4640B98F" w14:textId="33F8D6AF" w:rsidR="00613477" w:rsidRDefault="00613477" w:rsidP="00613477">
      <w:r>
        <w:t xml:space="preserve">Esta dissertação apresenta o desenvolvimento de uma metodologia para a espacialização massiva de parcelas da malha urbana, fundamentada estritamente em bases de dados públicas e gratuitas. O trabalho está inserido na área de concentração em Gestão Territorial e na linha de pesquisa de Cadastro Territorial Multifinalitário (CTM) do </w:t>
      </w:r>
      <w:r w:rsidR="005A63FB">
        <w:t>Programa de Pós-Graduação em Engenharia de Transportes e Gestão Territorial da Universidade Federal de Santa Catarina – PPGTG</w:t>
      </w:r>
      <w:r>
        <w:t xml:space="preserve">. No âmbito deste programa, </w:t>
      </w:r>
      <w:r w:rsidR="005739F3">
        <w:t>essa</w:t>
      </w:r>
      <w:r>
        <w:t xml:space="preserve"> linha dedica-se à modernização de sistemas cadastrais, consolidando o modelo tradicional (econômico, físico e jurídico) e projetando um</w:t>
      </w:r>
      <w:r w:rsidR="00D2297A">
        <w:t>a</w:t>
      </w:r>
      <w:r>
        <w:t xml:space="preserve"> </w:t>
      </w:r>
      <w:r w:rsidR="002F1F0F">
        <w:t>visão</w:t>
      </w:r>
      <w:r>
        <w:t xml:space="preserve"> multifinalitári</w:t>
      </w:r>
      <w:r w:rsidR="002F1F0F">
        <w:t>a</w:t>
      </w:r>
      <w:r>
        <w:t xml:space="preserve"> que incorpor</w:t>
      </w:r>
      <w:r w:rsidR="002F1F0F">
        <w:t>a</w:t>
      </w:r>
      <w:r>
        <w:t xml:space="preserve"> cadastros temáticos </w:t>
      </w:r>
      <w:r w:rsidR="00D20BFC">
        <w:t>–</w:t>
      </w:r>
      <w:r>
        <w:t xml:space="preserve"> ambiental, social, de infraestrutura e moradia </w:t>
      </w:r>
      <w:r w:rsidR="00D20BFC">
        <w:t>–,</w:t>
      </w:r>
      <w:r>
        <w:t xml:space="preserve"> visando subsidiar avanços na legislação e na capacitação da gestão municipal.</w:t>
      </w:r>
    </w:p>
    <w:p w14:paraId="02526EEB" w14:textId="77777777" w:rsidR="000F0517" w:rsidRDefault="00613477" w:rsidP="00613477">
      <w:r>
        <w:t xml:space="preserve">A pesquisa foi desenvolvida </w:t>
      </w:r>
      <w:r w:rsidR="00D2297A">
        <w:t>no contexto do</w:t>
      </w:r>
      <w:r>
        <w:t xml:space="preserve"> convênio entre a Receita Federal do Brasil </w:t>
      </w:r>
      <w:r w:rsidR="00D2297A">
        <w:t xml:space="preserve">– </w:t>
      </w:r>
      <w:r>
        <w:t xml:space="preserve">RFB e o Programa de Pós-Graduação em Engenharia de Transportes e Gestão Territorial da Universidade Federal de Santa Catarina </w:t>
      </w:r>
      <w:r w:rsidR="00D2297A">
        <w:t xml:space="preserve">– </w:t>
      </w:r>
      <w:r>
        <w:t xml:space="preserve">UFSC. O foco residiu </w:t>
      </w:r>
      <w:r w:rsidR="000F0517">
        <w:t>no desenvolvimento</w:t>
      </w:r>
      <w:r>
        <w:t xml:space="preserve"> de uma solução integrada para a conversão do cadastro meramente descritivo de prefeituras em dados georreferenciados. Para tanto, utilizou-se a base do Cadastro Nacional de Endereços para Fins Estatísticos (CNEFE) em conjunto com informações colaborativas do OpenStreetMap (OSM), permitindo a espacialização das parcelas urbanas e contribuindo diretamente para os objetivos de modernização cadastral propostos pela referida linha de pesquisa.</w:t>
      </w:r>
    </w:p>
    <w:p w14:paraId="0998FABE" w14:textId="454C7B36" w:rsidR="00884F72" w:rsidRDefault="00884F72" w:rsidP="00613477">
      <w:commentRangeStart w:id="23"/>
      <w:r w:rsidRPr="00884F72">
        <w:t xml:space="preserve">Alinhada à premissa de automação e processamento massivo, destaca-se a dissertação de Silva </w:t>
      </w:r>
      <w:r>
        <w:fldChar w:fldCharType="begin"/>
      </w:r>
      <w:r>
        <w:instrText xml:space="preserve"> ADDIN ZOTERO_ITEM CSL_CITATION {"citationID":"lQ1Zybg8","properties":{"formattedCitation":"(Silva, 2026)","plainCitation":"(Silva, 2026)","noteIndex":0},"citationItems":[{"id":348,"uris":["http://zotero.org/users/15531986/items/QSJ6VN89"],"itemData":{"id":348,"type":"thesis","genre":"Dissertação (Mestrado em Engenharia de Produção)","number-of-pages":"158","publisher":"Universidade Federal de Santa Catarina, Centro Tecnológico","publisher-place":"Florianópolis","title":"Proposta de modelagem para as variáveis de localização empregadas na avaliação em massa de imóveis","author":[{"family":"Silva","given":"Camila","dropping-particle":"da"}],"issued":{"date-parts":[["2026"]]}}}],"schema":"https://github.com/citation-style-language/schema/raw/master/csl-citation.json"} </w:instrText>
      </w:r>
      <w:r>
        <w:fldChar w:fldCharType="separate"/>
      </w:r>
      <w:r w:rsidRPr="005B704B">
        <w:rPr>
          <w:rFonts w:cs="Arial"/>
        </w:rPr>
        <w:t>(2026)</w:t>
      </w:r>
      <w:r>
        <w:fldChar w:fldCharType="end"/>
      </w:r>
      <w:r w:rsidRPr="00884F72">
        <w:t>, intitulada "Proposta de Modelagem para as Variáveis de Localização empregadas na Avaliação em Massa de Imóveis"</w:t>
      </w:r>
      <w:r w:rsidR="00A32BD0">
        <w:t xml:space="preserve">, </w:t>
      </w:r>
      <w:r w:rsidR="00A32BD0" w:rsidRPr="00A32BD0">
        <w:t xml:space="preserve">desenvolvida no âmbito do Programa de Pós-Graduação em Engenharia de Transportes e Gestão Territorial </w:t>
      </w:r>
      <w:r w:rsidR="00A32BD0">
        <w:t xml:space="preserve">– </w:t>
      </w:r>
      <w:r w:rsidR="00A32BD0" w:rsidRPr="00A32BD0">
        <w:t>PPGTG/UFSC</w:t>
      </w:r>
      <w:r w:rsidRPr="00884F72">
        <w:t>. O referido estudo corrobora a centralidade do Cadastro Territorial Multifinalitário (CTM) para a avaliação em larga escala, enfatizando que a geolocalização precisa das unidades imobiliárias constitui um requisito imprescindível para a eficácia dessa metodologia.</w:t>
      </w:r>
      <w:commentRangeEnd w:id="23"/>
      <w:r w:rsidR="00926561">
        <w:rPr>
          <w:rStyle w:val="Refdecomentrio"/>
          <w:sz w:val="24"/>
          <w:szCs w:val="22"/>
        </w:rPr>
        <w:commentReference w:id="23"/>
      </w:r>
    </w:p>
    <w:p w14:paraId="6A209190" w14:textId="124D095D" w:rsidR="006D3D4B" w:rsidRPr="009B6CCF" w:rsidRDefault="004E2F79" w:rsidP="006D3D4B">
      <w:r w:rsidRPr="004E2F79">
        <w:t xml:space="preserve">Dessa forma, evidencia-se a relevância de se conceber mecanismos que automatizem o georreferenciamento das unidades territoriais. Essa automação atua como o alicerce necessário para a transição de cadastros convencionais para </w:t>
      </w:r>
      <w:r w:rsidR="006B6414">
        <w:t>um Cadastro Territorial Multifinalitário – CT</w:t>
      </w:r>
      <w:r w:rsidR="00FB4BA2">
        <w:t>M</w:t>
      </w:r>
      <w:r w:rsidRPr="004E2F79">
        <w:t xml:space="preserve"> minimamente estruturado e espacialmente </w:t>
      </w:r>
      <w:r w:rsidR="00FB4BA2">
        <w:t>confiável</w:t>
      </w:r>
      <w:r w:rsidRPr="004E2F79">
        <w:t>.</w:t>
      </w:r>
    </w:p>
    <w:p w14:paraId="7E7D36B9" w14:textId="190CF888" w:rsidR="006D3D4B" w:rsidRPr="009B6CCF" w:rsidRDefault="006D3D4B" w:rsidP="009B6CCF">
      <w:pPr>
        <w:pStyle w:val="Ttulo1"/>
      </w:pPr>
      <w:bookmarkStart w:id="24" w:name="_Toc223789497"/>
      <w:r w:rsidRPr="009B6CCF">
        <w:lastRenderedPageBreak/>
        <w:t>INTRODUÇÃO</w:t>
      </w:r>
      <w:bookmarkEnd w:id="24"/>
    </w:p>
    <w:p w14:paraId="24A94940" w14:textId="1B6289EC" w:rsidR="006D3D4B" w:rsidRPr="009B6CCF" w:rsidRDefault="006D3D4B" w:rsidP="006D3D4B">
      <w:r w:rsidRPr="009B6CCF">
        <w:t xml:space="preserve">Existem muitas razões para um município fazer </w:t>
      </w:r>
      <w:commentRangeStart w:id="25"/>
      <w:r w:rsidRPr="009B6CCF">
        <w:t>o georreferenciamento das parcelas territoriais</w:t>
      </w:r>
      <w:commentRangeEnd w:id="25"/>
      <w:r w:rsidR="009A0D78" w:rsidRPr="009B6CCF">
        <w:rPr>
          <w:rStyle w:val="Refdecomentrio"/>
          <w:sz w:val="24"/>
          <w:szCs w:val="22"/>
        </w:rPr>
        <w:commentReference w:id="25"/>
      </w:r>
      <w:r w:rsidRPr="009B6CCF">
        <w:t xml:space="preserve">. Essa prática contribui diretamente para o planejamento urbano, ao permitir a identificação precisa do uso e ocupação do solo, e pode melhorar a eficiência da arrecadação tributária. Também favorece a regularização fundiária, oferece suporte à gestão integrada dos serviços públicos e fortalece a segurança jurídica nas transações imobiliárias. Do ponto de vista institucional, o georreferenciamento </w:t>
      </w:r>
      <w:ins w:id="26" w:author="Carlos" w:date="2026-03-13T09:47:00Z">
        <w:r w:rsidR="009A0D78">
          <w:t>da malha fundi</w:t>
        </w:r>
      </w:ins>
      <w:ins w:id="27" w:author="Carlos" w:date="2026-03-13T09:48:00Z">
        <w:r w:rsidR="009A0D78">
          <w:t xml:space="preserve">ária </w:t>
        </w:r>
      </w:ins>
      <w:r w:rsidRPr="009B6CCF">
        <w:t xml:space="preserve">viabiliza uma gestão pública moderna, alinhada a sistemas de informação geográfica, e assegura conformidade com legislações federais, como o Estatuto da Cidade e o Sistema Nacional de Gestão de Informações Territoriais (SINTER). Além disso, é um instrumento fundamental para redução de riscos urbanos, formulação de políticas sociais territoriais e promoção da transparência e participação social. </w:t>
      </w:r>
    </w:p>
    <w:p w14:paraId="0D6BE16A" w14:textId="6D909D0A" w:rsidR="006D3D4B" w:rsidRPr="009B6CCF" w:rsidRDefault="006D3D4B" w:rsidP="006D3D4B">
      <w:r w:rsidRPr="009B6CCF">
        <w:t xml:space="preserve">Apesar das evidentes contribuições oferecidas pela presença de dados georreferenciados no cadastro urbano, em 2019 apenas </w:t>
      </w:r>
      <w:ins w:id="28" w:author="Carlos" w:date="2026-03-13T10:16:00Z">
        <w:r w:rsidR="00BC4BE1">
          <w:t xml:space="preserve">aproximadamente </w:t>
        </w:r>
      </w:ins>
      <w:r w:rsidRPr="009B6CCF">
        <w:t xml:space="preserve">um quinto dos municípios brasileiros (21% ou 1.159 municípios) possuíam uma base cadastral georreferenciada, segundo a Pesquisa de Informações Básicas Municipais – 2019 </w:t>
      </w:r>
      <w:r w:rsidR="006D713C" w:rsidRPr="009B6CCF">
        <w:fldChar w:fldCharType="begin"/>
      </w:r>
      <w:r w:rsidR="004975CD" w:rsidRPr="009B6CCF">
        <w:instrText xml:space="preserve"> ADDIN ZOTERO_ITEM CSL_CITATION {"citationID":"PjhUbnU3","properties":{"formattedCitation":"(IBGE, 2019)","plainCitation":"(IBGE, 2019)","noteIndex":0},"citationItems":[{"id":223,"uris":["http://zotero.org/users/15531986/items/J334I7ZG"],"itemData":{"id":223,"type":"webpage","title":"MUNIC 2019","title-short":"MUNIC","URL":"https://ftp.ibge.gov.br/Perfil_Municipios/2019/Base_de_Dados/","author":[{"family":"IBGE","given":""}],"accessed":{"date-parts":[["2025",7,19]]},"issued":{"date-parts":[["2019"]]}}}],"schema":"https://github.com/citation-style-language/schema/raw/master/csl-citation.json"} </w:instrText>
      </w:r>
      <w:r w:rsidR="006D713C" w:rsidRPr="009B6CCF">
        <w:fldChar w:fldCharType="separate"/>
      </w:r>
      <w:r w:rsidR="006D713C" w:rsidRPr="009B6CCF">
        <w:rPr>
          <w:rFonts w:cs="Arial"/>
        </w:rPr>
        <w:t>(IBGE, 2019)</w:t>
      </w:r>
      <w:r w:rsidR="006D713C" w:rsidRPr="009B6CCF">
        <w:fldChar w:fldCharType="end"/>
      </w:r>
      <w:r w:rsidR="006D713C" w:rsidRPr="009B6CCF">
        <w:t>.</w:t>
      </w:r>
    </w:p>
    <w:p w14:paraId="7EB345B8" w14:textId="77777777" w:rsidR="006D3D4B" w:rsidRPr="009B6CCF" w:rsidRDefault="006D3D4B" w:rsidP="006D3D4B">
      <w:r w:rsidRPr="009B6CCF">
        <w:t xml:space="preserve">Essa mesma pesquisa mostrou que 59% dos municípios se limitavam a coletar informações descritivas necessárias ao cumprimento da legislação e à cobrança de tributos, sem o apoio de sistemas automatizados. Havia, ainda, municípios que não utilizavam nenhum tipo de automatização. </w:t>
      </w:r>
    </w:p>
    <w:p w14:paraId="3E86961C" w14:textId="044FC3BF" w:rsidR="006D3D4B" w:rsidRPr="009B6CCF" w:rsidRDefault="006D3D4B" w:rsidP="006D3D4B">
      <w:r w:rsidRPr="009B6CCF">
        <w:t>Diante de índices tão reduzidos de georreferenciamento</w:t>
      </w:r>
      <w:ins w:id="29" w:author="Carlos" w:date="2026-03-13T10:17:00Z">
        <w:r w:rsidR="00BC4BE1">
          <w:t xml:space="preserve"> das malhas fundiárias</w:t>
        </w:r>
      </w:ins>
      <w:r w:rsidRPr="009B6CCF">
        <w:t xml:space="preserve">, independentemente das razões que expliquem essa lacuna nos cadastros municipais, urge buscar alternativas que viabilizem a espacialização em larga escala da malha fundiária urbana, bem como a produção e atualização do mapeamento cadastral municipal. </w:t>
      </w:r>
    </w:p>
    <w:p w14:paraId="4C398A29" w14:textId="77777777" w:rsidR="006D3D4B" w:rsidRPr="009B6CCF" w:rsidRDefault="006D3D4B" w:rsidP="006D3D4B">
      <w:r w:rsidRPr="009B6CCF">
        <w:t>Uma das estratégias mais eficazes para acelerar esse processo de espacialização consiste no aproveitamento de bases de dados já georreferenciadas e na busca por métodos de integração com os cadastros urbanos municipais, ainda que a precisão obtida inicialmente não seja a ideal.</w:t>
      </w:r>
    </w:p>
    <w:p w14:paraId="56762681" w14:textId="16D35D7E" w:rsidR="006D3D4B" w:rsidRPr="009B6CCF" w:rsidRDefault="006D3D4B" w:rsidP="006D3D4B">
      <w:r w:rsidRPr="009B6CCF">
        <w:t xml:space="preserve">No Brasil, por exemplo, o Cadastro Nacional de Endereços para Fins Estatísticos (CNEFE), iniciativa do IBGE voltada à coleta e organização de informações de endereços para fins censitários do IBGE (Instituto Brasileiro de </w:t>
      </w:r>
      <w:r w:rsidRPr="009B6CCF">
        <w:lastRenderedPageBreak/>
        <w:t xml:space="preserve">Geografia e Estatística) </w:t>
      </w:r>
      <w:r w:rsidR="006D713C" w:rsidRPr="009B6CCF">
        <w:fldChar w:fldCharType="begin"/>
      </w:r>
      <w:r w:rsidR="004975CD" w:rsidRPr="009B6CCF">
        <w:instrText xml:space="preserve"> ADDIN ZOTERO_ITEM CSL_CITATION {"citationID":"Qf2rhwYs","properties":{"formattedCitation":"(IBGE, 2025a)","plainCitation":"(IBGE, 2025a)","noteIndex":0},"citationItems":[{"id":213,"uris":["http://zotero.org/users/15531986/items/JJKDRNNA"],"itemData":{"id":213,"type":"webpage","container-title":"IBGE","title":"Cadastro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006D713C" w:rsidRPr="009B6CCF">
        <w:fldChar w:fldCharType="separate"/>
      </w:r>
      <w:r w:rsidR="000974F0" w:rsidRPr="009B6CCF">
        <w:rPr>
          <w:rFonts w:cs="Arial"/>
        </w:rPr>
        <w:t>(IBGE, 2025a)</w:t>
      </w:r>
      <w:r w:rsidR="006D713C" w:rsidRPr="009B6CCF">
        <w:fldChar w:fldCharType="end"/>
      </w:r>
      <w:r w:rsidRPr="009B6CCF">
        <w:t xml:space="preserve">, apresenta-se como uma alternativa relevante para ser utilizada em conjunto com o mapeamento cadastral e outras geotecnologias na gestão urbana dos municípios brasileiros. </w:t>
      </w:r>
    </w:p>
    <w:p w14:paraId="56DA7D37" w14:textId="349D5659" w:rsidR="00E05D45" w:rsidRDefault="006D3D4B" w:rsidP="006D3D4B">
      <w:r w:rsidRPr="009B6CCF">
        <w:t xml:space="preserve">Este trabalho propõe uma metodologia </w:t>
      </w:r>
      <w:ins w:id="30" w:author="Carlos" w:date="2026-03-13T10:19:00Z">
        <w:r w:rsidR="00BC4BE1">
          <w:t xml:space="preserve">seguindo uma abordagem </w:t>
        </w:r>
      </w:ins>
      <w:r w:rsidRPr="00BC4BE1">
        <w:rPr>
          <w:i/>
          <w:rPrChange w:id="31" w:author="Carlos" w:date="2026-03-13T10:20:00Z">
            <w:rPr/>
          </w:rPrChange>
        </w:rPr>
        <w:t>Fit-For-Purpose Land Administration</w:t>
      </w:r>
      <w:r w:rsidRPr="009B6CCF">
        <w:t xml:space="preserve"> </w:t>
      </w:r>
      <w:commentRangeStart w:id="32"/>
      <w:r w:rsidR="00666CF2" w:rsidRPr="009B6CCF">
        <w:fldChar w:fldCharType="begin"/>
      </w:r>
      <w:r w:rsidR="004975CD" w:rsidRPr="009B6CCF">
        <w:instrText xml:space="preserve"> ADDIN ZOTERO_ITEM CSL_CITATION {"citationID":"Xd4rSd9E","properties":{"formattedCitation":"(Enemark; McLaren; Lemmen, 2021)","plainCitation":"(Enemark; McLaren; Lemmen, 2021)","noteIndex":0},"citationItems":[{"id":54,"uris":["http://zotero.org/users/15531986/items/NE3IWC7C"],"itemData":{"id":54,"type":"article-journal","abstract":"This Special Issue provides an insight, collated from 26 articles, focusing on various aspects of the Fit-for-Purpose Land Administration (FFPLA) concept and its application [...]","container-title":"Land","DOI":"10.3390/land10090972","ISSN":"2073-445X","issue":"9","journalAbbreviation":"Land","language":"en","license":"https://creativecommons.org/licenses/by/4.0/","page":"972","source":"DOI.org (Crossref)","title":"Fit-for-Purpose Land Administration—Providing Secure Land Rights at Scale","volume":"10","author":[{"family":"Enemark","given":"Stig"},{"family":"McLaren","given":"Robin"},{"family":"Lemmen","given":"Christiaan"}],"issued":{"date-parts":[["2021",9,15]]}}}],"schema":"https://github.com/citation-style-language/schema/raw/master/csl-citation.json"} </w:instrText>
      </w:r>
      <w:r w:rsidR="00666CF2" w:rsidRPr="009B6CCF">
        <w:fldChar w:fldCharType="separate"/>
      </w:r>
      <w:r w:rsidR="00666CF2" w:rsidRPr="009B6CCF">
        <w:rPr>
          <w:rFonts w:cs="Arial"/>
        </w:rPr>
        <w:t>(Enemark; McLaren; Lemmen, 2021)</w:t>
      </w:r>
      <w:r w:rsidR="00666CF2" w:rsidRPr="009B6CCF">
        <w:fldChar w:fldCharType="end"/>
      </w:r>
      <w:commentRangeEnd w:id="32"/>
      <w:r w:rsidR="00BC4BE1" w:rsidRPr="009B6CCF">
        <w:rPr>
          <w:rStyle w:val="Refdecomentrio"/>
          <w:sz w:val="24"/>
          <w:szCs w:val="22"/>
        </w:rPr>
        <w:commentReference w:id="32"/>
      </w:r>
      <w:r w:rsidR="00F20A6A" w:rsidRPr="009B6CCF">
        <w:t xml:space="preserve"> </w:t>
      </w:r>
      <w:r w:rsidRPr="009B6CCF">
        <w:t xml:space="preserve">para a espacialização em larga escala de parcelas da malha urbana, fundamentada </w:t>
      </w:r>
      <w:r w:rsidR="004C6FFB">
        <w:t xml:space="preserve">em </w:t>
      </w:r>
      <w:r w:rsidRPr="009B6CCF">
        <w:t xml:space="preserve">bases de dados públicas e gratuitas: o </w:t>
      </w:r>
      <w:r w:rsidR="001170F9" w:rsidRPr="009B6CCF">
        <w:t xml:space="preserve">Cadastro Nacional de Endereços para Fins Estatísticos </w:t>
      </w:r>
      <w:r w:rsidR="001170F9">
        <w:t>(</w:t>
      </w:r>
      <w:r w:rsidRPr="009B6CCF">
        <w:t>CNEFE/IBGE</w:t>
      </w:r>
      <w:r w:rsidR="001170F9">
        <w:t>),</w:t>
      </w:r>
      <w:r w:rsidRPr="009B6CCF">
        <w:t xml:space="preserve"> o </w:t>
      </w:r>
      <w:commentRangeStart w:id="33"/>
      <w:r w:rsidR="00543932" w:rsidRPr="009B6CCF">
        <w:t>C</w:t>
      </w:r>
      <w:r w:rsidRPr="009B6CCF">
        <w:t xml:space="preserve">adastro </w:t>
      </w:r>
      <w:r w:rsidR="00543932" w:rsidRPr="009B6CCF">
        <w:t>T</w:t>
      </w:r>
      <w:r w:rsidRPr="009B6CCF">
        <w:t xml:space="preserve">erritorial </w:t>
      </w:r>
      <w:r w:rsidR="00543932" w:rsidRPr="009B6CCF">
        <w:t>U</w:t>
      </w:r>
      <w:r w:rsidRPr="009B6CCF">
        <w:t xml:space="preserve">rbano </w:t>
      </w:r>
      <w:r w:rsidR="00A82C38">
        <w:t>(CTU/CIATA)</w:t>
      </w:r>
      <w:commentRangeEnd w:id="33"/>
      <w:r w:rsidR="00BC4BE1">
        <w:rPr>
          <w:rStyle w:val="Refdecomentrio"/>
          <w:sz w:val="24"/>
          <w:szCs w:val="22"/>
        </w:rPr>
        <w:commentReference w:id="33"/>
      </w:r>
      <w:r w:rsidR="00A82C38">
        <w:t xml:space="preserve"> </w:t>
      </w:r>
      <w:r w:rsidR="00543932" w:rsidRPr="009B6CCF">
        <w:t>dos municípios</w:t>
      </w:r>
      <w:r w:rsidR="00A82C38">
        <w:t xml:space="preserve"> e o OpenStreetMap (OSM)</w:t>
      </w:r>
      <w:r w:rsidRPr="009B6CCF">
        <w:t>.</w:t>
      </w:r>
    </w:p>
    <w:p w14:paraId="0BF7F509" w14:textId="77777777" w:rsidR="007C3C6C" w:rsidRDefault="007C3C6C" w:rsidP="006D3D4B"/>
    <w:p w14:paraId="0DAFF404" w14:textId="57223866" w:rsidR="006D3D4B" w:rsidRPr="00490277" w:rsidRDefault="00A95FAF" w:rsidP="00E05D45">
      <w:pPr>
        <w:pStyle w:val="Ttulo2"/>
        <w:rPr>
          <w:strike/>
          <w:rPrChange w:id="34" w:author="Carlos" w:date="2026-03-13T10:35:00Z">
            <w:rPr/>
          </w:rPrChange>
        </w:rPr>
      </w:pPr>
      <w:bookmarkStart w:id="35" w:name="_Toc223789498"/>
      <w:r w:rsidRPr="00490277">
        <w:rPr>
          <w:strike/>
          <w:rPrChange w:id="36" w:author="Carlos" w:date="2026-03-13T10:35:00Z">
            <w:rPr/>
          </w:rPrChange>
        </w:rPr>
        <w:t>PROBLEMA DE PESQUISA</w:t>
      </w:r>
      <w:bookmarkEnd w:id="35"/>
    </w:p>
    <w:p w14:paraId="74DDC3AF" w14:textId="266FD77F" w:rsidR="00E05D45" w:rsidRDefault="00490277" w:rsidP="00E05D45">
      <w:ins w:id="37" w:author="Carlos" w:date="2026-03-13T10:44:00Z">
        <w:r>
          <w:t>Diante deste contexto propõe-se a seguinte quest</w:t>
        </w:r>
      </w:ins>
      <w:ins w:id="38" w:author="Carlos" w:date="2026-03-13T10:45:00Z">
        <w:r>
          <w:t>ão de pesquisa:</w:t>
        </w:r>
      </w:ins>
      <w:ins w:id="39" w:author="Carlos" w:date="2026-03-13T10:44:00Z">
        <w:r>
          <w:t xml:space="preserve"> </w:t>
        </w:r>
      </w:ins>
      <w:ins w:id="40" w:author="Carlos" w:date="2026-03-13T10:45:00Z">
        <w:r>
          <w:t>“</w:t>
        </w:r>
      </w:ins>
      <w:del w:id="41" w:author="Carlos" w:date="2026-03-13T13:24:00Z">
        <w:r w:rsidR="00CF4A6B" w:rsidRPr="00490277" w:rsidDel="006E0A15">
          <w:rPr>
            <w:i/>
            <w:rPrChange w:id="42" w:author="Carlos" w:date="2026-03-13T10:45:00Z">
              <w:rPr/>
            </w:rPrChange>
          </w:rPr>
          <w:delText xml:space="preserve">Como viabilizar a estruturação de uma base cartográfica </w:delText>
        </w:r>
        <w:r w:rsidR="005510F5" w:rsidRPr="00490277" w:rsidDel="006E0A15">
          <w:rPr>
            <w:i/>
            <w:rPrChange w:id="43" w:author="Carlos" w:date="2026-03-13T10:45:00Z">
              <w:rPr/>
            </w:rPrChange>
          </w:rPr>
          <w:delText>confiável</w:delText>
        </w:r>
        <w:r w:rsidR="00CF4A6B" w:rsidRPr="00490277" w:rsidDel="006E0A15">
          <w:rPr>
            <w:i/>
            <w:rPrChange w:id="44" w:author="Carlos" w:date="2026-03-13T10:45:00Z">
              <w:rPr/>
            </w:rPrChange>
          </w:rPr>
          <w:delText xml:space="preserve"> em municípios de pequeno porte que </w:delText>
        </w:r>
      </w:del>
      <w:del w:id="45" w:author="Carlos" w:date="2026-03-13T10:45:00Z">
        <w:r w:rsidR="00CF4A6B" w:rsidRPr="00490277" w:rsidDel="00490277">
          <w:rPr>
            <w:i/>
            <w:rPrChange w:id="46" w:author="Carlos" w:date="2026-03-13T10:45:00Z">
              <w:rPr/>
            </w:rPrChange>
          </w:rPr>
          <w:delText xml:space="preserve">dependem </w:delText>
        </w:r>
      </w:del>
      <w:del w:id="47" w:author="Carlos" w:date="2026-03-13T13:24:00Z">
        <w:r w:rsidR="00CF4A6B" w:rsidRPr="00490277" w:rsidDel="006E0A15">
          <w:rPr>
            <w:i/>
            <w:rPrChange w:id="48" w:author="Carlos" w:date="2026-03-13T10:45:00Z">
              <w:rPr/>
            </w:rPrChange>
          </w:rPr>
          <w:delText>de cadastros analógicos, superando as barreiras financeiras e técnicas dos métodos convencionais de levantamento?</w:delText>
        </w:r>
      </w:del>
      <w:ins w:id="49" w:author="Carlos" w:date="2026-03-13T13:24:00Z">
        <w:r w:rsidR="006E0A15">
          <w:rPr>
            <w:i/>
          </w:rPr>
          <w:t xml:space="preserve"> </w:t>
        </w:r>
      </w:ins>
      <w:ins w:id="50" w:author="Carlos" w:date="2026-03-13T10:45:00Z">
        <w:r>
          <w:t>”</w:t>
        </w:r>
      </w:ins>
    </w:p>
    <w:p w14:paraId="43A2F0AF" w14:textId="77777777" w:rsidR="00E226EA" w:rsidRDefault="00E226EA" w:rsidP="00E05D45"/>
    <w:p w14:paraId="40C20D63" w14:textId="2524E863" w:rsidR="00E05D45" w:rsidRDefault="00803AE5" w:rsidP="00803AE5">
      <w:pPr>
        <w:pStyle w:val="Ttulo2"/>
      </w:pPr>
      <w:bookmarkStart w:id="51" w:name="_Toc223789499"/>
      <w:r w:rsidRPr="00803AE5">
        <w:t>OBJETIVOS</w:t>
      </w:r>
      <w:bookmarkEnd w:id="51"/>
    </w:p>
    <w:p w14:paraId="6B3CFCF9" w14:textId="734F92AB" w:rsidR="004A0566" w:rsidRPr="004A0566" w:rsidRDefault="004A0566" w:rsidP="00F23D97">
      <w:pPr>
        <w:pStyle w:val="Ttulo3"/>
        <w:numPr>
          <w:ilvl w:val="0"/>
          <w:numId w:val="0"/>
        </w:numPr>
        <w:ind w:firstLine="851"/>
      </w:pPr>
      <w:r>
        <w:t>OBJETIVO GERAL</w:t>
      </w:r>
    </w:p>
    <w:p w14:paraId="4A6E5A69" w14:textId="11D784DC" w:rsidR="00A7322B" w:rsidRDefault="008E7C7B" w:rsidP="006D3D4B">
      <w:r w:rsidRPr="008E7C7B">
        <w:t xml:space="preserve">Desenvolver e validar uma metodologia de georreferenciamento automatizado de alta </w:t>
      </w:r>
      <w:r>
        <w:t>aplicabilidade</w:t>
      </w:r>
      <w:r w:rsidR="005510F5">
        <w:t xml:space="preserve"> e</w:t>
      </w:r>
      <w:r w:rsidRPr="008E7C7B">
        <w:t xml:space="preserve"> baixo custo operacional, fundamentada em bases de dados públicas, visando a obtenção de acurácia posicional compatível </w:t>
      </w:r>
      <w:r w:rsidR="00A93F16">
        <w:t>com os</w:t>
      </w:r>
      <w:r w:rsidRPr="008E7C7B">
        <w:t xml:space="preserve"> padrões técnicos exigidos para o planejamento municipal</w:t>
      </w:r>
      <w:r w:rsidR="00A606BE">
        <w:t>.</w:t>
      </w:r>
    </w:p>
    <w:p w14:paraId="504C3D0B" w14:textId="04335298" w:rsidR="003A31D6" w:rsidRDefault="003A31D6" w:rsidP="00D66C68">
      <w:pPr>
        <w:pStyle w:val="Ttulo3"/>
        <w:numPr>
          <w:ilvl w:val="0"/>
          <w:numId w:val="0"/>
        </w:numPr>
        <w:ind w:firstLine="851"/>
      </w:pPr>
      <w:r>
        <w:t>OBJETIVOS ESPECÍFICOS</w:t>
      </w:r>
    </w:p>
    <w:p w14:paraId="6D0F2A41" w14:textId="16DAED9F" w:rsidR="00D66C68" w:rsidRDefault="00D66C68">
      <w:pPr>
        <w:pStyle w:val="PargrafodaLista"/>
        <w:numPr>
          <w:ilvl w:val="0"/>
          <w:numId w:val="26"/>
        </w:numPr>
        <w:pPrChange w:id="52" w:author="Carlos" w:date="2026-03-13T15:21:00Z">
          <w:pPr>
            <w:pStyle w:val="PargrafodaLista"/>
            <w:numPr>
              <w:numId w:val="27"/>
            </w:numPr>
            <w:tabs>
              <w:tab w:val="num" w:pos="360"/>
              <w:tab w:val="num" w:pos="720"/>
            </w:tabs>
            <w:ind w:hanging="720"/>
          </w:pPr>
        </w:pPrChange>
      </w:pPr>
      <w:r>
        <w:t xml:space="preserve">Desenvolver e implementar um fluxo de trabalho automatizado para a integração de dados alfanuméricos provenientes do </w:t>
      </w:r>
      <w:r w:rsidR="00C236F1">
        <w:t>cadastro municipa</w:t>
      </w:r>
      <w:r w:rsidR="00F155C6">
        <w:t>l</w:t>
      </w:r>
      <w:r w:rsidR="00C236F1">
        <w:t xml:space="preserve"> </w:t>
      </w:r>
      <w:r>
        <w:t xml:space="preserve">com as bases geográficas </w:t>
      </w:r>
      <w:r w:rsidR="00471918">
        <w:t xml:space="preserve">do CNEFE e </w:t>
      </w:r>
      <w:r w:rsidR="00D31A49">
        <w:t>d</w:t>
      </w:r>
      <w:r>
        <w:t xml:space="preserve">o </w:t>
      </w:r>
      <w:r w:rsidRPr="00923947">
        <w:rPr>
          <w:i/>
          <w:iCs/>
        </w:rPr>
        <w:t>OpenStreetMap</w:t>
      </w:r>
      <w:r>
        <w:t>, visando a extração e orientação espacial de faces e quadras urbanas.</w:t>
      </w:r>
    </w:p>
    <w:p w14:paraId="77C37092" w14:textId="77777777" w:rsidR="00D66C68" w:rsidRDefault="00D66C68">
      <w:pPr>
        <w:pStyle w:val="PargrafodaLista"/>
        <w:numPr>
          <w:ilvl w:val="0"/>
          <w:numId w:val="26"/>
        </w:numPr>
        <w:pPrChange w:id="53" w:author="Carlos" w:date="2026-03-13T15:21:00Z">
          <w:pPr>
            <w:pStyle w:val="PargrafodaLista"/>
            <w:numPr>
              <w:numId w:val="27"/>
            </w:numPr>
            <w:tabs>
              <w:tab w:val="num" w:pos="360"/>
              <w:tab w:val="num" w:pos="720"/>
            </w:tabs>
            <w:ind w:hanging="720"/>
          </w:pPr>
        </w:pPrChange>
      </w:pPr>
      <w:r>
        <w:t>Avaliar a acurácia posicional do método proposto por meio de testes estatísticos de tendência e precisão, confrontando os resultados gerados com coordenadas de referência para verificar o enquadramento no Padrão de Exatidão Cartográfica para Produtos Cartográficos Digitais (PEC-PCD).</w:t>
      </w:r>
    </w:p>
    <w:p w14:paraId="1866D558" w14:textId="5024E35E" w:rsidR="00F23D97" w:rsidRPr="00F23D97" w:rsidRDefault="00D66C68">
      <w:pPr>
        <w:pStyle w:val="PargrafodaLista"/>
        <w:numPr>
          <w:ilvl w:val="0"/>
          <w:numId w:val="26"/>
        </w:numPr>
        <w:pPrChange w:id="54" w:author="Carlos" w:date="2026-03-13T15:21:00Z">
          <w:pPr>
            <w:pStyle w:val="PargrafodaLista"/>
            <w:numPr>
              <w:numId w:val="27"/>
            </w:numPr>
            <w:tabs>
              <w:tab w:val="num" w:pos="360"/>
              <w:tab w:val="num" w:pos="720"/>
            </w:tabs>
            <w:ind w:hanging="720"/>
          </w:pPr>
        </w:pPrChange>
      </w:pPr>
      <w:r>
        <w:lastRenderedPageBreak/>
        <w:t>Analisar a viabilidade técnica e econ</w:t>
      </w:r>
      <w:r w:rsidR="00923947">
        <w:t>ô</w:t>
      </w:r>
      <w:r>
        <w:t>mica da metodologia como alternativa para a atualização cadastral em municípios de pequeno e médio porte, comparando a eficiência do processamento massivo automatizado em relação aos métodos de levantamento topográfico convencionais.</w:t>
      </w:r>
    </w:p>
    <w:p w14:paraId="3230E611" w14:textId="4D369D3D" w:rsidR="006D3D4B" w:rsidRPr="009B6CCF" w:rsidRDefault="006D3D4B" w:rsidP="009B6CCF">
      <w:pPr>
        <w:pStyle w:val="Ttulo1"/>
      </w:pPr>
      <w:bookmarkStart w:id="55" w:name="_Toc223789500"/>
      <w:commentRangeStart w:id="56"/>
      <w:r w:rsidRPr="009B6CCF">
        <w:lastRenderedPageBreak/>
        <w:t>REFERENCIAL TEÓRICO</w:t>
      </w:r>
      <w:bookmarkEnd w:id="55"/>
      <w:commentRangeEnd w:id="56"/>
      <w:r w:rsidR="00B5218E" w:rsidRPr="009B6CCF">
        <w:rPr>
          <w:rStyle w:val="Refdecomentrio"/>
          <w:sz w:val="24"/>
          <w:szCs w:val="32"/>
        </w:rPr>
        <w:commentReference w:id="56"/>
      </w:r>
    </w:p>
    <w:p w14:paraId="67F16208" w14:textId="7A9FFD5C" w:rsidR="009018C7" w:rsidRPr="009B6CCF" w:rsidRDefault="006D3D4B" w:rsidP="006D3D4B">
      <w:r w:rsidRPr="009B6CCF">
        <w:t xml:space="preserve">O presente trabalho </w:t>
      </w:r>
      <w:r w:rsidR="00A44E81" w:rsidRPr="009B6CCF">
        <w:t xml:space="preserve">se </w:t>
      </w:r>
      <w:r w:rsidRPr="009B6CCF">
        <w:t>insere</w:t>
      </w:r>
      <w:r w:rsidR="00A44E81" w:rsidRPr="009B6CCF">
        <w:t xml:space="preserve"> </w:t>
      </w:r>
      <w:r w:rsidRPr="009B6CCF">
        <w:t xml:space="preserve">no campo da gestão territorial urbana, com ênfase na espacialização de parcelas, e </w:t>
      </w:r>
      <w:r w:rsidR="005E0968" w:rsidRPr="009B6CCF">
        <w:t>propõe</w:t>
      </w:r>
      <w:r w:rsidRPr="009B6CCF">
        <w:t xml:space="preserve"> ressignificar os cadastros urbanos por meio da </w:t>
      </w:r>
      <w:commentRangeStart w:id="57"/>
      <w:r w:rsidR="006370AE" w:rsidRPr="009B6CCF">
        <w:t>integração</w:t>
      </w:r>
      <w:r w:rsidRPr="009B6CCF">
        <w:t xml:space="preserve"> </w:t>
      </w:r>
      <w:r w:rsidR="006370AE" w:rsidRPr="009B6CCF">
        <w:t>de dados georreferenciado</w:t>
      </w:r>
      <w:r w:rsidR="009018C7" w:rsidRPr="009B6CCF">
        <w:t>s</w:t>
      </w:r>
      <w:commentRangeEnd w:id="57"/>
      <w:r w:rsidR="00B5218E" w:rsidRPr="009B6CCF">
        <w:rPr>
          <w:rStyle w:val="Refdecomentrio"/>
          <w:sz w:val="24"/>
          <w:szCs w:val="22"/>
        </w:rPr>
        <w:commentReference w:id="57"/>
      </w:r>
      <w:r w:rsidR="009018C7" w:rsidRPr="009B6CCF">
        <w:t xml:space="preserve">. </w:t>
      </w:r>
      <w:commentRangeStart w:id="58"/>
      <w:r w:rsidR="009018C7" w:rsidRPr="009B6CCF">
        <w:t xml:space="preserve">A </w:t>
      </w:r>
      <w:r w:rsidRPr="009B6CCF">
        <w:t xml:space="preserve">abordagem </w:t>
      </w:r>
      <w:r w:rsidR="009018C7" w:rsidRPr="009B6CCF">
        <w:t>fundamenta-se na utilização exclusiva de bases de dados alfanuméricas de acesso público e gratuito, notadamente o Cadastro Nacional de Endereços para Fins Estatísticos (CNEFE) e o OpenStreetMap</w:t>
      </w:r>
      <w:commentRangeEnd w:id="58"/>
      <w:r w:rsidR="00B5218E" w:rsidRPr="009B6CCF">
        <w:rPr>
          <w:rStyle w:val="Refdecomentrio"/>
          <w:sz w:val="24"/>
          <w:szCs w:val="22"/>
        </w:rPr>
        <w:commentReference w:id="58"/>
      </w:r>
      <w:r w:rsidR="009018C7" w:rsidRPr="009B6CCF">
        <w:t>.</w:t>
      </w:r>
    </w:p>
    <w:p w14:paraId="1663B8BA" w14:textId="63E3CA19" w:rsidR="00134045" w:rsidRPr="009B6CCF" w:rsidRDefault="00134045" w:rsidP="006D3D4B">
      <w:r w:rsidRPr="009B6CCF">
        <w:t xml:space="preserve">Embora a literatura técnica apresente contribuições relevantes - notadamente nos trabalhos de </w:t>
      </w:r>
      <w:commentRangeStart w:id="59"/>
      <w:r w:rsidRPr="009B6CCF">
        <w:t xml:space="preserve">Silva e Philips (2009), Arruda e Sá (2006) e Farias et al. (2024) </w:t>
      </w:r>
      <w:commentRangeEnd w:id="59"/>
      <w:r w:rsidR="00B5218E" w:rsidRPr="009B6CCF">
        <w:rPr>
          <w:rStyle w:val="Refdecomentrio"/>
          <w:sz w:val="24"/>
          <w:szCs w:val="22"/>
        </w:rPr>
        <w:commentReference w:id="59"/>
      </w:r>
      <w:r w:rsidRPr="009B6CCF">
        <w:t xml:space="preserve">- </w:t>
      </w:r>
      <w:r w:rsidR="008C4412" w:rsidRPr="009B6CCF">
        <w:t>observa-se uma lacuna em estratégias que otimizem a eficiência da espacialização cadastral em larga escala. Especificamente, carece-se de abordagens voltadas ao aproveitamento de bases georreferenciadas legadas e à interoperabilidade com cadastros municipais, priorizando a viabilidade metodológica e a celeridade processual em detrimento de uma precisão posicional ideal imediata.</w:t>
      </w:r>
    </w:p>
    <w:p w14:paraId="51D17398" w14:textId="46FF33B0" w:rsidR="006D3D4B" w:rsidRPr="009B6CCF" w:rsidRDefault="006D3D4B" w:rsidP="006D3D4B">
      <w:r w:rsidRPr="009B6CCF">
        <w:t xml:space="preserve">A metodologia ora apresentada foi denominada </w:t>
      </w:r>
      <w:r w:rsidRPr="009B6CCF">
        <w:rPr>
          <w:i/>
          <w:iCs/>
        </w:rPr>
        <w:t>SuperCIATA</w:t>
      </w:r>
      <w:r w:rsidRPr="009B6CCF">
        <w:t>, em alusão ao Projeto CIATA (Convênio de Incentivo ao Aperfeiçoamento Técnico-Administrativo de Municípios), desenvolvido no Brasil na década de 1970, considerado “...</w:t>
      </w:r>
      <w:commentRangeStart w:id="60"/>
      <w:r w:rsidRPr="00B5218E">
        <w:rPr>
          <w:i/>
          <w:rPrChange w:id="61" w:author="Carlos" w:date="2026-03-18T08:32:00Z">
            <w:rPr/>
          </w:rPrChange>
        </w:rPr>
        <w:t>a primeira iniciativa formal de estruturação metodológica do cadastro urbano pelo governo federal, iniciativa que balizou a estruturação e implementação do cadastro imobiliário na maioria dos municípios brasileiros</w:t>
      </w:r>
      <w:commentRangeEnd w:id="60"/>
      <w:r w:rsidR="00B5218E" w:rsidRPr="009B6CCF">
        <w:rPr>
          <w:rStyle w:val="Refdecomentrio"/>
          <w:sz w:val="24"/>
          <w:szCs w:val="22"/>
        </w:rPr>
        <w:commentReference w:id="60"/>
      </w:r>
      <w:r w:rsidRPr="009B6CCF">
        <w:t xml:space="preserve">” </w:t>
      </w:r>
      <w:r w:rsidR="00C433E7" w:rsidRPr="009B6CCF">
        <w:fldChar w:fldCharType="begin"/>
      </w:r>
      <w:r w:rsidR="00C14DF9">
        <w:instrText xml:space="preserve"> ADDIN ZOTERO_ITEM CSL_CITATION {"citationID":"y8wd40Qi","properties":{"formattedCitation":"(Cunha {\\i{}et al.}, 2019)","plainCitation":"(Cunha et al., 2019)","dontUpdate":true,"noteIndex":0},"citationItems":[{"id":59,"uris":["http://zotero.org/users/15531986/items/NFJSJBI4"],"itemData":{"id":59,"type":"article-journal","abstract":"Este artigo aborda o percurso histórico e a evolução da implementação do cadastro territorial urbano no Brasil. Parte-se do pressuposto de que a sua evolução está diretamente ligada à dinâmica do processo de municipalização e de ocupação territorial do país, ampliado a partir da Constituição de 1946. O Projeto CIATA, nas décadas de 1970/80, é apresentado como a primeira iniciativa que formula uma metodologia nacional e conduz a implementação de cadastros urbanos. Registram-se, ainda, outras iniciativas governamentais de apoio financeiro à implementação de cadastros urbanos, bem como o cenário que se conforma a partir da Constituição de 1988, do Estatuto da Cidade e da criação do Ministério das Cidades, que publica, em 2009, as diretrizes para a elaboração do cadastro territorial urbano, sob a perspectiva multifinalitária.        Palavras-chave : Cadastro Territorial Mulfinalitário, Cadastro Urbano, CIATA, Diretrizes para o CTM.        http://dx.doi.org/10.17127/got/2019.17.003          Data de submissão: 2019-01-24   Data de aprovação: 2019-04-23   Data de publicação: 2019-06-30","container-title":"Revista de Geografia e Ordenamento do Território","DOI":"10.17127/got.v0i17.788","ISSN":"2182-1267","issue":"17","language":"pt","license":"Autores que publicam nesta revista concordam com os seguintes termos:     Autores conservam os direitos de autor e concedem à revista o direito de primeira publicação, com o trabalho simultaneamente licenciado sob a  Licença Creative Commons Attribution  que permite a partilha do trabalho com reconhecimento da autoria e publicação inicial nesta revista.   Autores têm autorização para assumir contratos adicionais separadamente, para distribuição não-exclusiva da versão do trabalho publicada nesta revista (ex.: publicar em repositório institucional ou como capítulo de livro), com reconhecimento de autoria e publicação inicial nesta revista.   Autores têm permissão e são estimulados a publicar e distribuir o seu trabalho online (ex.: em repositórios institucionais ou na sua página pessoal) a qualquer ponto antes ou durante o processo editorial, já que isso pode gerar alterações produtivas, bem como aumentar o impacto e a citação do trabalho publicado (Veja  O Efeito do Acesso Livre ).","note":"number: 17","page":"55-74","source":"www.cegot.org","title":"O cadastro urbano no Brasil: histórico e evolução","title-short":"O cadastro urbano no Brasil","volume":"0","author":[{"family":"Cunha","given":"Eglaisa"},{"family":"Oliveira","given":"Francisco"},{"family":"Julião","given":"Rui"},{"family":"Carneiro","given":"Andrea"}],"issued":{"date-parts":[["2019",6,30]]}}}],"schema":"https://github.com/citation-style-language/schema/raw/master/csl-citation.json"} </w:instrText>
      </w:r>
      <w:r w:rsidR="00C433E7" w:rsidRPr="009B6CCF">
        <w:fldChar w:fldCharType="separate"/>
      </w:r>
      <w:r w:rsidR="00C433E7" w:rsidRPr="009B6CCF">
        <w:rPr>
          <w:rFonts w:cs="Arial"/>
        </w:rPr>
        <w:t>(</w:t>
      </w:r>
      <w:r w:rsidR="00EA7152" w:rsidRPr="009B6CCF">
        <w:rPr>
          <w:rFonts w:cs="Arial"/>
        </w:rPr>
        <w:t>CUNHA</w:t>
      </w:r>
      <w:r w:rsidR="00C433E7" w:rsidRPr="009B6CCF">
        <w:rPr>
          <w:rFonts w:cs="Arial"/>
        </w:rPr>
        <w:t xml:space="preserve"> </w:t>
      </w:r>
      <w:r w:rsidR="00C433E7" w:rsidRPr="009B6CCF">
        <w:rPr>
          <w:rFonts w:cs="Arial"/>
          <w:i/>
          <w:iCs/>
        </w:rPr>
        <w:t>et al.</w:t>
      </w:r>
      <w:r w:rsidR="00C433E7" w:rsidRPr="009B6CCF">
        <w:rPr>
          <w:rFonts w:cs="Arial"/>
        </w:rPr>
        <w:t>, 2019)</w:t>
      </w:r>
      <w:r w:rsidR="00C433E7" w:rsidRPr="009B6CCF">
        <w:fldChar w:fldCharType="end"/>
      </w:r>
      <w:r w:rsidR="00C433E7" w:rsidRPr="009B6CCF">
        <w:t>.</w:t>
      </w:r>
    </w:p>
    <w:p w14:paraId="6B4C72D8" w14:textId="374D080C" w:rsidR="006D3D4B" w:rsidRPr="009B6CCF" w:rsidRDefault="00004296" w:rsidP="006D3D4B">
      <w:r w:rsidRPr="009B6CCF">
        <w:t xml:space="preserve">O termo </w:t>
      </w:r>
      <w:r w:rsidRPr="009B6CCF">
        <w:rPr>
          <w:i/>
          <w:iCs/>
        </w:rPr>
        <w:t>SuperCIATA</w:t>
      </w:r>
      <w:r w:rsidRPr="009B6CCF">
        <w:t xml:space="preserve"> transcende a definição metodológica, designando também a aplicação web desenvolvida para </w:t>
      </w:r>
      <w:r w:rsidR="00652B7B" w:rsidRPr="009B6CCF">
        <w:t>demonstrar e operacionalizar</w:t>
      </w:r>
      <w:r w:rsidRPr="009B6CCF">
        <w:t xml:space="preserve"> o trabalho proposto. O sistema foi projetado para atuar como um ambiente de processamento integrado, executando sequencialmente as etapas de extração, tratamento, integração e consolidação dos dados brutos. A aplicação materializa os conceitos teóricos discutidos, convertendo bases alfanuméricas heterogêneas em uma estrutura de dados geográfica consistente e pronta para o suporte à decisão na gestão territorial</w:t>
      </w:r>
      <w:r w:rsidR="00F34EF2" w:rsidRPr="009B6CCF">
        <w:t xml:space="preserve"> </w:t>
      </w:r>
      <w:r w:rsidR="00F34EF2" w:rsidRPr="009B6CCF">
        <w:fldChar w:fldCharType="begin"/>
      </w:r>
      <w:r w:rsidR="004975CD" w:rsidRPr="009B6CCF">
        <w:instrText xml:space="preserve"> ADDIN ZOTERO_ITEM CSL_CITATION {"citationID":"0RwkOQs9","properties":{"formattedCitation":"(SuperCIATA, 2025)","plainCitation":"(SuperCIATA, 2025)","noteIndex":0},"citationItems":[{"id":252,"uris":["http://zotero.org/users/15531986/items/RNH2D4XK"],"itemData":{"id":252,"type":"webpage","genre":"Aplicação","language":"Português - Brasil","license":"Barbiero","title":"SUPERCIATA - Georreferenciamento Municipal","title-short":"SuperCIATA","URL":"http://superciata.smuu.com.br/","author":[{"family":"SuperCIATA","given":""}],"accessed":{"date-parts":[["2025",8,28]]},"issued":{"date-parts":[["2025"]]}}}],"schema":"https://github.com/citation-style-language/schema/raw/master/csl-citation.json"} </w:instrText>
      </w:r>
      <w:r w:rsidR="00F34EF2" w:rsidRPr="009B6CCF">
        <w:fldChar w:fldCharType="separate"/>
      </w:r>
      <w:r w:rsidR="00F34EF2" w:rsidRPr="009B6CCF">
        <w:rPr>
          <w:rFonts w:cs="Arial"/>
        </w:rPr>
        <w:t>(</w:t>
      </w:r>
      <w:r w:rsidR="00F34EF2" w:rsidRPr="009B6CCF">
        <w:rPr>
          <w:rFonts w:cs="Arial"/>
          <w:i/>
          <w:iCs/>
        </w:rPr>
        <w:t>SuperCIATA</w:t>
      </w:r>
      <w:r w:rsidR="00F34EF2" w:rsidRPr="009B6CCF">
        <w:rPr>
          <w:rFonts w:cs="Arial"/>
        </w:rPr>
        <w:t>, 2025)</w:t>
      </w:r>
      <w:r w:rsidR="00F34EF2" w:rsidRPr="009B6CCF">
        <w:fldChar w:fldCharType="end"/>
      </w:r>
      <w:r w:rsidRPr="009B6CCF">
        <w:t>.</w:t>
      </w:r>
    </w:p>
    <w:p w14:paraId="7D64347A" w14:textId="77777777" w:rsidR="00CC7FFC" w:rsidRPr="009B6CCF" w:rsidRDefault="00CC7FFC" w:rsidP="006D3D4B"/>
    <w:p w14:paraId="6EDEC67F" w14:textId="128DC677" w:rsidR="006D3D4B" w:rsidRPr="009B6CCF" w:rsidRDefault="006D3D4B" w:rsidP="009B6CCF">
      <w:pPr>
        <w:pStyle w:val="Ttulo2"/>
      </w:pPr>
      <w:bookmarkStart w:id="62" w:name="_Toc223789501"/>
      <w:r w:rsidRPr="009B6CCF">
        <w:t>ANTECEDENTES SMARTSKEMA E O SUPERCIATA</w:t>
      </w:r>
      <w:bookmarkEnd w:id="62"/>
    </w:p>
    <w:p w14:paraId="7371E40E" w14:textId="691FA865" w:rsidR="006D3D4B" w:rsidRPr="009B6CCF" w:rsidRDefault="006D3D4B" w:rsidP="006D3D4B">
      <w:r w:rsidRPr="009B6CCF">
        <w:t xml:space="preserve">No contexto internacional de inovação em cadastro técnico, destaca-se a ferramenta SmartSkeMa, desenvolvida pelo projeto europeu H2020 its4land. Esta solução representa um avanço significativo na abordagem de </w:t>
      </w:r>
      <w:r w:rsidRPr="009B6CCF">
        <w:rPr>
          <w:i/>
          <w:iCs/>
        </w:rPr>
        <w:t>sketch mapping</w:t>
      </w:r>
      <w:r w:rsidRPr="009B6CCF">
        <w:t xml:space="preserve"> (mapeamento por esboço), propondo-se a democratizar o registro e a formalização de </w:t>
      </w:r>
      <w:r w:rsidRPr="009B6CCF">
        <w:lastRenderedPageBreak/>
        <w:t>direitos fundiários em comunidades rurais de países em desenvolvimento. Sua principal inovação tecnológica reside na utilização de algoritmos inteligentes de reconhecimento de formas para converter esboços cartográficos rudimentares, desenhados manualmente, em representações digitais geometricamente corretas</w:t>
      </w:r>
      <w:r w:rsidR="006F59BC" w:rsidRPr="009B6CCF">
        <w:t xml:space="preserve"> </w:t>
      </w:r>
      <w:r w:rsidR="006F59BC" w:rsidRPr="009B6CCF">
        <w:fldChar w:fldCharType="begin"/>
      </w:r>
      <w:r w:rsidR="004975CD" w:rsidRPr="009B6CCF">
        <w:instrText xml:space="preserve"> ADDIN ZOTERO_ITEM CSL_CITATION {"citationID":"hlM697Ba","properties":{"formattedCitation":"(Koeva {\\i{}et al.}, 2021)","plainCitation":"(Koeva et al., 2021)","noteIndex":0},"citationItems":[{"id":249,"uris":["http://zotero.org/users/15531986/items/ZF2QS439"],"itemData":{"id":249,"type":"article-journal","abstract":"The well-recognized and extensive task of mapping unrecorded land rights across sub-Saharan Africa demands innovative solutions. In response, the consortia of “its4land”, a European Commission Horizon 2020 project, developed, adapted, and tested innovative geospatial tools including (1) software underpinned by the smart Sketch maps concept, called SmartSkeMa; (2) a workflow for applying unmanned aerial vehicles (UAV); and (3) a boundary delineator tool based on the UAV images. Additionally, the consortium developed (4) a platform called Publish and Share (PaS), enabling integration of all the outputs of tool sharing and publishing of land information through geocloud web services. The individual tools were developed, tested, and demonstrated based on requirements from Rwanda, Kenya, Ethiopia, and Zanzibar. The platform was further tested by key informants and experts in a workshop in Rwanda after the AfricaGIS conference in 2019. With the project concluding in 2020, this paper seeks to undertake an assessment of the tools and the PaS platform against the elements of fit-for-purpose land administration. The results show that while the tools can function and deliver outputs independently and reliably, PaS enables interoperability by allowing them to be combined and integrated into land administration workflows. This feature is useful for tailoring approaches for specific country contexts. In this regard, developers of technical approaches tackling land administration issues are further encouraged to include interoperability and the use of recognized standards in designs.","container-title":"Land","DOI":"10.3390/land10060557","ISSN":"2073-445X","issue":"6","journalAbbreviation":"Land","language":"en","license":"https://creativecommons.org/licenses/by/4.0/","page":"557","source":"DOI.org (Crossref)","title":"Geospatial Tool and Geocloud Platform Innovations: A Fit-for-Purpose Land Administration Assessment","title-short":"Geospatial Tool and Geocloud Platform Innovations","volume":"10","author":[{"family":"Koeva","given":"Mila"},{"family":"Humayun","given":"Mohammed Imaduddin"},{"family":"Timm","given":"Christian"},{"family":"Stöcker","given":"Claudia"},{"family":"Crommelinck","given":"Sophie"},{"family":"Chipofya","given":"Malumbo"},{"family":"Bennett","given":"Rohan"},{"family":"Zevenbergen","given":"Jaap"}],"issued":{"date-parts":[["2021",5,26]]}}}],"schema":"https://github.com/citation-style-language/schema/raw/master/csl-citation.json"} </w:instrText>
      </w:r>
      <w:r w:rsidR="006F59BC" w:rsidRPr="009B6CCF">
        <w:fldChar w:fldCharType="separate"/>
      </w:r>
      <w:r w:rsidR="006F59BC" w:rsidRPr="009B6CCF">
        <w:rPr>
          <w:rFonts w:cs="Arial"/>
        </w:rPr>
        <w:t xml:space="preserve">(Koeva </w:t>
      </w:r>
      <w:r w:rsidR="006F59BC" w:rsidRPr="009B6CCF">
        <w:rPr>
          <w:rFonts w:cs="Arial"/>
          <w:i/>
          <w:iCs/>
        </w:rPr>
        <w:t>et al.</w:t>
      </w:r>
      <w:r w:rsidR="006F59BC" w:rsidRPr="009B6CCF">
        <w:rPr>
          <w:rFonts w:cs="Arial"/>
        </w:rPr>
        <w:t>, 2021)</w:t>
      </w:r>
      <w:r w:rsidR="006F59BC" w:rsidRPr="009B6CCF">
        <w:fldChar w:fldCharType="end"/>
      </w:r>
      <w:r w:rsidRPr="009B6CCF">
        <w:t xml:space="preserve">. </w:t>
      </w:r>
    </w:p>
    <w:p w14:paraId="7346D8E8" w14:textId="0DFBD0B0" w:rsidR="006D3D4B" w:rsidRDefault="006D3D4B" w:rsidP="006D3D4B">
      <w:r w:rsidRPr="009B6CCF">
        <w:t xml:space="preserve">A iniciativa </w:t>
      </w:r>
      <w:r w:rsidRPr="009B6CCF">
        <w:rPr>
          <w:i/>
          <w:iCs/>
        </w:rPr>
        <w:t>SmartSkeMa</w:t>
      </w:r>
      <w:r w:rsidRPr="009B6CCF">
        <w:t xml:space="preserve"> e o </w:t>
      </w:r>
      <w:r w:rsidRPr="009B6CCF">
        <w:rPr>
          <w:i/>
          <w:iCs/>
        </w:rPr>
        <w:t>SuperCIATA</w:t>
      </w:r>
      <w:r w:rsidRPr="009B6CCF">
        <w:t xml:space="preserve"> compartilham a adesão às recomendações do paradigma </w:t>
      </w:r>
      <w:r w:rsidRPr="00B5218E">
        <w:rPr>
          <w:i/>
          <w:rPrChange w:id="63" w:author="Carlos" w:date="2026-03-18T08:36:00Z">
            <w:rPr/>
          </w:rPrChange>
        </w:rPr>
        <w:t>Fit-for-Purpose</w:t>
      </w:r>
      <w:r w:rsidRPr="009B6CCF">
        <w:t xml:space="preserve"> e o compromisso com a simplificação de processos. Entretanto, o </w:t>
      </w:r>
      <w:r w:rsidRPr="00B5218E">
        <w:rPr>
          <w:i/>
          <w:rPrChange w:id="64" w:author="Carlos" w:date="2026-03-18T08:36:00Z">
            <w:rPr/>
          </w:rPrChange>
        </w:rPr>
        <w:t>SmartSkeMa</w:t>
      </w:r>
      <w:r w:rsidRPr="009B6CCF">
        <w:t xml:space="preserve"> direciona-se </w:t>
      </w:r>
      <w:r w:rsidR="00435876" w:rsidRPr="009B6CCF">
        <w:t xml:space="preserve">apenas </w:t>
      </w:r>
      <w:r w:rsidRPr="009B6CCF">
        <w:t xml:space="preserve">a áreas rurais e, ao que tudo indica, não recebe atualizações ou manutenção sistemática desde 2019. </w:t>
      </w:r>
    </w:p>
    <w:p w14:paraId="3AC43EC2" w14:textId="77777777" w:rsidR="00EA6681" w:rsidRPr="009B6CCF" w:rsidRDefault="00EA6681" w:rsidP="006D3D4B"/>
    <w:p w14:paraId="3D443F6D" w14:textId="77777777" w:rsidR="00447801" w:rsidRPr="009B6CCF" w:rsidRDefault="00447801" w:rsidP="009B6CCF">
      <w:pPr>
        <w:pStyle w:val="Ttulo2"/>
      </w:pPr>
      <w:bookmarkStart w:id="65" w:name="_Toc223789502"/>
      <w:r w:rsidRPr="009B6CCF">
        <w:t>CNEFE</w:t>
      </w:r>
      <w:bookmarkEnd w:id="65"/>
    </w:p>
    <w:p w14:paraId="7E4208C4" w14:textId="27103414" w:rsidR="00447801" w:rsidRPr="009B6CCF" w:rsidRDefault="00447801" w:rsidP="00447801">
      <w:r w:rsidRPr="009B6CCF">
        <w:t>Segundo</w:t>
      </w:r>
      <w:del w:id="66" w:author="Carlos" w:date="2026-03-18T08:37:00Z">
        <w:r w:rsidRPr="009B6CCF" w:rsidDel="00B5218E">
          <w:delText xml:space="preserve"> </w:delText>
        </w:r>
      </w:del>
      <w:ins w:id="67" w:author="Carlos" w:date="2026-03-18T08:37:00Z">
        <w:r w:rsidR="00B5218E">
          <w:t xml:space="preserve"> </w:t>
        </w:r>
      </w:ins>
      <w:del w:id="68" w:author="Carlos" w:date="2026-03-18T08:37:00Z">
        <w:r w:rsidRPr="009B6CCF" w:rsidDel="00B5218E">
          <w:delText xml:space="preserve">o Instituto Brasileiro de Geografia e Estatística – </w:delText>
        </w:r>
      </w:del>
      <w:r w:rsidRPr="009B6CCF">
        <w:t xml:space="preserve">IBGE </w:t>
      </w:r>
      <w:r w:rsidRPr="009B6CCF">
        <w:fldChar w:fldCharType="begin"/>
      </w:r>
      <w:r w:rsidR="004975CD" w:rsidRPr="009B6CCF">
        <w:instrText xml:space="preserve"> ADDIN ZOTERO_ITEM CSL_CITATION {"citationID":"EZPJ7j02","properties":{"formattedCitation":"(IBGE, 2025)","plainCitation":"(IBGE, 2025)","dontUpdate":true,"noteIndex":0},"citationItems":[{"id":213,"uris":["http://zotero.org/users/15531986/items/JJKDRNNA"],"itemData":{"id":213,"type":"webpage","container-title":"IBGE","title":"Cadastro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Pr="009B6CCF">
        <w:fldChar w:fldCharType="separate"/>
      </w:r>
      <w:r w:rsidRPr="009B6CCF">
        <w:rPr>
          <w:rFonts w:cs="Arial"/>
        </w:rPr>
        <w:t>(2025)</w:t>
      </w:r>
      <w:r w:rsidRPr="009B6CCF">
        <w:fldChar w:fldCharType="end"/>
      </w:r>
      <w:r w:rsidRPr="009B6CCF">
        <w:t>, “</w:t>
      </w:r>
      <w:commentRangeStart w:id="69"/>
      <w:r w:rsidRPr="009B6CCF">
        <w:t xml:space="preserve">O Cadastro Nacional de Endereços para Fins Estatísticos </w:t>
      </w:r>
      <w:r w:rsidR="00A82C38">
        <w:t>–</w:t>
      </w:r>
      <w:r w:rsidRPr="009B6CCF">
        <w:t xml:space="preserve"> CNEFE é uma base de dados de abrangência nacional criada em 2005. Esse cadastro contempla endereços georreferenciados de domicílios e estabelecimentos de todo o país</w:t>
      </w:r>
      <w:commentRangeEnd w:id="69"/>
      <w:r w:rsidR="00B5218E" w:rsidRPr="009B6CCF">
        <w:rPr>
          <w:rStyle w:val="Refdecomentrio"/>
          <w:sz w:val="24"/>
          <w:szCs w:val="22"/>
        </w:rPr>
        <w:commentReference w:id="69"/>
      </w:r>
      <w:r w:rsidRPr="009B6CCF">
        <w:t>”.</w:t>
      </w:r>
    </w:p>
    <w:p w14:paraId="4657550B" w14:textId="77777777" w:rsidR="00447801" w:rsidRPr="009B6CCF" w:rsidRDefault="00447801" w:rsidP="00447801">
      <w:r w:rsidRPr="009B6CCF">
        <w:t>O CNEFE é administrado pelo IBGE e é atualizado de forma integral nos censos demográficos e pontualmente em outras pesquisas. Os dados são submetidos a um rigoroso processo de validação e padronização, garantindo sua confiabilidade (IBGE, 2024).  Ademais, a abrangência da coleta, que resultou em mais de 103 milhões de endereços validados em 2022, torna sua base de dados georreferenciados uma das mais completas do país.</w:t>
      </w:r>
    </w:p>
    <w:p w14:paraId="1F665AFE" w14:textId="77777777" w:rsidR="00447801" w:rsidRPr="009B6CCF" w:rsidRDefault="00447801" w:rsidP="00447801">
      <w:r w:rsidRPr="009B6CCF">
        <w:t xml:space="preserve">Em suma, a partir do censo de 2022, para cada endereço encontrado nos municípios, os recenseadores coletaram as coordenadas de um ponto localizado no logradouro à frente de unidades construídas ou em construção (IBGE, 2024) </w:t>
      </w:r>
    </w:p>
    <w:p w14:paraId="34BD8D81" w14:textId="4392A63A" w:rsidR="00447801" w:rsidRPr="009B6CCF" w:rsidRDefault="00447801" w:rsidP="00447801">
      <w:r w:rsidRPr="009B6CCF">
        <w:t>Importante destacar o conceito de endereço definido no documento Padrão de Registro de Endereços (IBGE, 2019): “</w:t>
      </w:r>
      <w:commentRangeStart w:id="70"/>
      <w:r w:rsidRPr="009B6CCF">
        <w:t>um texto que permite identificar uma unidade construída de forma adequada dentro de um município, isto é, a partir desse texto, deve ser possível individualizar e localizar um ponto de interesse dentro de um dado município</w:t>
      </w:r>
      <w:commentRangeEnd w:id="70"/>
      <w:r w:rsidR="00233ECE" w:rsidRPr="009B6CCF">
        <w:rPr>
          <w:rStyle w:val="Refdecomentrio"/>
          <w:sz w:val="24"/>
          <w:szCs w:val="22"/>
        </w:rPr>
        <w:commentReference w:id="70"/>
      </w:r>
      <w:del w:id="71" w:author="Carlos" w:date="2026-03-18T08:38:00Z">
        <w:r w:rsidRPr="009B6CCF" w:rsidDel="00233ECE">
          <w:delText xml:space="preserve"> (p. 9)</w:delText>
        </w:r>
      </w:del>
      <w:r w:rsidRPr="009B6CCF">
        <w:t>”</w:t>
      </w:r>
      <w:ins w:id="72" w:author="Carlos" w:date="2026-03-18T08:38:00Z">
        <w:r w:rsidR="00233ECE">
          <w:t xml:space="preserve">, </w:t>
        </w:r>
        <w:r w:rsidR="00233ECE" w:rsidRPr="009B6CCF">
          <w:t>(p. 9)</w:t>
        </w:r>
      </w:ins>
      <w:r w:rsidRPr="009B6CCF">
        <w:t xml:space="preserve">.  </w:t>
      </w:r>
    </w:p>
    <w:p w14:paraId="66EA4F6C" w14:textId="77777777" w:rsidR="00447801" w:rsidRPr="009B6CCF" w:rsidRDefault="00447801" w:rsidP="00447801">
      <w:r w:rsidRPr="009B6CCF">
        <w:t xml:space="preserve">Da análise da definição de endereço apresentada, infere-se que nem todos os objetos de interesse cadastral municipal estão contemplados no CNEFE, uma vez que terrenos baldios e áreas sem destinação não são coletados. Por outro lado, a base inclui endereços em áreas rurais, apresenta repetições de pontos </w:t>
      </w:r>
      <w:r w:rsidRPr="009B6CCF">
        <w:lastRenderedPageBreak/>
        <w:t>georreferenciados e contém atributos considerados desnecessários, os quais precisam ser filtrados para o processamento eficaz da metodologia SuperCIATA.</w:t>
      </w:r>
    </w:p>
    <w:p w14:paraId="45F5DFF7" w14:textId="77777777" w:rsidR="00447801" w:rsidRPr="009B6CCF" w:rsidRDefault="00447801" w:rsidP="00447801">
      <w:r w:rsidRPr="009B6CCF">
        <w:t xml:space="preserve">No que se refere ao georreferenciamento, de acordo com o documento Nota metodológica n. 01 do IBGE (2024), as coordenadas dos endereços são apresentadas na projeção </w:t>
      </w:r>
      <w:r w:rsidRPr="009B6CCF">
        <w:rPr>
          <w:i/>
          <w:iCs/>
        </w:rPr>
        <w:t>SIRGAS</w:t>
      </w:r>
      <w:r w:rsidRPr="009B6CCF">
        <w:t xml:space="preserve"> 2000, no formato de graus decimais com sinal e até cinco casas decimais. A captação dessas coordenadas foi feita dispositivos </w:t>
      </w:r>
      <w:r w:rsidRPr="009B6CCF">
        <w:rPr>
          <w:i/>
          <w:iCs/>
        </w:rPr>
        <w:t>GNSS</w:t>
      </w:r>
      <w:r w:rsidRPr="009B6CCF">
        <w:t xml:space="preserve"> (</w:t>
      </w:r>
      <w:r w:rsidRPr="009B6CCF">
        <w:rPr>
          <w:i/>
          <w:iCs/>
        </w:rPr>
        <w:t>Global Navigation Satellite System</w:t>
      </w:r>
      <w:r w:rsidRPr="009B6CCF">
        <w:t>) embarcados nos aparelhos de coleta. Em condições normais de coleta (edificações horizontais, prédios baixos, áreas rurais), o erro máximo atingiu 11,71 metros.</w:t>
      </w:r>
    </w:p>
    <w:p w14:paraId="049DD8A2" w14:textId="77777777" w:rsidR="00447801" w:rsidRPr="009B6CCF" w:rsidRDefault="00447801" w:rsidP="00447801"/>
    <w:p w14:paraId="7FFC24CD" w14:textId="5E4DCC82" w:rsidR="006D3D4B" w:rsidRPr="009B6CCF" w:rsidRDefault="006D3D4B" w:rsidP="009B6CCF">
      <w:pPr>
        <w:pStyle w:val="Ttulo2"/>
      </w:pPr>
      <w:bookmarkStart w:id="73" w:name="_Toc223789503"/>
      <w:r w:rsidRPr="009B6CCF">
        <w:t>CADASTRO TERRITORIAL URBANO E O CIATA</w:t>
      </w:r>
      <w:bookmarkEnd w:id="73"/>
    </w:p>
    <w:p w14:paraId="071CDBAA" w14:textId="356D398C" w:rsidR="006D3D4B" w:rsidRPr="009B6CCF" w:rsidRDefault="0091674D" w:rsidP="006D3D4B">
      <w:r w:rsidRPr="009B6CCF">
        <w:t xml:space="preserve">O Convênio de Incentivo ao Aperfeiçoamento Técnico </w:t>
      </w:r>
      <w:r w:rsidR="00EA6681">
        <w:t>–</w:t>
      </w:r>
      <w:r w:rsidR="001A1B4F">
        <w:t xml:space="preserve"> </w:t>
      </w:r>
      <w:r w:rsidRPr="009B6CCF">
        <w:t xml:space="preserve">CIATA </w:t>
      </w:r>
      <w:r w:rsidR="00B37944" w:rsidRPr="009B6CCF">
        <w:fldChar w:fldCharType="begin"/>
      </w:r>
      <w:r w:rsidR="004975CD" w:rsidRPr="009B6CCF">
        <w:instrText xml:space="preserve"> ADDIN ZOTERO_ITEM CSL_CITATION {"citationID":"IOivraGP","properties":{"formattedCitation":"(SERPRO,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B37944" w:rsidRPr="009B6CCF">
        <w:fldChar w:fldCharType="separate"/>
      </w:r>
      <w:r w:rsidR="00B37944" w:rsidRPr="009B6CCF">
        <w:rPr>
          <w:rFonts w:cs="Arial"/>
        </w:rPr>
        <w:t>(SERPRO, 2025)</w:t>
      </w:r>
      <w:r w:rsidR="00B37944" w:rsidRPr="009B6CCF">
        <w:fldChar w:fldCharType="end"/>
      </w:r>
      <w:r w:rsidR="00B37944" w:rsidRPr="009B6CCF">
        <w:t xml:space="preserve"> </w:t>
      </w:r>
      <w:r w:rsidR="006D3D4B" w:rsidRPr="009B6CCF">
        <w:t xml:space="preserve">foi </w:t>
      </w:r>
      <w:r w:rsidRPr="009B6CCF">
        <w:t xml:space="preserve">um projeto </w:t>
      </w:r>
      <w:r w:rsidR="006D3D4B" w:rsidRPr="009B6CCF">
        <w:t xml:space="preserve">implementado na década de 1970 pela Secretaria de Economia e Finanças do Ministério da Fazenda, com recursos do Programa de Assistência Técnica (PRAT) e </w:t>
      </w:r>
      <w:r w:rsidR="0022123D" w:rsidRPr="009B6CCF">
        <w:t xml:space="preserve">com </w:t>
      </w:r>
      <w:r w:rsidR="00DF51A0" w:rsidRPr="009B6CCF">
        <w:t xml:space="preserve">o </w:t>
      </w:r>
      <w:r w:rsidR="006D3D4B" w:rsidRPr="009B6CCF">
        <w:t>apoio do Serviço Federal de Processamento de Dados (SERPRO). O objetivo era, inicialmente, auxiliar pequenos municípios na implantação do Cadastro Técnico Municipal e, assim, aumentar a arrecadação de receitas próprias e diminuir a dependência de recursos externos</w:t>
      </w:r>
      <w:r w:rsidR="00B37944" w:rsidRPr="009B6CCF">
        <w:t xml:space="preserve"> </w:t>
      </w:r>
      <w:r w:rsidR="009F6E1A" w:rsidRPr="009B6CCF">
        <w:fldChar w:fldCharType="begin"/>
      </w:r>
      <w:r w:rsidR="00D16DA7" w:rsidRPr="009B6CCF">
        <w:instrText xml:space="preserve"> ADDIN ZOTERO_ITEM CSL_CITATION {"citationID":"BvD4pM3Q","properties":{"formattedCitation":"(Silva, 2023)","plainCitation":"(Silva, 2023)","noteIndex":0},"citationItems":[{"id":55,"uris":["http://zotero.org/users/15531986/items/YX4VADJB"],"itemData":{"id":55,"type":"book","abstract":"O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009F6E1A" w:rsidRPr="009B6CCF">
        <w:fldChar w:fldCharType="separate"/>
      </w:r>
      <w:r w:rsidR="009F6E1A" w:rsidRPr="009B6CCF">
        <w:rPr>
          <w:rFonts w:cs="Arial"/>
        </w:rPr>
        <w:t>(Silva, 2023)</w:t>
      </w:r>
      <w:r w:rsidR="009F6E1A" w:rsidRPr="009B6CCF">
        <w:fldChar w:fldCharType="end"/>
      </w:r>
      <w:r w:rsidR="006D3D4B" w:rsidRPr="009B6CCF">
        <w:t>.</w:t>
      </w:r>
    </w:p>
    <w:p w14:paraId="7923C0BA" w14:textId="77777777" w:rsidR="006D3D4B" w:rsidRPr="009B6CCF" w:rsidRDefault="006D3D4B" w:rsidP="006D3D4B">
      <w:r w:rsidRPr="009B6CCF">
        <w:t>Apesar de ter como foco principal a melhoria da arrecadação municipal, o CIATA contribuiu para a implementação de cadastros em diversos municípios brasileiros, servindo como base para o desenvolvimento de sistemas de informações territoriais mais abrangentes.</w:t>
      </w:r>
    </w:p>
    <w:p w14:paraId="6BA593B5" w14:textId="0867EE01" w:rsidR="006D3D4B" w:rsidRPr="009B6CCF" w:rsidRDefault="006D3D4B" w:rsidP="00093FBB">
      <w:pPr>
        <w:pStyle w:val="Ttulo3"/>
      </w:pPr>
      <w:r w:rsidRPr="009B6CCF">
        <w:tab/>
      </w:r>
      <w:bookmarkStart w:id="74" w:name="_Toc223789504"/>
      <w:r w:rsidRPr="009B6CCF">
        <w:t>Modelo conceitual do CIATA</w:t>
      </w:r>
      <w:bookmarkEnd w:id="74"/>
    </w:p>
    <w:p w14:paraId="4A207593" w14:textId="50C70413" w:rsidR="006D3D4B" w:rsidRPr="009B6CCF" w:rsidRDefault="006D3D4B" w:rsidP="006D3D4B">
      <w:r w:rsidRPr="009B6CCF">
        <w:t>O CIATA foi concebido de forma modular e flexível para atender às necessidades específicas de cada município, abrangendo módulos de assistência jurídica, administrativa, cadastro imobiliário urbano, cadastro fiscal mobiliário e receita</w:t>
      </w:r>
      <w:r w:rsidR="00872272" w:rsidRPr="009B6CCF">
        <w:t xml:space="preserve"> </w:t>
      </w:r>
      <w:r w:rsidR="00872272" w:rsidRPr="009B6CCF">
        <w:fldChar w:fldCharType="begin"/>
      </w:r>
      <w:r w:rsidR="00D16DA7" w:rsidRPr="009B6CCF">
        <w:instrText xml:space="preserve"> ADDIN ZOTERO_ITEM CSL_CITATION {"citationID":"KxcNfh8E","properties":{"formattedCitation":"(Carneiro, 2003)","plainCitation":"(Carneiro, 2003)","noteIndex":0},"citationItems":[{"id":226,"uris":["http://zotero.org/users/15531986/items/JUYE4438"],"itemData":{"id":226,"type":"book","ISBN":"978-85-7525-219-2","language":"por","note":"OCLC: 60373836","publisher":"Instituto de Registro Imobiliário do Brasil ; S.A. Fabris Editor","publisher-place":"São Paulo, SP, Porto Alegre","source":"Open WorldCat","title":"Cadastro imobiliário e registro de imóveis: a Lei n. 10,267/2001, Decreto n. 4,449/2002 e atos normativos do INCRA","title-short":"Cadastro imobiliário e registro de imóveis","author":[{"family":"Carneiro","given":"Andréa F. T."}],"issued":{"date-parts":[["2003"]]}}}],"schema":"https://github.com/citation-style-language/schema/raw/master/csl-citation.json"} </w:instrText>
      </w:r>
      <w:r w:rsidR="00872272" w:rsidRPr="009B6CCF">
        <w:fldChar w:fldCharType="separate"/>
      </w:r>
      <w:r w:rsidR="00872272" w:rsidRPr="009B6CCF">
        <w:rPr>
          <w:rFonts w:cs="Arial"/>
        </w:rPr>
        <w:t>(Carneiro, 2003)</w:t>
      </w:r>
      <w:r w:rsidR="00872272" w:rsidRPr="009B6CCF">
        <w:fldChar w:fldCharType="end"/>
      </w:r>
      <w:r w:rsidRPr="009B6CCF">
        <w:t xml:space="preserve">. </w:t>
      </w:r>
    </w:p>
    <w:p w14:paraId="5A4B54C1" w14:textId="6E4DF041" w:rsidR="006D3D4B" w:rsidRPr="009B6CCF" w:rsidRDefault="006D3D4B" w:rsidP="006D3D4B">
      <w:r w:rsidRPr="009B6CCF">
        <w:t>Levando em conta as limitações técnicas das décadas de 1970 e 1980, em especial a inexistência de Sistemas de Bancos de Dados (SGBDs) comerciais, a modelagem dos dados do CIATA seguiu o modelo de registros completos únicos, preponderante na época, em que todas as informações de um objeto são armazenadas em uma única linha do arquivo</w:t>
      </w:r>
      <w:r w:rsidR="00872272" w:rsidRPr="009B6CCF">
        <w:t xml:space="preserve"> </w:t>
      </w:r>
      <w:r w:rsidR="003571BF" w:rsidRPr="009B6CCF">
        <w:fldChar w:fldCharType="begin"/>
      </w:r>
      <w:r w:rsidR="004975CD" w:rsidRPr="009B6CCF">
        <w:instrText xml:space="preserve"> ADDIN ZOTERO_ITEM CSL_CITATION {"citationID":"3neirQUt","properties":{"formattedCitation":"(SERPRO,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3571BF" w:rsidRPr="009B6CCF">
        <w:fldChar w:fldCharType="separate"/>
      </w:r>
      <w:r w:rsidR="000B1D95" w:rsidRPr="009B6CCF">
        <w:rPr>
          <w:rFonts w:cs="Arial"/>
        </w:rPr>
        <w:t>(SERPRO, 2025)</w:t>
      </w:r>
      <w:r w:rsidR="003571BF" w:rsidRPr="009B6CCF">
        <w:fldChar w:fldCharType="end"/>
      </w:r>
      <w:r w:rsidRPr="009B6CCF">
        <w:t>.</w:t>
      </w:r>
    </w:p>
    <w:p w14:paraId="0F1B9BD2" w14:textId="11EB8CB3" w:rsidR="00785F47" w:rsidRPr="009B6CCF" w:rsidRDefault="006D3D4B" w:rsidP="00785F47">
      <w:r w:rsidRPr="009B6CCF">
        <w:lastRenderedPageBreak/>
        <w:t xml:space="preserve">O modelo de registro único do CIATA é considerado obsoleto atualmente, tendo sido substituído pelo modelo relacional </w:t>
      </w:r>
      <w:r w:rsidR="003C651F" w:rsidRPr="009B6CCF">
        <w:fldChar w:fldCharType="begin"/>
      </w:r>
      <w:r w:rsidR="004975CD" w:rsidRPr="009B6CCF">
        <w:instrText xml:space="preserve"> ADDIN ZOTERO_ITEM CSL_CITATION {"citationID":"OuKxYV4t","properties":{"formattedCitation":"(Date, 2004)","plainCitation":"(Date, 2004)","noteIndex":0},"citationItems":[{"id":53,"uris":["http://zotero.org/users/15531986/items/MLI4PGDQ"],"itemData":{"id":53,"type":"book","ISBN":"978-85-352-1273-0","language":"pt-BR","publisher":"Elsevier","source":"Câmara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rsidR="003C651F" w:rsidRPr="009B6CCF">
        <w:fldChar w:fldCharType="separate"/>
      </w:r>
      <w:r w:rsidR="003C651F" w:rsidRPr="009B6CCF">
        <w:rPr>
          <w:rFonts w:cs="Arial"/>
        </w:rPr>
        <w:t>(Date, 2004)</w:t>
      </w:r>
      <w:r w:rsidR="003C651F" w:rsidRPr="009B6CCF">
        <w:fldChar w:fldCharType="end"/>
      </w:r>
      <w:r w:rsidRPr="009B6CCF">
        <w:t xml:space="preserve">, </w:t>
      </w:r>
      <w:commentRangeStart w:id="75"/>
      <w:r w:rsidRPr="009B6CCF">
        <w:t xml:space="preserve">mas algumas características importantes para aplicação </w:t>
      </w:r>
      <w:r w:rsidR="001E5016" w:rsidRPr="009B6CCF">
        <w:rPr>
          <w:i/>
          <w:iCs/>
        </w:rPr>
        <w:t>SuperCIATA</w:t>
      </w:r>
      <w:r w:rsidR="001E5016" w:rsidRPr="009B6CCF">
        <w:t xml:space="preserve"> </w:t>
      </w:r>
      <w:r w:rsidRPr="009B6CCF">
        <w:t xml:space="preserve">foram preservadas em grande parte dos sistemas de cadastro modernos: </w:t>
      </w:r>
      <w:r w:rsidR="00785F47" w:rsidRPr="009B6CCF">
        <w:t xml:space="preserve">mas algumas características importantes para aplicação </w:t>
      </w:r>
      <w:r w:rsidR="00785F47" w:rsidRPr="009B6CCF">
        <w:rPr>
          <w:i/>
          <w:iCs/>
        </w:rPr>
        <w:t>SuperCIATA</w:t>
      </w:r>
      <w:r w:rsidR="00785F47" w:rsidRPr="009B6CCF">
        <w:t xml:space="preserve"> foram preservadas em grande parte dos sistemas de cadastro modernos</w:t>
      </w:r>
      <w:commentRangeEnd w:id="75"/>
      <w:r w:rsidR="00C669E7" w:rsidRPr="009B6CCF">
        <w:rPr>
          <w:rStyle w:val="Refdecomentrio"/>
          <w:sz w:val="24"/>
          <w:szCs w:val="22"/>
        </w:rPr>
        <w:commentReference w:id="75"/>
      </w:r>
      <w:r w:rsidR="00785F47" w:rsidRPr="009B6CCF">
        <w:t xml:space="preserve">: </w:t>
      </w:r>
    </w:p>
    <w:p w14:paraId="31357AC4" w14:textId="77777777" w:rsidR="00785F47" w:rsidRPr="009B6CCF" w:rsidRDefault="00785F47">
      <w:pPr>
        <w:widowControl w:val="0"/>
        <w:numPr>
          <w:ilvl w:val="0"/>
          <w:numId w:val="6"/>
        </w:numPr>
        <w:autoSpaceDE w:val="0"/>
        <w:autoSpaceDN w:val="0"/>
        <w:spacing w:line="276" w:lineRule="auto"/>
        <w:pPrChange w:id="76" w:author="Carlos" w:date="2026-03-13T15:21:00Z">
          <w:pPr>
            <w:widowControl w:val="0"/>
            <w:numPr>
              <w:numId w:val="9"/>
            </w:numPr>
            <w:autoSpaceDE w:val="0"/>
            <w:autoSpaceDN w:val="0"/>
            <w:spacing w:line="276" w:lineRule="auto"/>
            <w:ind w:left="1571" w:hanging="360"/>
          </w:pPr>
        </w:pPrChange>
      </w:pPr>
      <w:r w:rsidRPr="009B6CCF">
        <w:t xml:space="preserve">uma chave primária cognitiva composta por Distrito, Setor, Quadra e Lote e; </w:t>
      </w:r>
    </w:p>
    <w:p w14:paraId="6BB382DF" w14:textId="77777777" w:rsidR="00785F47" w:rsidRPr="009B6CCF" w:rsidRDefault="00785F47">
      <w:pPr>
        <w:pStyle w:val="PargrafodaLista"/>
        <w:numPr>
          <w:ilvl w:val="0"/>
          <w:numId w:val="6"/>
        </w:numPr>
        <w:pPrChange w:id="77" w:author="Carlos" w:date="2026-03-13T15:21:00Z">
          <w:pPr>
            <w:pStyle w:val="PargrafodaLista"/>
            <w:numPr>
              <w:numId w:val="9"/>
            </w:numPr>
            <w:ind w:left="1571" w:hanging="360"/>
          </w:pPr>
        </w:pPrChange>
      </w:pPr>
      <w:r w:rsidRPr="009B6CCF">
        <w:t xml:space="preserve">as dimensões da testada e da profundidade dos terrenos. </w:t>
      </w:r>
    </w:p>
    <w:p w14:paraId="60B0A4C3" w14:textId="77777777" w:rsidR="00785F47" w:rsidRPr="009B6CCF" w:rsidRDefault="00785F47" w:rsidP="00785F47">
      <w:r w:rsidRPr="009B6CCF">
        <w:t>Com esses dados é possível representar graficamente a quadra e os lotes que a compõem de forma proporcional.</w:t>
      </w:r>
    </w:p>
    <w:p w14:paraId="16FF4D7A" w14:textId="73ADC180" w:rsidR="006D3D4B" w:rsidRPr="009B6CCF" w:rsidRDefault="006D3D4B" w:rsidP="006D3D4B"/>
    <w:p w14:paraId="39C27840" w14:textId="2B1E4F49" w:rsidR="00817830" w:rsidRPr="009B6CCF" w:rsidRDefault="00BC068C" w:rsidP="00093FBB">
      <w:pPr>
        <w:pStyle w:val="Ttulo3"/>
      </w:pPr>
      <w:bookmarkStart w:id="78" w:name="_Ref213940241"/>
      <w:bookmarkStart w:id="79" w:name="_Ref219188127"/>
      <w:bookmarkStart w:id="80" w:name="_Toc223789505"/>
      <w:r w:rsidRPr="009B6CCF">
        <w:t>A parcela no CIATA</w:t>
      </w:r>
      <w:bookmarkEnd w:id="78"/>
      <w:bookmarkEnd w:id="79"/>
      <w:bookmarkEnd w:id="80"/>
    </w:p>
    <w:p w14:paraId="09D35C96" w14:textId="76AF0C21" w:rsidR="006D33CC" w:rsidRPr="009B6CCF" w:rsidRDefault="00BF3E2B" w:rsidP="001672A8">
      <w:pPr>
        <w:keepNext/>
      </w:pPr>
      <w:r w:rsidRPr="009B6CCF">
        <w:t>A parcela é um conceito fundamental nos sistemas de cadastro, embora seus termos e definições tenham se modificado ao longo do tempo.</w:t>
      </w:r>
      <w:r w:rsidR="00136DE5" w:rsidRPr="009B6CCF">
        <w:t xml:space="preserve"> </w:t>
      </w:r>
      <w:r w:rsidR="00B92A03" w:rsidRPr="009B6CCF">
        <w:t xml:space="preserve">Silva </w:t>
      </w:r>
      <w:r w:rsidR="00290975" w:rsidRPr="009B6CCF">
        <w:fldChar w:fldCharType="begin"/>
      </w:r>
      <w:r w:rsidR="00D16DA7" w:rsidRPr="009B6CCF">
        <w:instrText xml:space="preserve"> ADDIN ZOTERO_ITEM CSL_CITATION {"citationID":"aPRxF7nG","properties":{"formattedCitation":"(Silva, 2023)","plainCitation":"(Silva, 2023)","dontUpdate":true,"noteIndex":0},"citationItems":[{"id":55,"uris":["http://zotero.org/users/15531986/items/YX4VADJB"],"itemData":{"id":55,"type":"book","abstract":"O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00290975" w:rsidRPr="009B6CCF">
        <w:fldChar w:fldCharType="separate"/>
      </w:r>
      <w:r w:rsidR="00290975" w:rsidRPr="009B6CCF">
        <w:rPr>
          <w:rFonts w:cs="Arial"/>
        </w:rPr>
        <w:t>(2023)</w:t>
      </w:r>
      <w:r w:rsidR="00290975" w:rsidRPr="009B6CCF">
        <w:fldChar w:fldCharType="end"/>
      </w:r>
      <w:r w:rsidR="00CA3326" w:rsidRPr="009B6CCF">
        <w:t xml:space="preserve"> </w:t>
      </w:r>
      <w:r w:rsidR="00290975" w:rsidRPr="009B6CCF">
        <w:t>apresenta uma definição contemporânea da parcela sob a perspectiva do Cadastro Territorial Multifinalitário (CTM):</w:t>
      </w:r>
    </w:p>
    <w:p w14:paraId="027E5DE7" w14:textId="280ED102" w:rsidR="008152FF" w:rsidRPr="009B6CCF" w:rsidRDefault="008152FF" w:rsidP="005267D5">
      <w:pPr>
        <w:pStyle w:val="Citao"/>
      </w:pPr>
      <w:r w:rsidRPr="009B6CCF">
        <w:t>“Tomando em conta a importância que possui para a implementação do</w:t>
      </w:r>
      <w:r w:rsidR="00D84982" w:rsidRPr="009B6CCF">
        <w:t xml:space="preserve"> </w:t>
      </w:r>
      <w:r w:rsidRPr="009B6CCF">
        <w:t xml:space="preserve">CTM, define-se </w:t>
      </w:r>
      <w:r w:rsidR="00B346BB" w:rsidRPr="009B6CCF">
        <w:t>‘</w:t>
      </w:r>
      <w:r w:rsidRPr="009B6CCF">
        <w:t>parcela</w:t>
      </w:r>
      <w:r w:rsidR="00B346BB" w:rsidRPr="009B6CCF">
        <w:t>’</w:t>
      </w:r>
      <w:r w:rsidRPr="009B6CCF">
        <w:t xml:space="preserve"> como a representação de uma porção territorial</w:t>
      </w:r>
      <w:r w:rsidR="00D84982" w:rsidRPr="009B6CCF">
        <w:t xml:space="preserve"> </w:t>
      </w:r>
      <w:r w:rsidRPr="009B6CCF">
        <w:t>de extensão contínua, sendo seus elementos:</w:t>
      </w:r>
    </w:p>
    <w:p w14:paraId="2485C29E" w14:textId="13FB95D0" w:rsidR="008152FF" w:rsidRPr="009B6CCF" w:rsidRDefault="008152FF" w:rsidP="005267D5">
      <w:pPr>
        <w:pStyle w:val="Citao"/>
      </w:pPr>
      <w:r w:rsidRPr="009B6CCF">
        <w:t>a) as coordenadas dos vértices de limite vinculadas ao sistema geodésico brasileiro;</w:t>
      </w:r>
    </w:p>
    <w:p w14:paraId="3A87ED02" w14:textId="77777777" w:rsidR="008152FF" w:rsidRPr="009B6CCF" w:rsidRDefault="008152FF" w:rsidP="005267D5">
      <w:pPr>
        <w:pStyle w:val="Citao"/>
      </w:pPr>
      <w:r w:rsidRPr="009B6CCF">
        <w:t>b) o código de identificação único, inequívoco e estável;</w:t>
      </w:r>
    </w:p>
    <w:p w14:paraId="0B9C35C1" w14:textId="77777777" w:rsidR="008152FF" w:rsidRPr="009B6CCF" w:rsidRDefault="008152FF" w:rsidP="005267D5">
      <w:pPr>
        <w:pStyle w:val="Citao"/>
      </w:pPr>
      <w:r w:rsidRPr="009B6CCF">
        <w:t>c) os direitos individuais e coletivos que a originam; e</w:t>
      </w:r>
    </w:p>
    <w:p w14:paraId="710A2B20" w14:textId="53B08D9F" w:rsidR="008152FF" w:rsidRPr="009B6CCF" w:rsidRDefault="008152FF" w:rsidP="005267D5">
      <w:pPr>
        <w:pStyle w:val="Citao"/>
      </w:pPr>
      <w:r w:rsidRPr="009B6CCF">
        <w:t>d) os identificadores que possibilitem o seu relacionamento com os cadastros temáticos</w:t>
      </w:r>
      <w:ins w:id="81" w:author="Carlos" w:date="2026-03-18T08:45:00Z">
        <w:r w:rsidR="00C669E7">
          <w:t>”.</w:t>
        </w:r>
      </w:ins>
      <w:del w:id="82" w:author="Carlos" w:date="2026-03-18T08:45:00Z">
        <w:r w:rsidRPr="009B6CCF" w:rsidDel="00C669E7">
          <w:delText>.“</w:delText>
        </w:r>
      </w:del>
    </w:p>
    <w:p w14:paraId="19205BA6" w14:textId="15F41C9C" w:rsidR="00E812D7" w:rsidRPr="009B6CCF" w:rsidRDefault="0005601D" w:rsidP="00E812D7">
      <w:r w:rsidRPr="009B6CCF">
        <w:t xml:space="preserve">No </w:t>
      </w:r>
      <w:r w:rsidR="00E24BE8" w:rsidRPr="009B6CCF">
        <w:t xml:space="preserve">Manual do Cadastro Imobiliário </w:t>
      </w:r>
      <w:r w:rsidR="00E24BE8" w:rsidRPr="009B6CCF">
        <w:fldChar w:fldCharType="begin"/>
      </w:r>
      <w:r w:rsidR="000B1D95" w:rsidRPr="009B6CCF">
        <w:instrText xml:space="preserve"> ADDIN ZOTERO_ITEM CSL_CITATION {"citationID":"EoW33Mzp","properties":{"formattedCitation":"(SERPRO,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E24BE8" w:rsidRPr="009B6CCF">
        <w:fldChar w:fldCharType="separate"/>
      </w:r>
      <w:r w:rsidR="000B1D95" w:rsidRPr="009B6CCF">
        <w:rPr>
          <w:rFonts w:cs="Arial"/>
        </w:rPr>
        <w:t>(SERPRO, 2025)</w:t>
      </w:r>
      <w:r w:rsidR="00E24BE8" w:rsidRPr="009B6CCF">
        <w:fldChar w:fldCharType="end"/>
      </w:r>
      <w:r w:rsidR="00E24BE8" w:rsidRPr="009B6CCF">
        <w:t xml:space="preserve"> não há referências </w:t>
      </w:r>
      <w:r w:rsidR="00BB6B55" w:rsidRPr="009B6CCF">
        <w:t xml:space="preserve">diretas </w:t>
      </w:r>
      <w:r w:rsidR="00E24BE8" w:rsidRPr="009B6CCF">
        <w:t xml:space="preserve">ao termo </w:t>
      </w:r>
      <w:r w:rsidR="00BB6B55" w:rsidRPr="002F41A8">
        <w:t>parcela</w:t>
      </w:r>
      <w:r w:rsidR="006037DB" w:rsidRPr="009B6CCF">
        <w:t xml:space="preserve">, </w:t>
      </w:r>
      <w:r w:rsidR="004E2B6C" w:rsidRPr="009B6CCF">
        <w:t>embora seja</w:t>
      </w:r>
      <w:r w:rsidR="007B591F" w:rsidRPr="009B6CCF">
        <w:t xml:space="preserve"> possível associá-lo</w:t>
      </w:r>
      <w:r w:rsidR="002E152D" w:rsidRPr="009B6CCF">
        <w:t xml:space="preserve"> </w:t>
      </w:r>
      <w:r w:rsidR="00650533" w:rsidRPr="009B6CCF">
        <w:t xml:space="preserve">ao conceito de </w:t>
      </w:r>
      <w:r w:rsidR="000F390A" w:rsidRPr="002F41A8">
        <w:t>lote</w:t>
      </w:r>
      <w:r w:rsidR="002F4CC3" w:rsidRPr="009B6CCF">
        <w:t xml:space="preserve">, com a diferença que este último não </w:t>
      </w:r>
      <w:r w:rsidR="000F390A" w:rsidRPr="009B6CCF">
        <w:t>apresenta</w:t>
      </w:r>
      <w:r w:rsidR="009F32C2" w:rsidRPr="009B6CCF">
        <w:t xml:space="preserve"> as coordenadas dos vértices de </w:t>
      </w:r>
      <w:r w:rsidR="000F390A" w:rsidRPr="009B6CCF">
        <w:t xml:space="preserve">seus </w:t>
      </w:r>
      <w:r w:rsidR="009F32C2" w:rsidRPr="009B6CCF">
        <w:t>limite</w:t>
      </w:r>
      <w:r w:rsidR="000F390A" w:rsidRPr="009B6CCF">
        <w:t>s</w:t>
      </w:r>
      <w:r w:rsidR="009F32C2" w:rsidRPr="009B6CCF">
        <w:t>.</w:t>
      </w:r>
    </w:p>
    <w:p w14:paraId="29192278" w14:textId="77777777" w:rsidR="00961CBA" w:rsidRPr="009B6CCF" w:rsidRDefault="00961CBA" w:rsidP="00E812D7"/>
    <w:p w14:paraId="05B937BE" w14:textId="77777777" w:rsidR="00EB59CA" w:rsidRPr="009B6CCF" w:rsidRDefault="00EB59CA" w:rsidP="00093FBB">
      <w:pPr>
        <w:pStyle w:val="Ttulo3"/>
      </w:pPr>
      <w:bookmarkStart w:id="83" w:name="_Toc208996048"/>
      <w:bookmarkStart w:id="84" w:name="_Toc223789506"/>
      <w:r w:rsidRPr="009B6CCF">
        <w:t>Presença do CIATA nos cadastros imobiliários</w:t>
      </w:r>
      <w:bookmarkEnd w:id="83"/>
      <w:bookmarkEnd w:id="84"/>
    </w:p>
    <w:p w14:paraId="7CD9613D" w14:textId="103D7423" w:rsidR="00961CBA" w:rsidRPr="009B6CCF" w:rsidRDefault="00961CBA" w:rsidP="00961CBA">
      <w:r w:rsidRPr="009B6CCF">
        <w:t xml:space="preserve">Uma das premissas do trabalho é que os sistemas de cadastros atuais ainda utilizam, mesmo que parcialmente, o método de identificação usado originalmente pelo CIATA. </w:t>
      </w:r>
      <w:r w:rsidR="00D65644" w:rsidRPr="009B6CCF">
        <w:t xml:space="preserve">Esta estrutura fundamenta-se na hierarquia sequencial de </w:t>
      </w:r>
      <w:r w:rsidR="00D65644" w:rsidRPr="005E02F1">
        <w:t>Setor, Quadra</w:t>
      </w:r>
      <w:r w:rsidR="00D65644" w:rsidRPr="009B6CCF">
        <w:t xml:space="preserve"> e </w:t>
      </w:r>
      <w:r w:rsidR="00D65644" w:rsidRPr="005E02F1">
        <w:t>Lote</w:t>
      </w:r>
      <w:r w:rsidR="00D65644" w:rsidRPr="009B6CCF">
        <w:t>.</w:t>
      </w:r>
      <w:r w:rsidR="0007123F" w:rsidRPr="009B6CCF">
        <w:t xml:space="preserve"> Para quantificar a prevalência desse padrão nos municípios brasileiros, </w:t>
      </w:r>
      <w:r w:rsidR="0007123F" w:rsidRPr="009B6CCF">
        <w:lastRenderedPageBreak/>
        <w:t>adotou-se uma metodologia de triangulação de dados composta por quatro frentes de investigação:</w:t>
      </w:r>
    </w:p>
    <w:p w14:paraId="4D415BBB" w14:textId="77777777" w:rsidR="002E0A7F" w:rsidRPr="009B6CCF" w:rsidRDefault="002E0A7F">
      <w:pPr>
        <w:pStyle w:val="PargrafodaLista"/>
        <w:numPr>
          <w:ilvl w:val="0"/>
          <w:numId w:val="25"/>
        </w:numPr>
        <w:pPrChange w:id="85" w:author="Carlos" w:date="2026-03-13T15:21:00Z">
          <w:pPr>
            <w:pStyle w:val="PargrafodaLista"/>
            <w:numPr>
              <w:numId w:val="28"/>
            </w:numPr>
            <w:tabs>
              <w:tab w:val="num" w:pos="360"/>
              <w:tab w:val="num" w:pos="720"/>
            </w:tabs>
            <w:ind w:hanging="720"/>
          </w:pPr>
        </w:pPrChange>
      </w:pPr>
      <w:r w:rsidRPr="005E02F1">
        <w:rPr>
          <w:b/>
          <w:bCs/>
        </w:rPr>
        <w:t xml:space="preserve">Levantamento </w:t>
      </w:r>
      <w:r w:rsidRPr="005E02F1">
        <w:rPr>
          <w:b/>
          <w:bCs/>
          <w:i/>
          <w:iCs/>
        </w:rPr>
        <w:t>in loco</w:t>
      </w:r>
      <w:r w:rsidRPr="009B6CCF">
        <w:t>: Visita técnica a 13 administrações municipais;</w:t>
      </w:r>
    </w:p>
    <w:p w14:paraId="3A794201" w14:textId="6B454786" w:rsidR="00961CBA" w:rsidRPr="009B6CCF" w:rsidRDefault="00961CBA">
      <w:pPr>
        <w:pStyle w:val="PargrafodaLista"/>
        <w:numPr>
          <w:ilvl w:val="0"/>
          <w:numId w:val="25"/>
        </w:numPr>
        <w:pPrChange w:id="86" w:author="Carlos" w:date="2026-03-13T15:21:00Z">
          <w:pPr>
            <w:pStyle w:val="PargrafodaLista"/>
            <w:numPr>
              <w:numId w:val="28"/>
            </w:numPr>
            <w:tabs>
              <w:tab w:val="num" w:pos="360"/>
              <w:tab w:val="num" w:pos="720"/>
            </w:tabs>
            <w:ind w:hanging="720"/>
          </w:pPr>
        </w:pPrChange>
      </w:pPr>
      <w:r w:rsidRPr="005E02F1">
        <w:rPr>
          <w:b/>
          <w:bCs/>
        </w:rPr>
        <w:t xml:space="preserve">Análise </w:t>
      </w:r>
      <w:r w:rsidR="002E0A7F" w:rsidRPr="005E02F1">
        <w:rPr>
          <w:b/>
          <w:bCs/>
        </w:rPr>
        <w:t>documental</w:t>
      </w:r>
      <w:r w:rsidR="002E0A7F" w:rsidRPr="009B6CCF">
        <w:t>:</w:t>
      </w:r>
      <w:r w:rsidRPr="009B6CCF">
        <w:t xml:space="preserve"> </w:t>
      </w:r>
      <w:r w:rsidR="00E46747" w:rsidRPr="009B6CCF">
        <w:t xml:space="preserve">Inspeção visual de 57 modelos de carnês de IPTU </w:t>
      </w:r>
      <w:r w:rsidRPr="009B6CCF">
        <w:t>disponíveis na Internet;</w:t>
      </w:r>
    </w:p>
    <w:p w14:paraId="003D7EEF" w14:textId="7BCA1050" w:rsidR="00FB06B2" w:rsidRPr="009B6CCF" w:rsidRDefault="00FB06B2">
      <w:pPr>
        <w:pStyle w:val="PargrafodaLista"/>
        <w:numPr>
          <w:ilvl w:val="0"/>
          <w:numId w:val="25"/>
        </w:numPr>
        <w:pPrChange w:id="87" w:author="Carlos" w:date="2026-03-13T15:21:00Z">
          <w:pPr>
            <w:pStyle w:val="PargrafodaLista"/>
            <w:numPr>
              <w:numId w:val="28"/>
            </w:numPr>
            <w:tabs>
              <w:tab w:val="num" w:pos="360"/>
              <w:tab w:val="num" w:pos="720"/>
            </w:tabs>
            <w:ind w:hanging="720"/>
          </w:pPr>
        </w:pPrChange>
      </w:pPr>
      <w:r w:rsidRPr="005E02F1">
        <w:rPr>
          <w:b/>
          <w:bCs/>
        </w:rPr>
        <w:t>Mineração de Dados</w:t>
      </w:r>
      <w:r w:rsidRPr="009B6CCF">
        <w:t>: Consulta às bases de dados do SINTER/CadUrb;</w:t>
      </w:r>
    </w:p>
    <w:p w14:paraId="150055BA" w14:textId="4D0EE96B" w:rsidR="00E80063" w:rsidRPr="009B6CCF" w:rsidRDefault="00117E83">
      <w:pPr>
        <w:pStyle w:val="PargrafodaLista"/>
        <w:numPr>
          <w:ilvl w:val="0"/>
          <w:numId w:val="25"/>
        </w:numPr>
        <w:pPrChange w:id="88" w:author="Carlos" w:date="2026-03-13T15:21:00Z">
          <w:pPr>
            <w:pStyle w:val="PargrafodaLista"/>
            <w:numPr>
              <w:numId w:val="28"/>
            </w:numPr>
            <w:tabs>
              <w:tab w:val="num" w:pos="360"/>
              <w:tab w:val="num" w:pos="720"/>
            </w:tabs>
            <w:ind w:hanging="720"/>
          </w:pPr>
        </w:pPrChange>
      </w:pPr>
      <w:r w:rsidRPr="005E02F1">
        <w:rPr>
          <w:b/>
          <w:bCs/>
        </w:rPr>
        <w:t>Recuperação de Informação</w:t>
      </w:r>
      <w:r w:rsidRPr="009B6CCF">
        <w:t xml:space="preserve">: </w:t>
      </w:r>
      <w:r w:rsidR="00E80063" w:rsidRPr="009B6CCF">
        <w:t xml:space="preserve">Consultas automatizadas via </w:t>
      </w:r>
      <w:r w:rsidR="00E80063" w:rsidRPr="009B6CCF">
        <w:rPr>
          <w:i/>
          <w:iCs/>
        </w:rPr>
        <w:t>Google Programmable Search Engine</w:t>
      </w:r>
      <w:r w:rsidR="0083427C" w:rsidRPr="009B6CCF">
        <w:rPr>
          <w:rStyle w:val="Refdenotaderodap"/>
        </w:rPr>
        <w:footnoteReference w:id="1"/>
      </w:r>
      <w:r w:rsidR="00E80063" w:rsidRPr="009B6CCF">
        <w:t xml:space="preserve"> (</w:t>
      </w:r>
      <w:r w:rsidR="00E80063" w:rsidRPr="009B6CCF">
        <w:rPr>
          <w:i/>
          <w:iCs/>
        </w:rPr>
        <w:t>GPSE</w:t>
      </w:r>
      <w:r w:rsidR="00E80063" w:rsidRPr="009B6CCF">
        <w:t>).</w:t>
      </w:r>
    </w:p>
    <w:p w14:paraId="639281EC" w14:textId="76988AAA" w:rsidR="00961CBA" w:rsidRPr="009B6CCF" w:rsidRDefault="00E80063" w:rsidP="00961CBA">
      <w:r w:rsidRPr="009B6CCF">
        <w:t>Nesta última etapa, utilizou-se a API</w:t>
      </w:r>
      <w:r w:rsidR="00FB20ED" w:rsidRPr="009B6CCF">
        <w:rPr>
          <w:rStyle w:val="Refdenotaderodap"/>
        </w:rPr>
        <w:footnoteReference w:id="2"/>
      </w:r>
      <w:r w:rsidRPr="009B6CCF">
        <w:t xml:space="preserve"> do GPSE para realizar buscas estruturadas associando o termo "IPTU" aos descritores "SETOR", "QUADRA" e "LOTE", aplicadas individualmente aos 5.570 municípios brasileiros. As três primeiras modalidades de pesquisa serviram como base de controle para validar a acurácia dos resultados obtidos via GPSE.</w:t>
      </w:r>
      <w:r w:rsidR="001C6C36" w:rsidRPr="009B6CCF">
        <w:t xml:space="preserve"> </w:t>
      </w:r>
    </w:p>
    <w:p w14:paraId="600CFB02" w14:textId="73EFD26A" w:rsidR="007D6845" w:rsidRPr="009B6CCF" w:rsidRDefault="007D6845" w:rsidP="00961CBA">
      <w:r w:rsidRPr="009B6CCF">
        <w:t xml:space="preserve">Os resultados da pesquisa são apresentados na </w:t>
      </w:r>
      <w:r w:rsidR="0030608B" w:rsidRPr="009B6CCF">
        <w:fldChar w:fldCharType="begin"/>
      </w:r>
      <w:r w:rsidR="0030608B" w:rsidRPr="009B6CCF">
        <w:instrText xml:space="preserve"> REF _Ref217750635 \h </w:instrText>
      </w:r>
      <w:r w:rsidR="0030608B" w:rsidRPr="009B6CCF">
        <w:fldChar w:fldCharType="separate"/>
      </w:r>
      <w:r w:rsidR="003750EA" w:rsidRPr="009B6CCF">
        <w:t xml:space="preserve">Tabela </w:t>
      </w:r>
      <w:r w:rsidR="003750EA">
        <w:rPr>
          <w:noProof/>
        </w:rPr>
        <w:t>1</w:t>
      </w:r>
      <w:r w:rsidR="0030608B" w:rsidRPr="009B6CCF">
        <w:fldChar w:fldCharType="end"/>
      </w:r>
      <w:r w:rsidR="0030608B" w:rsidRPr="009B6CCF">
        <w:t>.</w:t>
      </w:r>
    </w:p>
    <w:p w14:paraId="0B680B19" w14:textId="0062ABC0" w:rsidR="0030608B" w:rsidRPr="009B6CCF" w:rsidRDefault="0030608B" w:rsidP="00A6278E">
      <w:pPr>
        <w:pStyle w:val="Legenda"/>
      </w:pPr>
      <w:bookmarkStart w:id="89" w:name="_Ref217750635"/>
      <w:r w:rsidRPr="009B6CCF">
        <w:t xml:space="preserve">Tabela </w:t>
      </w:r>
      <w:fldSimple w:instr=" SEQ Tabela \* ARABIC ">
        <w:r w:rsidR="003750EA">
          <w:rPr>
            <w:noProof/>
          </w:rPr>
          <w:t>1</w:t>
        </w:r>
      </w:fldSimple>
      <w:bookmarkEnd w:id="89"/>
      <w:r w:rsidR="00A86CB3">
        <w:t xml:space="preserve"> –</w:t>
      </w:r>
      <w:r w:rsidRPr="009B6CCF">
        <w:t xml:space="preserve"> Resultados das pesquisas de aderência ao CIATA</w:t>
      </w:r>
    </w:p>
    <w:tbl>
      <w:tblPr>
        <w:tblStyle w:val="TabeladeGrade5Escura-nfase11"/>
        <w:tblW w:w="7913" w:type="dxa"/>
        <w:jc w:val="center"/>
        <w:tblLook w:val="04A0" w:firstRow="1" w:lastRow="0" w:firstColumn="1" w:lastColumn="0" w:noHBand="0" w:noVBand="1"/>
      </w:tblPr>
      <w:tblGrid>
        <w:gridCol w:w="2830"/>
        <w:gridCol w:w="790"/>
        <w:gridCol w:w="748"/>
        <w:gridCol w:w="1252"/>
        <w:gridCol w:w="1097"/>
        <w:gridCol w:w="1223"/>
      </w:tblGrid>
      <w:tr w:rsidR="0030608B" w:rsidRPr="009B6CCF" w14:paraId="7B43E233" w14:textId="77777777" w:rsidTr="00C9400B">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30" w:type="dxa"/>
            <w:noWrap/>
            <w:hideMark/>
          </w:tcPr>
          <w:p w14:paraId="317E668B" w14:textId="77777777" w:rsidR="0030608B" w:rsidRPr="009B6CCF" w:rsidRDefault="0030608B" w:rsidP="00926561">
            <w:pPr>
              <w:ind w:firstLine="0"/>
              <w:jc w:val="left"/>
              <w:rPr>
                <w:rFonts w:eastAsia="Times New Roman" w:cs="Arial"/>
                <w:szCs w:val="24"/>
                <w:lang w:eastAsia="pt-BR"/>
              </w:rPr>
            </w:pPr>
          </w:p>
        </w:tc>
        <w:tc>
          <w:tcPr>
            <w:tcW w:w="763" w:type="dxa"/>
            <w:tcBorders>
              <w:right w:val="single" w:sz="4" w:space="0" w:color="FFFFFF" w:themeColor="background1"/>
            </w:tcBorders>
            <w:noWrap/>
            <w:hideMark/>
          </w:tcPr>
          <w:p w14:paraId="5930BFA1" w14:textId="77777777" w:rsidR="0030608B" w:rsidRPr="009B6CCF" w:rsidRDefault="0030608B" w:rsidP="00926561">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Total</w:t>
            </w:r>
          </w:p>
        </w:tc>
        <w:tc>
          <w:tcPr>
            <w:tcW w:w="2000" w:type="dxa"/>
            <w:gridSpan w:val="2"/>
            <w:tcBorders>
              <w:left w:val="single" w:sz="4" w:space="0" w:color="FFFFFF" w:themeColor="background1"/>
              <w:bottom w:val="single" w:sz="4" w:space="0" w:color="FFFFFF" w:themeColor="background1"/>
              <w:right w:val="single" w:sz="4" w:space="0" w:color="FFFFFF" w:themeColor="background1"/>
            </w:tcBorders>
            <w:noWrap/>
            <w:hideMark/>
          </w:tcPr>
          <w:p w14:paraId="3E347B39" w14:textId="77777777" w:rsidR="0030608B" w:rsidRPr="009B6CCF" w:rsidRDefault="0030608B" w:rsidP="00C9400B">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Com Geo</w:t>
            </w:r>
          </w:p>
        </w:tc>
        <w:tc>
          <w:tcPr>
            <w:tcW w:w="2320" w:type="dxa"/>
            <w:gridSpan w:val="2"/>
            <w:tcBorders>
              <w:left w:val="single" w:sz="4" w:space="0" w:color="FFFFFF" w:themeColor="background1"/>
            </w:tcBorders>
            <w:noWrap/>
            <w:hideMark/>
          </w:tcPr>
          <w:p w14:paraId="7E681D95" w14:textId="77777777" w:rsidR="0030608B" w:rsidRPr="009B6CCF" w:rsidRDefault="0030608B" w:rsidP="00926561">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Padrão CIATA</w:t>
            </w:r>
          </w:p>
        </w:tc>
      </w:tr>
      <w:tr w:rsidR="0030608B" w:rsidRPr="009B6CCF" w14:paraId="10C30AF5" w14:textId="77777777" w:rsidTr="00C9400B">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30" w:type="dxa"/>
            <w:noWrap/>
            <w:hideMark/>
          </w:tcPr>
          <w:p w14:paraId="7649AF24" w14:textId="77777777" w:rsidR="0030608B" w:rsidRPr="009B6CCF" w:rsidRDefault="0030608B" w:rsidP="00926561">
            <w:pPr>
              <w:ind w:firstLine="0"/>
              <w:jc w:val="left"/>
              <w:rPr>
                <w:rFonts w:eastAsia="Times New Roman" w:cs="Arial"/>
                <w:szCs w:val="24"/>
                <w:lang w:eastAsia="pt-BR"/>
              </w:rPr>
            </w:pPr>
            <w:r w:rsidRPr="009B6CCF">
              <w:rPr>
                <w:rFonts w:eastAsia="Times New Roman" w:cs="Arial"/>
                <w:szCs w:val="24"/>
                <w:lang w:eastAsia="pt-BR"/>
              </w:rPr>
              <w:t>Pesquisa Prefeituras</w:t>
            </w:r>
          </w:p>
        </w:tc>
        <w:tc>
          <w:tcPr>
            <w:tcW w:w="763" w:type="dxa"/>
            <w:noWrap/>
            <w:hideMark/>
          </w:tcPr>
          <w:p w14:paraId="03D0F896" w14:textId="77777777" w:rsidR="0030608B" w:rsidRPr="009B6CCF" w:rsidRDefault="0030608B" w:rsidP="009265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13</w:t>
            </w:r>
          </w:p>
        </w:tc>
        <w:tc>
          <w:tcPr>
            <w:tcW w:w="748" w:type="dxa"/>
            <w:tcBorders>
              <w:top w:val="single" w:sz="4" w:space="0" w:color="FFFFFF" w:themeColor="background1"/>
            </w:tcBorders>
            <w:noWrap/>
            <w:hideMark/>
          </w:tcPr>
          <w:p w14:paraId="02DD3364" w14:textId="77777777" w:rsidR="0030608B" w:rsidRPr="009B6CCF" w:rsidRDefault="0030608B" w:rsidP="009265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2</w:t>
            </w:r>
          </w:p>
        </w:tc>
        <w:tc>
          <w:tcPr>
            <w:tcW w:w="1252" w:type="dxa"/>
            <w:tcBorders>
              <w:top w:val="single" w:sz="4" w:space="0" w:color="FFFFFF" w:themeColor="background1"/>
            </w:tcBorders>
            <w:noWrap/>
            <w:hideMark/>
          </w:tcPr>
          <w:p w14:paraId="7B092CD6" w14:textId="77777777" w:rsidR="0030608B" w:rsidRPr="009B6CCF" w:rsidRDefault="0030608B" w:rsidP="009265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15%</w:t>
            </w:r>
          </w:p>
        </w:tc>
        <w:tc>
          <w:tcPr>
            <w:tcW w:w="1097" w:type="dxa"/>
            <w:noWrap/>
            <w:hideMark/>
          </w:tcPr>
          <w:p w14:paraId="2A09FFB6" w14:textId="77777777" w:rsidR="0030608B" w:rsidRPr="009B6CCF" w:rsidRDefault="0030608B" w:rsidP="009265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13</w:t>
            </w:r>
          </w:p>
        </w:tc>
        <w:tc>
          <w:tcPr>
            <w:tcW w:w="1223" w:type="dxa"/>
            <w:noWrap/>
            <w:hideMark/>
          </w:tcPr>
          <w:p w14:paraId="5CA3BE29" w14:textId="77777777" w:rsidR="0030608B" w:rsidRPr="009B6CCF" w:rsidRDefault="0030608B" w:rsidP="009265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100%</w:t>
            </w:r>
          </w:p>
        </w:tc>
      </w:tr>
      <w:tr w:rsidR="0030608B" w:rsidRPr="009B6CCF" w14:paraId="3BC70CA4" w14:textId="77777777" w:rsidTr="00926561">
        <w:trPr>
          <w:trHeight w:val="300"/>
          <w:jc w:val="center"/>
        </w:trPr>
        <w:tc>
          <w:tcPr>
            <w:cnfStyle w:val="001000000000" w:firstRow="0" w:lastRow="0" w:firstColumn="1" w:lastColumn="0" w:oddVBand="0" w:evenVBand="0" w:oddHBand="0" w:evenHBand="0" w:firstRowFirstColumn="0" w:firstRowLastColumn="0" w:lastRowFirstColumn="0" w:lastRowLastColumn="0"/>
            <w:tcW w:w="2830" w:type="dxa"/>
            <w:noWrap/>
            <w:hideMark/>
          </w:tcPr>
          <w:p w14:paraId="2588073D" w14:textId="77777777" w:rsidR="0030608B" w:rsidRPr="009B6CCF" w:rsidRDefault="0030608B" w:rsidP="00926561">
            <w:pPr>
              <w:ind w:firstLine="0"/>
              <w:jc w:val="left"/>
              <w:rPr>
                <w:rFonts w:eastAsia="Times New Roman" w:cs="Arial"/>
                <w:szCs w:val="24"/>
                <w:lang w:eastAsia="pt-BR"/>
              </w:rPr>
            </w:pPr>
            <w:r w:rsidRPr="009B6CCF">
              <w:rPr>
                <w:rFonts w:eastAsia="Times New Roman" w:cs="Arial"/>
                <w:szCs w:val="24"/>
                <w:lang w:eastAsia="pt-BR"/>
              </w:rPr>
              <w:t>Imagens de carnês</w:t>
            </w:r>
          </w:p>
        </w:tc>
        <w:tc>
          <w:tcPr>
            <w:tcW w:w="763" w:type="dxa"/>
            <w:noWrap/>
            <w:hideMark/>
          </w:tcPr>
          <w:p w14:paraId="6E8A6568" w14:textId="77777777" w:rsidR="0030608B" w:rsidRPr="009B6CCF" w:rsidRDefault="0030608B" w:rsidP="009265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57</w:t>
            </w:r>
          </w:p>
        </w:tc>
        <w:tc>
          <w:tcPr>
            <w:tcW w:w="748" w:type="dxa"/>
            <w:noWrap/>
            <w:hideMark/>
          </w:tcPr>
          <w:p w14:paraId="4E61341A" w14:textId="77777777" w:rsidR="0030608B" w:rsidRPr="009B6CCF" w:rsidRDefault="0030608B" w:rsidP="009265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n/a</w:t>
            </w:r>
          </w:p>
        </w:tc>
        <w:tc>
          <w:tcPr>
            <w:tcW w:w="1252" w:type="dxa"/>
            <w:noWrap/>
            <w:hideMark/>
          </w:tcPr>
          <w:p w14:paraId="0218A3E3" w14:textId="77777777" w:rsidR="0030608B" w:rsidRPr="009B6CCF" w:rsidRDefault="0030608B" w:rsidP="009265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n/a</w:t>
            </w:r>
          </w:p>
        </w:tc>
        <w:tc>
          <w:tcPr>
            <w:tcW w:w="1097" w:type="dxa"/>
            <w:noWrap/>
            <w:hideMark/>
          </w:tcPr>
          <w:p w14:paraId="0653F829" w14:textId="77777777" w:rsidR="0030608B" w:rsidRPr="009B6CCF" w:rsidRDefault="0030608B" w:rsidP="009265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57</w:t>
            </w:r>
          </w:p>
        </w:tc>
        <w:tc>
          <w:tcPr>
            <w:tcW w:w="1223" w:type="dxa"/>
            <w:noWrap/>
            <w:hideMark/>
          </w:tcPr>
          <w:p w14:paraId="5E63F551" w14:textId="77777777" w:rsidR="0030608B" w:rsidRPr="009B6CCF" w:rsidRDefault="0030608B" w:rsidP="009265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100%</w:t>
            </w:r>
          </w:p>
        </w:tc>
      </w:tr>
      <w:tr w:rsidR="0030608B" w:rsidRPr="009B6CCF" w14:paraId="13F7B85E" w14:textId="77777777" w:rsidTr="0092656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30" w:type="dxa"/>
            <w:noWrap/>
            <w:hideMark/>
          </w:tcPr>
          <w:p w14:paraId="5E3CD388" w14:textId="77777777" w:rsidR="0030608B" w:rsidRPr="009B6CCF" w:rsidRDefault="0030608B" w:rsidP="00926561">
            <w:pPr>
              <w:ind w:firstLine="0"/>
              <w:jc w:val="left"/>
              <w:rPr>
                <w:rFonts w:eastAsia="Times New Roman" w:cs="Arial"/>
                <w:szCs w:val="24"/>
                <w:lang w:eastAsia="pt-BR"/>
              </w:rPr>
            </w:pPr>
            <w:r w:rsidRPr="009B6CCF">
              <w:rPr>
                <w:rFonts w:eastAsia="Times New Roman" w:cs="Arial"/>
                <w:szCs w:val="24"/>
                <w:lang w:eastAsia="pt-BR"/>
              </w:rPr>
              <w:t>CadUrb</w:t>
            </w:r>
          </w:p>
        </w:tc>
        <w:tc>
          <w:tcPr>
            <w:tcW w:w="763" w:type="dxa"/>
            <w:noWrap/>
            <w:hideMark/>
          </w:tcPr>
          <w:p w14:paraId="5E8BEE15" w14:textId="77777777" w:rsidR="0030608B" w:rsidRPr="009B6CCF" w:rsidRDefault="0030608B" w:rsidP="009265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9</w:t>
            </w:r>
          </w:p>
        </w:tc>
        <w:tc>
          <w:tcPr>
            <w:tcW w:w="748" w:type="dxa"/>
            <w:noWrap/>
            <w:hideMark/>
          </w:tcPr>
          <w:p w14:paraId="39398820" w14:textId="77777777" w:rsidR="0030608B" w:rsidRPr="009B6CCF" w:rsidRDefault="0030608B" w:rsidP="009265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9</w:t>
            </w:r>
          </w:p>
        </w:tc>
        <w:tc>
          <w:tcPr>
            <w:tcW w:w="1252" w:type="dxa"/>
            <w:noWrap/>
            <w:hideMark/>
          </w:tcPr>
          <w:p w14:paraId="6F280E10" w14:textId="77777777" w:rsidR="0030608B" w:rsidRPr="009B6CCF" w:rsidRDefault="0030608B" w:rsidP="009265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100%</w:t>
            </w:r>
          </w:p>
        </w:tc>
        <w:tc>
          <w:tcPr>
            <w:tcW w:w="1097" w:type="dxa"/>
            <w:noWrap/>
            <w:hideMark/>
          </w:tcPr>
          <w:p w14:paraId="6EB05EDD" w14:textId="77777777" w:rsidR="0030608B" w:rsidRPr="009B6CCF" w:rsidRDefault="0030608B" w:rsidP="009265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6</w:t>
            </w:r>
          </w:p>
        </w:tc>
        <w:tc>
          <w:tcPr>
            <w:tcW w:w="1223" w:type="dxa"/>
            <w:noWrap/>
            <w:hideMark/>
          </w:tcPr>
          <w:p w14:paraId="7F344994" w14:textId="77777777" w:rsidR="0030608B" w:rsidRPr="009B6CCF" w:rsidRDefault="0030608B" w:rsidP="00926561">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67%</w:t>
            </w:r>
          </w:p>
        </w:tc>
      </w:tr>
      <w:tr w:rsidR="0030608B" w:rsidRPr="009B6CCF" w14:paraId="38F9C65E" w14:textId="77777777" w:rsidTr="00926561">
        <w:trPr>
          <w:trHeight w:val="300"/>
          <w:jc w:val="center"/>
        </w:trPr>
        <w:tc>
          <w:tcPr>
            <w:cnfStyle w:val="001000000000" w:firstRow="0" w:lastRow="0" w:firstColumn="1" w:lastColumn="0" w:oddVBand="0" w:evenVBand="0" w:oddHBand="0" w:evenHBand="0" w:firstRowFirstColumn="0" w:firstRowLastColumn="0" w:lastRowFirstColumn="0" w:lastRowLastColumn="0"/>
            <w:tcW w:w="2830" w:type="dxa"/>
            <w:noWrap/>
            <w:hideMark/>
          </w:tcPr>
          <w:p w14:paraId="21689C88" w14:textId="77777777" w:rsidR="0030608B" w:rsidRPr="009B6CCF" w:rsidRDefault="0030608B" w:rsidP="00926561">
            <w:pPr>
              <w:ind w:firstLine="0"/>
              <w:jc w:val="left"/>
              <w:rPr>
                <w:rFonts w:eastAsia="Times New Roman" w:cs="Arial"/>
                <w:szCs w:val="24"/>
                <w:lang w:eastAsia="pt-BR"/>
              </w:rPr>
            </w:pPr>
            <w:r w:rsidRPr="009B6CCF">
              <w:rPr>
                <w:rFonts w:eastAsia="Times New Roman" w:cs="Arial"/>
                <w:szCs w:val="24"/>
                <w:lang w:eastAsia="pt-BR"/>
              </w:rPr>
              <w:t xml:space="preserve">Google </w:t>
            </w:r>
          </w:p>
        </w:tc>
        <w:tc>
          <w:tcPr>
            <w:tcW w:w="763" w:type="dxa"/>
            <w:noWrap/>
            <w:hideMark/>
          </w:tcPr>
          <w:p w14:paraId="4549D197" w14:textId="77777777" w:rsidR="0030608B" w:rsidRPr="009B6CCF" w:rsidRDefault="0030608B" w:rsidP="009265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5570</w:t>
            </w:r>
          </w:p>
        </w:tc>
        <w:tc>
          <w:tcPr>
            <w:tcW w:w="748" w:type="dxa"/>
            <w:noWrap/>
            <w:hideMark/>
          </w:tcPr>
          <w:p w14:paraId="3BFA72EF" w14:textId="77777777" w:rsidR="0030608B" w:rsidRPr="009B6CCF" w:rsidRDefault="0030608B" w:rsidP="009265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n/a</w:t>
            </w:r>
          </w:p>
        </w:tc>
        <w:tc>
          <w:tcPr>
            <w:tcW w:w="1252" w:type="dxa"/>
            <w:noWrap/>
            <w:hideMark/>
          </w:tcPr>
          <w:p w14:paraId="121815F1" w14:textId="77777777" w:rsidR="0030608B" w:rsidRPr="009B6CCF" w:rsidRDefault="0030608B" w:rsidP="009265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n/a</w:t>
            </w:r>
          </w:p>
        </w:tc>
        <w:tc>
          <w:tcPr>
            <w:tcW w:w="1097" w:type="dxa"/>
            <w:noWrap/>
            <w:hideMark/>
          </w:tcPr>
          <w:p w14:paraId="410E6D3B" w14:textId="77777777" w:rsidR="0030608B" w:rsidRPr="009B6CCF" w:rsidRDefault="0030608B" w:rsidP="009265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2967</w:t>
            </w:r>
          </w:p>
        </w:tc>
        <w:tc>
          <w:tcPr>
            <w:tcW w:w="1223" w:type="dxa"/>
            <w:noWrap/>
            <w:hideMark/>
          </w:tcPr>
          <w:p w14:paraId="6181507D" w14:textId="77777777" w:rsidR="0030608B" w:rsidRPr="009B6CCF" w:rsidRDefault="0030608B" w:rsidP="00926561">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53%</w:t>
            </w:r>
          </w:p>
        </w:tc>
      </w:tr>
    </w:tbl>
    <w:p w14:paraId="1169AB6D" w14:textId="61960352" w:rsidR="00E4744A" w:rsidRPr="009B6CCF" w:rsidRDefault="00786449" w:rsidP="00A6278E">
      <w:pPr>
        <w:pStyle w:val="Legenda"/>
      </w:pPr>
      <w:r w:rsidRPr="009B6CCF">
        <w:t>Elaboração: Os autores (2025)</w:t>
      </w:r>
    </w:p>
    <w:p w14:paraId="67DEB429" w14:textId="77777777" w:rsidR="0030608B" w:rsidRPr="009B6CCF" w:rsidRDefault="0030608B" w:rsidP="00961CBA"/>
    <w:p w14:paraId="5124E22B" w14:textId="77777777" w:rsidR="00642A8C" w:rsidRPr="009B6CCF" w:rsidRDefault="00961CBA" w:rsidP="00E13DFC">
      <w:r w:rsidRPr="009B6CCF">
        <w:t>Foi surpreendente encontrar em</w:t>
      </w:r>
      <w:r w:rsidR="00343C4B" w:rsidRPr="009B6CCF">
        <w:t xml:space="preserve"> 38% das prefeituras (5 de 13) </w:t>
      </w:r>
      <w:r w:rsidRPr="009B6CCF">
        <w:t xml:space="preserve">sistemas que emulam integralmente o projeto CIATA, inclusive em suas falhas mais </w:t>
      </w:r>
      <w:r w:rsidR="00B16E0C" w:rsidRPr="009B6CCF">
        <w:t>graves</w:t>
      </w:r>
      <w:r w:rsidRPr="009B6CCF">
        <w:t xml:space="preserve">. Com sistemas tão limitados é praticamente impossível que a prefeitura ofereça, por exemplo, um serviço on-line de geração de carnês de IPTU. </w:t>
      </w:r>
    </w:p>
    <w:p w14:paraId="3F6A7FA5" w14:textId="69287BDE" w:rsidR="00961CBA" w:rsidRDefault="00DB7BAE" w:rsidP="00E13DFC">
      <w:r w:rsidRPr="009B6CCF">
        <w:t>Observou-se uma correlação direta entre a obsolescência sistêmica e a ausência de indexação digital: municípios com processos puramente analógicos resultaram em retornos negativos na API de busca.</w:t>
      </w:r>
      <w:r w:rsidR="00E13DFC" w:rsidRPr="009B6CCF">
        <w:t xml:space="preserve"> Por conseguinte, os resultados positivos obtidos via GPSE devem ser interpretados como um limite inferior da </w:t>
      </w:r>
      <w:r w:rsidR="00E13DFC" w:rsidRPr="009B6CCF">
        <w:lastRenderedPageBreak/>
        <w:t>realidade nacional, indicando um provável subdimensionamento da presença do padrão CIATA devido à exclusão digital de parcelas das administrações municipais.</w:t>
      </w:r>
    </w:p>
    <w:p w14:paraId="5C52350D" w14:textId="77777777" w:rsidR="00A86CB3" w:rsidRPr="009B6CCF" w:rsidRDefault="00A86CB3" w:rsidP="00E13DFC"/>
    <w:p w14:paraId="46F40117" w14:textId="47DA6C3D" w:rsidR="0022756B" w:rsidRPr="009B6CCF" w:rsidRDefault="0022756B" w:rsidP="009B6CCF">
      <w:pPr>
        <w:pStyle w:val="Ttulo2"/>
      </w:pPr>
      <w:bookmarkStart w:id="90" w:name="_Toc223789507"/>
      <w:r w:rsidRPr="009B6CCF">
        <w:t>CTM</w:t>
      </w:r>
      <w:bookmarkEnd w:id="90"/>
    </w:p>
    <w:p w14:paraId="471ECF1F" w14:textId="3F50BB29" w:rsidR="00F62872" w:rsidRPr="009B6CCF" w:rsidRDefault="00F62872" w:rsidP="00F62872">
      <w:pPr>
        <w:rPr>
          <w:rFonts w:cs="Arial"/>
          <w:lang w:eastAsia="pt-BR"/>
        </w:rPr>
      </w:pPr>
      <w:r w:rsidRPr="009B6CCF">
        <w:rPr>
          <w:lang w:eastAsia="pt-BR"/>
        </w:rPr>
        <w:t xml:space="preserve">O Cadastro Territorial Multifinalitário (CTM) é definido como um sistema de informações territoriais estruturado a partir da parcela — a unidade mínima de intervenção e planejamento urbano — onde conjuntos temáticos de dados se inter-relacionam para subsidiar múltiplas finalidades governamentais. Segundo Silva </w:t>
      </w:r>
      <w:r w:rsidRPr="009B6CCF">
        <w:rPr>
          <w:lang w:eastAsia="pt-BR"/>
        </w:rPr>
        <w:fldChar w:fldCharType="begin"/>
      </w:r>
      <w:r w:rsidR="00D16DA7" w:rsidRPr="009B6CCF">
        <w:rPr>
          <w:lang w:eastAsia="pt-BR"/>
        </w:rPr>
        <w:instrText xml:space="preserve"> ADDIN ZOTERO_ITEM CSL_CITATION {"citationID":"SjOGt2rL","properties":{"formattedCitation":"(Silva, 2023)","plainCitation":"(Silva, 2023)","dontUpdate":true,"noteIndex":0},"citationItems":[{"id":55,"uris":["http://zotero.org/users/15531986/items/YX4VADJB"],"itemData":{"id":55,"type":"book","abstract":"O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Pr="009B6CCF">
        <w:rPr>
          <w:lang w:eastAsia="pt-BR"/>
        </w:rPr>
        <w:fldChar w:fldCharType="separate"/>
      </w:r>
      <w:r w:rsidRPr="009B6CCF">
        <w:rPr>
          <w:rFonts w:cs="Arial"/>
        </w:rPr>
        <w:t>(2023)</w:t>
      </w:r>
      <w:r w:rsidRPr="009B6CCF">
        <w:rPr>
          <w:lang w:eastAsia="pt-BR"/>
        </w:rPr>
        <w:fldChar w:fldCharType="end"/>
      </w:r>
      <w:r w:rsidRPr="009B6CCF">
        <w:rPr>
          <w:rFonts w:cs="Arial"/>
          <w:vanish/>
          <w:lang w:eastAsia="pt-BR"/>
        </w:rPr>
        <w:t>(Silva, 2023):</w:t>
      </w:r>
      <w:r w:rsidRPr="009B6CCF">
        <w:rPr>
          <w:lang w:eastAsia="pt-BR"/>
        </w:rPr>
        <w:t>:</w:t>
      </w:r>
      <w:r w:rsidRPr="009B6CCF">
        <w:rPr>
          <w:rFonts w:cs="Arial"/>
          <w:lang w:eastAsia="pt-BR"/>
        </w:rPr>
        <w:t xml:space="preserve"> </w:t>
      </w:r>
    </w:p>
    <w:p w14:paraId="03FCBB79" w14:textId="6E2E49B5" w:rsidR="00F62872" w:rsidRPr="009B6CCF" w:rsidRDefault="00F62872" w:rsidP="00F62872">
      <w:pPr>
        <w:pStyle w:val="Citao"/>
      </w:pPr>
      <w:r w:rsidRPr="009B6CCF">
        <w:t>“No sentido de facilitar a compreensão do processo de implementação de um CTM, considera-se que ele é composto pelos dados do cadastro territorial associados aos dados dos cadastros temáticos. O cadastro territorial é entendido como o inventário oficial e sistemático das parcelas do município e os cadastros temáticos compreendem conjuntos de dados – objetos territoriais e atributos alfanuméricos - relacionados às parcelas sobre aspectos estruturais, tais como: sociais, ambientais, habitacionais e não habitacionais, redes de infraestrutura, equipamentos, tributários, entre outros</w:t>
      </w:r>
      <w:del w:id="91" w:author="Carlos" w:date="2026-03-18T08:47:00Z">
        <w:r w:rsidRPr="009B6CCF" w:rsidDel="00C669E7">
          <w:delText>.</w:delText>
        </w:r>
      </w:del>
      <w:r w:rsidRPr="009B6CCF">
        <w:t>”</w:t>
      </w:r>
      <w:ins w:id="92" w:author="Carlos" w:date="2026-03-18T08:47:00Z">
        <w:r w:rsidR="00C669E7">
          <w:t>.</w:t>
        </w:r>
      </w:ins>
    </w:p>
    <w:p w14:paraId="11B0B0F4" w14:textId="2F50E2D7" w:rsidR="00F62872" w:rsidRPr="009B6CCF" w:rsidRDefault="00F62872" w:rsidP="00F62872">
      <w:pPr>
        <w:rPr>
          <w:lang w:eastAsia="pt-BR"/>
        </w:rPr>
      </w:pPr>
      <w:r w:rsidRPr="009B6CCF">
        <w:rPr>
          <w:lang w:eastAsia="pt-BR"/>
        </w:rPr>
        <w:t xml:space="preserve">Diferente do </w:t>
      </w:r>
      <w:commentRangeStart w:id="93"/>
      <w:r w:rsidRPr="009B6CCF">
        <w:rPr>
          <w:lang w:eastAsia="pt-BR"/>
        </w:rPr>
        <w:t>cadastro fiscal o administrativo</w:t>
      </w:r>
      <w:commentRangeEnd w:id="93"/>
      <w:r w:rsidR="00C669E7" w:rsidRPr="009B6CCF">
        <w:rPr>
          <w:rStyle w:val="Refdecomentrio"/>
          <w:sz w:val="24"/>
          <w:szCs w:val="22"/>
          <w:lang w:eastAsia="pt-BR"/>
        </w:rPr>
        <w:commentReference w:id="93"/>
      </w:r>
      <w:r w:rsidRPr="009B6CCF">
        <w:rPr>
          <w:lang w:eastAsia="pt-BR"/>
        </w:rPr>
        <w:t xml:space="preserve">, o CTM exige a convergência de camadas físicas, jurídicas e econômicas </w:t>
      </w:r>
      <w:r w:rsidRPr="009B6CCF">
        <w:rPr>
          <w:lang w:eastAsia="pt-BR"/>
        </w:rPr>
        <w:fldChar w:fldCharType="begin"/>
      </w:r>
      <w:r w:rsidR="00D16DA7" w:rsidRPr="009B6CCF">
        <w:rPr>
          <w:lang w:eastAsia="pt-BR"/>
        </w:rPr>
        <w:instrText xml:space="preserve"> ADDIN ZOTERO_ITEM CSL_CITATION {"citationID":"jhZBJmPE","properties":{"formattedCitation":"(Erba, 2007)","plainCitation":"(Erba, 2007)","noteIndex":0},"citationItems":[{"id":316,"uris":["http://zotero.org/users/15531986/items/K4AGQ4XT"],"itemData":{"id":316,"type":"book","publisher":"Lincoln Institute of Land Policy","publisher-place":"Cambridge, MA","title":"Catastro multifinalitario aplicado a la definición de políticas de suelo en América Latina","author":[{"family":"Erba","given":"Diego Alfonso"}],"issued":{"date-parts":[["2007"]]}}}],"schema":"https://github.com/citation-style-language/schema/raw/master/csl-citation.json"} </w:instrText>
      </w:r>
      <w:r w:rsidRPr="009B6CCF">
        <w:rPr>
          <w:lang w:eastAsia="pt-BR"/>
        </w:rPr>
        <w:fldChar w:fldCharType="separate"/>
      </w:r>
      <w:r w:rsidRPr="009B6CCF">
        <w:rPr>
          <w:rFonts w:cs="Arial"/>
        </w:rPr>
        <w:t>(Erba, 2007)</w:t>
      </w:r>
      <w:r w:rsidRPr="009B6CCF">
        <w:rPr>
          <w:lang w:eastAsia="pt-BR"/>
        </w:rPr>
        <w:fldChar w:fldCharType="end"/>
      </w:r>
      <w:r w:rsidRPr="009B6CCF">
        <w:rPr>
          <w:lang w:eastAsia="pt-BR"/>
        </w:rPr>
        <w:t>. Para que essa integração ocorra, a localização geográfica atua como o denominador comum. Assim, o georreferenciamento das parcelas não é apenas um requisito técnico, mas a condição fundamental para a existência de um sistema multifinalitário.</w:t>
      </w:r>
    </w:p>
    <w:p w14:paraId="4281499F" w14:textId="067FCDB8" w:rsidR="00F62872" w:rsidRPr="009B6CCF" w:rsidRDefault="00F62872" w:rsidP="00F62872">
      <w:pPr>
        <w:widowControl w:val="0"/>
        <w:rPr>
          <w:lang w:eastAsia="pt-BR"/>
        </w:rPr>
      </w:pPr>
      <w:r w:rsidRPr="009B6CCF">
        <w:rPr>
          <w:lang w:eastAsia="pt-BR"/>
        </w:rPr>
        <w:t xml:space="preserve">Historicamente, o Projeto CIATA </w:t>
      </w:r>
      <w:r w:rsidRPr="009B6CCF">
        <w:rPr>
          <w:lang w:eastAsia="pt-BR"/>
        </w:rPr>
        <w:fldChar w:fldCharType="begin"/>
      </w:r>
      <w:r w:rsidR="000B1D95" w:rsidRPr="009B6CCF">
        <w:rPr>
          <w:lang w:eastAsia="pt-BR"/>
        </w:rPr>
        <w:instrText xml:space="preserve"> ADDIN ZOTERO_ITEM CSL_CITATION {"citationID":"wJ3Kb2jO","properties":{"formattedCitation":"(SERPRO,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Pr="009B6CCF">
        <w:rPr>
          <w:lang w:eastAsia="pt-BR"/>
        </w:rPr>
        <w:fldChar w:fldCharType="separate"/>
      </w:r>
      <w:r w:rsidR="000B1D95" w:rsidRPr="009B6CCF">
        <w:rPr>
          <w:rFonts w:cs="Arial"/>
        </w:rPr>
        <w:t>(SERPRO, 2025)</w:t>
      </w:r>
      <w:r w:rsidRPr="009B6CCF">
        <w:rPr>
          <w:lang w:eastAsia="pt-BR"/>
        </w:rPr>
        <w:fldChar w:fldCharType="end"/>
      </w:r>
      <w:r w:rsidRPr="009B6CCF">
        <w:rPr>
          <w:lang w:eastAsia="pt-BR"/>
        </w:rPr>
        <w:t xml:space="preserve"> focou na organização administrativa e tributária do município</w:t>
      </w:r>
      <w:r w:rsidR="0075669F" w:rsidRPr="009B6CCF">
        <w:rPr>
          <w:lang w:eastAsia="pt-BR"/>
        </w:rPr>
        <w:t xml:space="preserve"> (</w:t>
      </w:r>
      <w:r w:rsidR="0075669F" w:rsidRPr="009B6CCF">
        <w:t xml:space="preserve">pacote </w:t>
      </w:r>
      <w:r w:rsidR="0075669F" w:rsidRPr="009B6CCF">
        <w:rPr>
          <w:i/>
          <w:iCs/>
        </w:rPr>
        <w:t>Administrative</w:t>
      </w:r>
      <w:r w:rsidR="0075669F" w:rsidRPr="009B6CCF">
        <w:t xml:space="preserve"> do modelo LADM)</w:t>
      </w:r>
      <w:r w:rsidRPr="009B6CCF">
        <w:rPr>
          <w:lang w:eastAsia="pt-BR"/>
        </w:rPr>
        <w:t>, mas não previu o armazenamento nativo de coordenadas geográficas para os lotes</w:t>
      </w:r>
      <w:r w:rsidR="00690F38" w:rsidRPr="009B6CCF">
        <w:rPr>
          <w:lang w:eastAsia="pt-BR"/>
        </w:rPr>
        <w:t xml:space="preserve"> (ver </w:t>
      </w:r>
      <w:r w:rsidR="00BC73BE">
        <w:rPr>
          <w:lang w:eastAsia="pt-BR"/>
        </w:rPr>
        <w:fldChar w:fldCharType="begin"/>
      </w:r>
      <w:r w:rsidR="00BC73BE">
        <w:rPr>
          <w:lang w:eastAsia="pt-BR"/>
        </w:rPr>
        <w:instrText xml:space="preserve"> REF _Ref223722976 \h </w:instrText>
      </w:r>
      <w:r w:rsidR="00BC73BE">
        <w:rPr>
          <w:lang w:eastAsia="pt-BR"/>
        </w:rPr>
      </w:r>
      <w:r w:rsidR="00BC73BE">
        <w:rPr>
          <w:lang w:eastAsia="pt-BR"/>
        </w:rPr>
        <w:fldChar w:fldCharType="separate"/>
      </w:r>
      <w:r w:rsidR="003750EA">
        <w:t xml:space="preserve">Quadro </w:t>
      </w:r>
      <w:r w:rsidR="003750EA">
        <w:rPr>
          <w:noProof/>
        </w:rPr>
        <w:t>1</w:t>
      </w:r>
      <w:r w:rsidR="00BC73BE">
        <w:rPr>
          <w:lang w:eastAsia="pt-BR"/>
        </w:rPr>
        <w:fldChar w:fldCharType="end"/>
      </w:r>
      <w:r w:rsidR="00690F38" w:rsidRPr="009B6CCF">
        <w:rPr>
          <w:lang w:eastAsia="pt-BR"/>
        </w:rPr>
        <w:fldChar w:fldCharType="begin"/>
      </w:r>
      <w:r w:rsidR="00690F38" w:rsidRPr="009B6CCF">
        <w:rPr>
          <w:lang w:eastAsia="pt-BR"/>
        </w:rPr>
        <w:instrText xml:space="preserve"> REF _Ref219279265 \h </w:instrText>
      </w:r>
      <w:r w:rsidR="00690F38" w:rsidRPr="009B6CCF">
        <w:rPr>
          <w:lang w:eastAsia="pt-BR"/>
        </w:rPr>
      </w:r>
      <w:r w:rsidR="00690F38" w:rsidRPr="009B6CCF">
        <w:rPr>
          <w:lang w:eastAsia="pt-BR"/>
        </w:rPr>
        <w:fldChar w:fldCharType="end"/>
      </w:r>
      <w:r w:rsidR="00690F38" w:rsidRPr="009B6CCF">
        <w:rPr>
          <w:lang w:eastAsia="pt-BR"/>
        </w:rPr>
        <w:t>)</w:t>
      </w:r>
      <w:r w:rsidRPr="009B6CCF">
        <w:rPr>
          <w:lang w:eastAsia="pt-BR"/>
        </w:rPr>
        <w:t>. Essa lacuna limita a conexão entre a inscrição fiscal e as camadas geográficas da cidade. É nesse cenário que o CNEFE (Cadastro Nacional de Endereços para Fins Estatísticos) assume um papel infraestrutural.</w:t>
      </w:r>
    </w:p>
    <w:p w14:paraId="74F22F73" w14:textId="7003AF95" w:rsidR="00F62872" w:rsidRPr="009B6CCF" w:rsidRDefault="00F62872" w:rsidP="00F62872">
      <w:pPr>
        <w:widowControl w:val="0"/>
      </w:pPr>
      <w:r w:rsidRPr="009B6CCF">
        <w:t>Embora concebido para fins censitários pelo IBGE, o CNEFE disponibiliza a localização (pontos de coordenadas) das unidades edificadas. Sob a ó</w:t>
      </w:r>
      <w:r w:rsidR="00B85A29">
        <w:t>p</w:t>
      </w:r>
      <w:r w:rsidRPr="009B6CCF">
        <w:t xml:space="preserve">tica do CTM, o CNEFE atua como o elo de espacialização </w:t>
      </w:r>
      <w:r w:rsidR="00FE3CBB" w:rsidRPr="009B6CCF">
        <w:t>(</w:t>
      </w:r>
      <w:r w:rsidR="00005FE7" w:rsidRPr="009B6CCF">
        <w:t xml:space="preserve">Subpacote </w:t>
      </w:r>
      <w:r w:rsidR="00005FE7" w:rsidRPr="009B6CCF">
        <w:rPr>
          <w:i/>
          <w:iCs/>
        </w:rPr>
        <w:t>Surveying and Representation</w:t>
      </w:r>
      <w:r w:rsidR="00005FE7" w:rsidRPr="009B6CCF">
        <w:t xml:space="preserve"> do LADM</w:t>
      </w:r>
      <w:r w:rsidR="00FE3CBB" w:rsidRPr="009B6CCF">
        <w:t xml:space="preserve">) </w:t>
      </w:r>
      <w:r w:rsidRPr="009B6CCF">
        <w:t xml:space="preserve">que supre a deficiência cartográfica do CIATA. Ao integrar essas bases, a "Inscrição Cadastral" municipal é ancorada a um ponto geográfico real, permitindo que os dados administrativos do CIATA (o "quê" e o "quem") sejam </w:t>
      </w:r>
      <w:r w:rsidRPr="009B6CCF">
        <w:lastRenderedPageBreak/>
        <w:t>visualizados e analisados no espaço geográfico (o "onde").</w:t>
      </w:r>
    </w:p>
    <w:p w14:paraId="0A13550D" w14:textId="77777777" w:rsidR="00F62872" w:rsidRPr="009B6CCF" w:rsidRDefault="00F62872" w:rsidP="00F62872">
      <w:pPr>
        <w:widowControl w:val="0"/>
      </w:pPr>
      <w:r w:rsidRPr="009B6CCF">
        <w:t xml:space="preserve">Dessa forma, a transição do CIATA para o CTM depende da capacidade de fundir a capilaridade estatística do CNEFE com o rigor administrativo municipal. </w:t>
      </w:r>
    </w:p>
    <w:p w14:paraId="3E8D2059" w14:textId="77777777" w:rsidR="00F62872" w:rsidRPr="009B6CCF" w:rsidRDefault="00F62872" w:rsidP="00F62872"/>
    <w:p w14:paraId="22DEB365" w14:textId="444A07C9" w:rsidR="0009398A" w:rsidRPr="009B6CCF" w:rsidRDefault="0009398A" w:rsidP="00A6278E">
      <w:pPr>
        <w:pStyle w:val="Legenda"/>
      </w:pPr>
    </w:p>
    <w:p w14:paraId="7EBF7D39" w14:textId="2F24AF49" w:rsidR="00690F38" w:rsidRPr="009B6CCF" w:rsidRDefault="00BC73BE" w:rsidP="00BC73BE">
      <w:pPr>
        <w:pStyle w:val="Legenda"/>
      </w:pPr>
      <w:bookmarkStart w:id="94" w:name="_Ref223722976"/>
      <w:r>
        <w:t xml:space="preserve">Quadro </w:t>
      </w:r>
      <w:fldSimple w:instr=" SEQ Quadro \* ARABIC ">
        <w:r w:rsidR="003750EA">
          <w:rPr>
            <w:noProof/>
          </w:rPr>
          <w:t>1</w:t>
        </w:r>
      </w:fldSimple>
      <w:bookmarkEnd w:id="94"/>
      <w:r>
        <w:t xml:space="preserve"> – </w:t>
      </w:r>
      <w:r w:rsidRPr="00EE2546">
        <w:t>Comparativo CIATA e CTM</w:t>
      </w:r>
    </w:p>
    <w:tbl>
      <w:tblPr>
        <w:tblStyle w:val="TabeladeGrade5Escura-nfase11"/>
        <w:tblW w:w="0" w:type="auto"/>
        <w:tblLook w:val="04A0" w:firstRow="1" w:lastRow="0" w:firstColumn="1" w:lastColumn="0" w:noHBand="0" w:noVBand="1"/>
      </w:tblPr>
      <w:tblGrid>
        <w:gridCol w:w="1964"/>
        <w:gridCol w:w="3401"/>
        <w:gridCol w:w="3696"/>
      </w:tblGrid>
      <w:tr w:rsidR="0009398A" w:rsidRPr="009B6CCF" w14:paraId="116113C9" w14:textId="77777777" w:rsidTr="009265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94FA17" w14:textId="77777777" w:rsidR="0009398A" w:rsidRPr="009B6CCF" w:rsidRDefault="0009398A" w:rsidP="00926561">
            <w:pPr>
              <w:keepNext/>
              <w:widowControl w:val="0"/>
              <w:ind w:firstLine="0"/>
              <w:jc w:val="left"/>
              <w:rPr>
                <w:rFonts w:eastAsia="Times New Roman" w:cs="Arial"/>
                <w:szCs w:val="24"/>
                <w:lang w:eastAsia="pt-BR"/>
              </w:rPr>
            </w:pPr>
            <w:r w:rsidRPr="009B6CCF">
              <w:rPr>
                <w:rFonts w:eastAsia="Times New Roman" w:cs="Arial"/>
                <w:szCs w:val="24"/>
                <w:lang w:eastAsia="pt-BR"/>
              </w:rPr>
              <w:t>Característica</w:t>
            </w:r>
          </w:p>
        </w:tc>
        <w:tc>
          <w:tcPr>
            <w:tcW w:w="0" w:type="auto"/>
            <w:hideMark/>
          </w:tcPr>
          <w:p w14:paraId="724B1A5F" w14:textId="77777777" w:rsidR="0009398A" w:rsidRPr="009B6CCF" w:rsidRDefault="0009398A" w:rsidP="00926561">
            <w:pPr>
              <w:keepNext/>
              <w:widowControl w:val="0"/>
              <w:ind w:firstLine="0"/>
              <w:jc w:val="left"/>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CIATA</w:t>
            </w:r>
          </w:p>
        </w:tc>
        <w:tc>
          <w:tcPr>
            <w:tcW w:w="0" w:type="auto"/>
            <w:hideMark/>
          </w:tcPr>
          <w:p w14:paraId="463F9C6E" w14:textId="77777777" w:rsidR="0009398A" w:rsidRPr="009B6CCF" w:rsidRDefault="0009398A" w:rsidP="00926561">
            <w:pPr>
              <w:keepNext/>
              <w:widowControl w:val="0"/>
              <w:ind w:firstLine="0"/>
              <w:jc w:val="left"/>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CTM</w:t>
            </w:r>
          </w:p>
        </w:tc>
      </w:tr>
      <w:tr w:rsidR="0009398A" w:rsidRPr="009B6CCF" w14:paraId="672A2A9E" w14:textId="77777777" w:rsidTr="00B67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40C81B" w14:textId="77777777" w:rsidR="0009398A" w:rsidRPr="009B6CCF" w:rsidRDefault="0009398A" w:rsidP="00B67DD3">
            <w:pPr>
              <w:keepNext/>
              <w:widowControl w:val="0"/>
              <w:ind w:firstLine="0"/>
              <w:jc w:val="center"/>
              <w:rPr>
                <w:rFonts w:eastAsia="Times New Roman" w:cs="Arial"/>
                <w:szCs w:val="24"/>
                <w:lang w:eastAsia="pt-BR"/>
              </w:rPr>
            </w:pPr>
            <w:r w:rsidRPr="009B6CCF">
              <w:rPr>
                <w:rFonts w:eastAsia="Times New Roman" w:cs="Arial"/>
                <w:szCs w:val="24"/>
                <w:lang w:eastAsia="pt-BR"/>
              </w:rPr>
              <w:t>Objetivo</w:t>
            </w:r>
          </w:p>
        </w:tc>
        <w:tc>
          <w:tcPr>
            <w:tcW w:w="0" w:type="auto"/>
            <w:vAlign w:val="center"/>
            <w:hideMark/>
          </w:tcPr>
          <w:p w14:paraId="54499597" w14:textId="77777777" w:rsidR="0009398A" w:rsidRPr="009B6CCF" w:rsidRDefault="0009398A" w:rsidP="00B67DD3">
            <w:pPr>
              <w:keepNext/>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 xml:space="preserve">Implementação do Cadastro Técnico Municipal, com foco em </w:t>
            </w:r>
            <w:commentRangeStart w:id="95"/>
            <w:r w:rsidRPr="009B6CCF">
              <w:rPr>
                <w:rFonts w:eastAsia="Times New Roman" w:cs="Arial"/>
                <w:szCs w:val="24"/>
                <w:lang w:eastAsia="pt-BR"/>
              </w:rPr>
              <w:t>municípios pequenos</w:t>
            </w:r>
            <w:commentRangeEnd w:id="95"/>
            <w:r w:rsidR="00CC265B" w:rsidRPr="009B6CCF">
              <w:rPr>
                <w:rStyle w:val="Refdecomentrio"/>
                <w:rFonts w:eastAsia="Times New Roman" w:cs="Arial"/>
                <w:sz w:val="24"/>
                <w:szCs w:val="24"/>
                <w:lang w:eastAsia="pt-BR"/>
              </w:rPr>
              <w:commentReference w:id="95"/>
            </w:r>
            <w:r w:rsidRPr="009B6CCF">
              <w:rPr>
                <w:rFonts w:eastAsia="Times New Roman" w:cs="Arial"/>
                <w:szCs w:val="24"/>
                <w:lang w:eastAsia="pt-BR"/>
              </w:rPr>
              <w:t>.</w:t>
            </w:r>
          </w:p>
        </w:tc>
        <w:tc>
          <w:tcPr>
            <w:tcW w:w="0" w:type="auto"/>
            <w:vAlign w:val="center"/>
            <w:hideMark/>
          </w:tcPr>
          <w:p w14:paraId="25FC9D45" w14:textId="77777777" w:rsidR="0009398A" w:rsidRPr="009B6CCF" w:rsidRDefault="0009398A" w:rsidP="00B67DD3">
            <w:pPr>
              <w:keepNext/>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Criar um sistema de informações territoriais integrado e multifinalitário para atender às necessidades da administração pública e da sociedade.</w:t>
            </w:r>
          </w:p>
        </w:tc>
      </w:tr>
      <w:tr w:rsidR="0009398A" w:rsidRPr="009B6CCF" w14:paraId="7FEE4DD3" w14:textId="77777777" w:rsidTr="00B67DD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7B1E556" w14:textId="77777777" w:rsidR="0009398A" w:rsidRPr="009B6CCF" w:rsidRDefault="0009398A" w:rsidP="00B67DD3">
            <w:pPr>
              <w:keepNext/>
              <w:widowControl w:val="0"/>
              <w:ind w:firstLine="0"/>
              <w:jc w:val="center"/>
              <w:rPr>
                <w:rFonts w:eastAsia="Times New Roman" w:cs="Arial"/>
                <w:szCs w:val="24"/>
                <w:lang w:eastAsia="pt-BR"/>
              </w:rPr>
            </w:pPr>
            <w:r w:rsidRPr="009B6CCF">
              <w:rPr>
                <w:rFonts w:eastAsia="Times New Roman" w:cs="Arial"/>
                <w:szCs w:val="24"/>
                <w:lang w:eastAsia="pt-BR"/>
              </w:rPr>
              <w:t>Abrangência</w:t>
            </w:r>
          </w:p>
        </w:tc>
        <w:tc>
          <w:tcPr>
            <w:tcW w:w="0" w:type="auto"/>
            <w:vAlign w:val="center"/>
            <w:hideMark/>
          </w:tcPr>
          <w:p w14:paraId="5EB7EA55" w14:textId="77777777" w:rsidR="0009398A" w:rsidRPr="009B6CCF" w:rsidRDefault="0009398A" w:rsidP="00B67DD3">
            <w:pPr>
              <w:keepNext/>
              <w:widowControl w:val="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Assistência jurídica, administrativa, cadastro imobiliário urbano, cadastro fiscal mobiliário e receita.</w:t>
            </w:r>
          </w:p>
        </w:tc>
        <w:tc>
          <w:tcPr>
            <w:tcW w:w="0" w:type="auto"/>
            <w:vAlign w:val="center"/>
            <w:hideMark/>
          </w:tcPr>
          <w:p w14:paraId="50A5B3C4" w14:textId="77777777" w:rsidR="0009398A" w:rsidRPr="009B6CCF" w:rsidRDefault="0009398A" w:rsidP="00B67DD3">
            <w:pPr>
              <w:keepNext/>
              <w:widowControl w:val="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Integra dados do cadastro territorial com dados de cadastros temáticos, abrangendo aspectos sociais, ambientais, econômicos e jurídicos.</w:t>
            </w:r>
          </w:p>
        </w:tc>
      </w:tr>
      <w:tr w:rsidR="0009398A" w:rsidRPr="009B6CCF" w14:paraId="1CA5844E" w14:textId="77777777" w:rsidTr="00B67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42C9FDE" w14:textId="77777777" w:rsidR="0009398A" w:rsidRPr="009B6CCF" w:rsidRDefault="0009398A" w:rsidP="00B67DD3">
            <w:pPr>
              <w:keepNext/>
              <w:widowControl w:val="0"/>
              <w:ind w:firstLine="0"/>
              <w:jc w:val="center"/>
              <w:rPr>
                <w:rFonts w:eastAsia="Times New Roman" w:cs="Arial"/>
                <w:szCs w:val="24"/>
                <w:lang w:eastAsia="pt-BR"/>
              </w:rPr>
            </w:pPr>
            <w:r w:rsidRPr="009B6CCF">
              <w:rPr>
                <w:rFonts w:eastAsia="Times New Roman" w:cs="Arial"/>
                <w:szCs w:val="24"/>
                <w:lang w:eastAsia="pt-BR"/>
              </w:rPr>
              <w:t>Metodologia</w:t>
            </w:r>
          </w:p>
        </w:tc>
        <w:tc>
          <w:tcPr>
            <w:tcW w:w="0" w:type="auto"/>
            <w:vAlign w:val="center"/>
            <w:hideMark/>
          </w:tcPr>
          <w:p w14:paraId="6EFE108A" w14:textId="77777777" w:rsidR="0009398A" w:rsidRPr="009B6CCF" w:rsidRDefault="0009398A" w:rsidP="00B67DD3">
            <w:pPr>
              <w:keepNext/>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Primeira iniciativa formal de estruturação metodológica do cadastro urbano pelo governo federal.</w:t>
            </w:r>
          </w:p>
        </w:tc>
        <w:tc>
          <w:tcPr>
            <w:tcW w:w="0" w:type="auto"/>
            <w:vAlign w:val="center"/>
            <w:hideMark/>
          </w:tcPr>
          <w:p w14:paraId="23CD78F1" w14:textId="77777777" w:rsidR="0009398A" w:rsidRPr="009B6CCF" w:rsidRDefault="0009398A" w:rsidP="00B67DD3">
            <w:pPr>
              <w:keepNext/>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Orientado por diretrizes nacionais, como a Portaria Ministerial nº 511/2009 e a Portaria/MDR nº 3.242, de 2022.</w:t>
            </w:r>
          </w:p>
        </w:tc>
      </w:tr>
      <w:tr w:rsidR="0009398A" w:rsidRPr="009B6CCF" w14:paraId="49B318BA" w14:textId="77777777" w:rsidTr="00B67DD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4D15425" w14:textId="77777777" w:rsidR="0009398A" w:rsidRPr="009B6CCF" w:rsidRDefault="0009398A" w:rsidP="00B67DD3">
            <w:pPr>
              <w:keepNext/>
              <w:widowControl w:val="0"/>
              <w:ind w:firstLine="0"/>
              <w:jc w:val="center"/>
              <w:rPr>
                <w:rFonts w:eastAsia="Times New Roman" w:cs="Arial"/>
                <w:szCs w:val="24"/>
                <w:lang w:eastAsia="pt-BR"/>
              </w:rPr>
            </w:pPr>
            <w:r w:rsidRPr="009B6CCF">
              <w:rPr>
                <w:rFonts w:eastAsia="Times New Roman" w:cs="Arial"/>
                <w:szCs w:val="24"/>
                <w:lang w:eastAsia="pt-BR"/>
              </w:rPr>
              <w:t>Implementação</w:t>
            </w:r>
          </w:p>
        </w:tc>
        <w:tc>
          <w:tcPr>
            <w:tcW w:w="0" w:type="auto"/>
            <w:vAlign w:val="center"/>
            <w:hideMark/>
          </w:tcPr>
          <w:p w14:paraId="3D95BE92" w14:textId="77777777" w:rsidR="0009398A" w:rsidRPr="009B6CCF" w:rsidRDefault="0009398A" w:rsidP="00B67DD3">
            <w:pPr>
              <w:keepNext/>
              <w:widowControl w:val="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Executado por meio de convênios entre os governos federal, estadual e municipal.</w:t>
            </w:r>
          </w:p>
        </w:tc>
        <w:tc>
          <w:tcPr>
            <w:tcW w:w="0" w:type="auto"/>
            <w:vAlign w:val="center"/>
            <w:hideMark/>
          </w:tcPr>
          <w:p w14:paraId="34BCCA8B" w14:textId="77777777" w:rsidR="0009398A" w:rsidRPr="009B6CCF" w:rsidRDefault="0009398A" w:rsidP="00B67DD3">
            <w:pPr>
              <w:keepNext/>
              <w:widowControl w:val="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Depende da adesão dos municípios e da colaboração entre diferentes órgãos e instituições.</w:t>
            </w:r>
          </w:p>
        </w:tc>
      </w:tr>
      <w:tr w:rsidR="0009398A" w:rsidRPr="009B6CCF" w14:paraId="0338581C" w14:textId="77777777" w:rsidTr="00B67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6C8766D" w14:textId="77777777" w:rsidR="0009398A" w:rsidRPr="009B6CCF" w:rsidRDefault="0009398A" w:rsidP="00B67DD3">
            <w:pPr>
              <w:keepNext/>
              <w:widowControl w:val="0"/>
              <w:ind w:firstLine="0"/>
              <w:jc w:val="center"/>
              <w:rPr>
                <w:rFonts w:eastAsia="Times New Roman" w:cs="Arial"/>
                <w:szCs w:val="24"/>
                <w:lang w:eastAsia="pt-BR"/>
              </w:rPr>
            </w:pPr>
            <w:r w:rsidRPr="009B6CCF">
              <w:rPr>
                <w:rFonts w:eastAsia="Times New Roman" w:cs="Arial"/>
                <w:szCs w:val="24"/>
                <w:lang w:eastAsia="pt-BR"/>
              </w:rPr>
              <w:t>Padronização</w:t>
            </w:r>
          </w:p>
        </w:tc>
        <w:tc>
          <w:tcPr>
            <w:tcW w:w="0" w:type="auto"/>
            <w:vAlign w:val="center"/>
            <w:hideMark/>
          </w:tcPr>
          <w:p w14:paraId="03743228" w14:textId="77777777" w:rsidR="0009398A" w:rsidRPr="009B6CCF" w:rsidRDefault="0009398A" w:rsidP="00B67DD3">
            <w:pPr>
              <w:keepNext/>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Permitia flexibilidade aos municípios na definição das informações a serem coletadas.</w:t>
            </w:r>
          </w:p>
        </w:tc>
        <w:tc>
          <w:tcPr>
            <w:tcW w:w="0" w:type="auto"/>
            <w:vAlign w:val="center"/>
            <w:hideMark/>
          </w:tcPr>
          <w:p w14:paraId="1BB4D411" w14:textId="77777777" w:rsidR="0009398A" w:rsidRPr="009B6CCF" w:rsidRDefault="0009398A" w:rsidP="00B67DD3">
            <w:pPr>
              <w:keepNext/>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Busca padronizar o cadastro em nível nacional, utilizando modelos como o LADM.</w:t>
            </w:r>
          </w:p>
        </w:tc>
      </w:tr>
      <w:tr w:rsidR="0009398A" w:rsidRPr="009B6CCF" w14:paraId="69D3DF11" w14:textId="77777777" w:rsidTr="00B67DD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98EC09" w14:textId="77777777" w:rsidR="0009398A" w:rsidRPr="009B6CCF" w:rsidRDefault="0009398A" w:rsidP="00B67DD3">
            <w:pPr>
              <w:keepNext/>
              <w:widowControl w:val="0"/>
              <w:ind w:firstLine="0"/>
              <w:jc w:val="center"/>
              <w:rPr>
                <w:rFonts w:eastAsia="Times New Roman" w:cs="Arial"/>
                <w:szCs w:val="24"/>
                <w:lang w:eastAsia="pt-BR"/>
              </w:rPr>
            </w:pPr>
            <w:r w:rsidRPr="009B6CCF">
              <w:rPr>
                <w:rFonts w:eastAsia="Times New Roman" w:cs="Arial"/>
                <w:szCs w:val="24"/>
                <w:lang w:eastAsia="pt-BR"/>
              </w:rPr>
              <w:t>Tecnologia</w:t>
            </w:r>
          </w:p>
        </w:tc>
        <w:tc>
          <w:tcPr>
            <w:tcW w:w="0" w:type="auto"/>
            <w:vAlign w:val="center"/>
            <w:hideMark/>
          </w:tcPr>
          <w:p w14:paraId="3CA3E226" w14:textId="77777777" w:rsidR="0009398A" w:rsidRPr="009B6CCF" w:rsidRDefault="0009398A" w:rsidP="00B67DD3">
            <w:pPr>
              <w:keepNext/>
              <w:widowControl w:val="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Utilizava tecnologias da época, como o processamento de dados por meio do SERPRO.</w:t>
            </w:r>
          </w:p>
        </w:tc>
        <w:tc>
          <w:tcPr>
            <w:tcW w:w="0" w:type="auto"/>
            <w:vAlign w:val="center"/>
            <w:hideMark/>
          </w:tcPr>
          <w:p w14:paraId="7627A438" w14:textId="77777777" w:rsidR="0009398A" w:rsidRPr="009B6CCF" w:rsidRDefault="0009398A" w:rsidP="00B67DD3">
            <w:pPr>
              <w:keepNext/>
              <w:widowControl w:val="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Utiliza tecnologias modernas, como SIG e Geotecnologias.</w:t>
            </w:r>
          </w:p>
        </w:tc>
      </w:tr>
      <w:tr w:rsidR="0009398A" w:rsidRPr="009B6CCF" w14:paraId="7C90E21F" w14:textId="77777777" w:rsidTr="00B67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0219095" w14:textId="77777777" w:rsidR="0009398A" w:rsidRPr="009B6CCF" w:rsidRDefault="0009398A" w:rsidP="00B67DD3">
            <w:pPr>
              <w:keepNext/>
              <w:widowControl w:val="0"/>
              <w:ind w:firstLine="0"/>
              <w:jc w:val="center"/>
              <w:rPr>
                <w:rFonts w:eastAsia="Times New Roman" w:cs="Arial"/>
                <w:szCs w:val="24"/>
                <w:lang w:eastAsia="pt-BR"/>
              </w:rPr>
            </w:pPr>
            <w:r w:rsidRPr="009B6CCF">
              <w:rPr>
                <w:rFonts w:eastAsia="Times New Roman" w:cs="Arial"/>
                <w:szCs w:val="24"/>
                <w:lang w:eastAsia="pt-BR"/>
              </w:rPr>
              <w:t>Foco</w:t>
            </w:r>
          </w:p>
        </w:tc>
        <w:tc>
          <w:tcPr>
            <w:tcW w:w="0" w:type="auto"/>
            <w:vAlign w:val="center"/>
            <w:hideMark/>
          </w:tcPr>
          <w:p w14:paraId="22B44BD8" w14:textId="77777777" w:rsidR="0009398A" w:rsidRPr="009B6CCF" w:rsidRDefault="0009398A" w:rsidP="00B67DD3">
            <w:pPr>
              <w:keepNext/>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Forte ênfase no aspecto fiscal e na arrecadação do IPTU.</w:t>
            </w:r>
          </w:p>
        </w:tc>
        <w:tc>
          <w:tcPr>
            <w:tcW w:w="0" w:type="auto"/>
            <w:vAlign w:val="center"/>
            <w:hideMark/>
          </w:tcPr>
          <w:p w14:paraId="79CE5B48" w14:textId="77777777" w:rsidR="0009398A" w:rsidRPr="009B6CCF" w:rsidRDefault="0009398A" w:rsidP="00B67DD3">
            <w:pPr>
              <w:keepNext/>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Abordagem multifinalitária, com foco na gestão territorial e no desenvolvimento urbano sustentável.</w:t>
            </w:r>
          </w:p>
        </w:tc>
      </w:tr>
      <w:tr w:rsidR="0009398A" w:rsidRPr="009B6CCF" w14:paraId="09529F06" w14:textId="77777777" w:rsidTr="00B67DD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3FC0F6" w14:textId="77777777" w:rsidR="0009398A" w:rsidRPr="009B6CCF" w:rsidRDefault="0009398A" w:rsidP="00B67DD3">
            <w:pPr>
              <w:keepNext/>
              <w:widowControl w:val="0"/>
              <w:ind w:firstLine="0"/>
              <w:jc w:val="center"/>
              <w:rPr>
                <w:rFonts w:eastAsia="Times New Roman" w:cs="Arial"/>
                <w:szCs w:val="24"/>
                <w:lang w:eastAsia="pt-BR"/>
              </w:rPr>
            </w:pPr>
            <w:r w:rsidRPr="009B6CCF">
              <w:rPr>
                <w:rFonts w:eastAsia="Times New Roman" w:cs="Arial"/>
                <w:szCs w:val="24"/>
                <w:lang w:eastAsia="pt-BR"/>
              </w:rPr>
              <w:t>Legado</w:t>
            </w:r>
          </w:p>
        </w:tc>
        <w:tc>
          <w:tcPr>
            <w:tcW w:w="0" w:type="auto"/>
            <w:vAlign w:val="center"/>
            <w:hideMark/>
          </w:tcPr>
          <w:p w14:paraId="71DA8763" w14:textId="77777777" w:rsidR="0009398A" w:rsidRPr="009B6CCF" w:rsidRDefault="0009398A" w:rsidP="00B67DD3">
            <w:pPr>
              <w:keepNext/>
              <w:widowControl w:val="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Influenciou a evolução do cadastro urbano no Brasil e serviu como base para a estruturação do cadastro em muitos municípios.</w:t>
            </w:r>
          </w:p>
        </w:tc>
        <w:tc>
          <w:tcPr>
            <w:tcW w:w="0" w:type="auto"/>
            <w:vAlign w:val="center"/>
            <w:hideMark/>
          </w:tcPr>
          <w:p w14:paraId="6788E1FD" w14:textId="77777777" w:rsidR="0009398A" w:rsidRPr="009B6CCF" w:rsidRDefault="0009398A" w:rsidP="00B67DD3">
            <w:pPr>
              <w:keepNext/>
              <w:widowControl w:val="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Representa um avanço em relação ao CIATA, com potencial para transformar a gestão das cidades.</w:t>
            </w:r>
          </w:p>
        </w:tc>
      </w:tr>
      <w:tr w:rsidR="0009398A" w:rsidRPr="009B6CCF" w14:paraId="5C508C85" w14:textId="77777777" w:rsidTr="00B67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1AB632D" w14:textId="77777777" w:rsidR="0009398A" w:rsidRPr="009B6CCF" w:rsidRDefault="0009398A" w:rsidP="00B67DD3">
            <w:pPr>
              <w:keepNext/>
              <w:widowControl w:val="0"/>
              <w:ind w:firstLine="0"/>
              <w:jc w:val="center"/>
              <w:rPr>
                <w:rFonts w:eastAsia="Times New Roman" w:cs="Arial"/>
                <w:szCs w:val="24"/>
                <w:lang w:eastAsia="pt-BR"/>
              </w:rPr>
            </w:pPr>
            <w:r w:rsidRPr="009B6CCF">
              <w:rPr>
                <w:rFonts w:eastAsia="Times New Roman" w:cs="Arial"/>
                <w:szCs w:val="24"/>
                <w:lang w:eastAsia="pt-BR"/>
              </w:rPr>
              <w:t>Desafios</w:t>
            </w:r>
          </w:p>
        </w:tc>
        <w:tc>
          <w:tcPr>
            <w:tcW w:w="0" w:type="auto"/>
            <w:vAlign w:val="center"/>
            <w:hideMark/>
          </w:tcPr>
          <w:p w14:paraId="67087F73" w14:textId="77777777" w:rsidR="0009398A" w:rsidRPr="009B6CCF" w:rsidRDefault="0009398A" w:rsidP="00B67DD3">
            <w:pPr>
              <w:keepNext/>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Falta de um marco normativo nacional e de recursos para garantir uma implementação mais eficaz.</w:t>
            </w:r>
          </w:p>
        </w:tc>
        <w:tc>
          <w:tcPr>
            <w:tcW w:w="0" w:type="auto"/>
            <w:vAlign w:val="center"/>
            <w:hideMark/>
          </w:tcPr>
          <w:p w14:paraId="4C0E5144" w14:textId="77777777" w:rsidR="0009398A" w:rsidRPr="009B6CCF" w:rsidRDefault="0009398A" w:rsidP="00B67DD3">
            <w:pPr>
              <w:keepNext/>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Baixa adesão dos municípios, necessidade de investimentos em tecnologia e capacitação.</w:t>
            </w:r>
          </w:p>
        </w:tc>
      </w:tr>
    </w:tbl>
    <w:p w14:paraId="192BBCF6" w14:textId="77777777" w:rsidR="0009398A" w:rsidRPr="009B6CCF" w:rsidRDefault="0009398A" w:rsidP="00A6278E">
      <w:pPr>
        <w:pStyle w:val="Legenda"/>
      </w:pPr>
      <w:r w:rsidRPr="009B6CCF">
        <w:t>Elaboração: Os autores (2025)</w:t>
      </w:r>
    </w:p>
    <w:p w14:paraId="5C75D21F" w14:textId="77777777" w:rsidR="0009398A" w:rsidRPr="009B6CCF" w:rsidRDefault="0009398A" w:rsidP="00032871"/>
    <w:p w14:paraId="0F19A475" w14:textId="77777777" w:rsidR="00032871" w:rsidRPr="009B6CCF" w:rsidRDefault="00032871" w:rsidP="00032871"/>
    <w:p w14:paraId="5441D906" w14:textId="0E9DBDF8" w:rsidR="00EB59CA" w:rsidRPr="009B6CCF" w:rsidRDefault="0087115B" w:rsidP="009B6CCF">
      <w:pPr>
        <w:pStyle w:val="Ttulo2"/>
      </w:pPr>
      <w:bookmarkStart w:id="96" w:name="_Toc223789508"/>
      <w:r w:rsidRPr="009B6CCF">
        <w:lastRenderedPageBreak/>
        <w:t>LADM</w:t>
      </w:r>
      <w:bookmarkEnd w:id="96"/>
    </w:p>
    <w:p w14:paraId="25DE6D7A" w14:textId="59A176A6" w:rsidR="007A6E97" w:rsidRPr="009B6CCF" w:rsidRDefault="007A6E97" w:rsidP="007A6E97">
      <w:r w:rsidRPr="009B6CCF">
        <w:t>O LADM (</w:t>
      </w:r>
      <w:r w:rsidRPr="009B6CCF">
        <w:rPr>
          <w:i/>
          <w:iCs/>
        </w:rPr>
        <w:t>Land Administration Domain Model</w:t>
      </w:r>
      <w:r w:rsidRPr="009B6CCF">
        <w:t xml:space="preserve">), é um modelo de dados internacional padronizado para a representação de informações sobre a administração de terras. Desenvolvido pela Federação Internacional de Geômetras (FIG) e pela Organização Internacional de Normalização (ISO 19152), o LADM define um arcabouço de objetos (classes) e relacionamentos que descrevem aspectos multidimensionais da administração territorial, tais como direitos de propriedade, restrições de uso e infraestruturas espaciais. A adoção deste modelo visa facilitar a integração de dados entre sistemas heterogêneos e promover a interoperabilidade </w:t>
      </w:r>
      <w:r w:rsidR="003C1D9A" w:rsidRPr="009B6CCF">
        <w:t>global</w:t>
      </w:r>
      <w:r w:rsidRPr="009B6CCF">
        <w:t xml:space="preserve"> </w:t>
      </w:r>
      <w:commentRangeStart w:id="97"/>
      <w:r w:rsidRPr="009B6CCF">
        <w:fldChar w:fldCharType="begin"/>
      </w:r>
      <w:r w:rsidR="004975CD" w:rsidRPr="009B6CCF">
        <w:instrText xml:space="preserve"> ADDIN ZOTERO_ITEM CSL_CITATION {"citationID":"W1jr1pPa","properties":{"formattedCitation":"(C. Lemmen {\\i{}et al.}, 2015)","plainCitation":"(C. Lemmen et al., 2015)","noteIndex":0},"citationItems":[{"id":27,"uris":["http://zotero.org/users/15531986/items/JI9J3ZI7"],"itemData":{"id":27,"type":"article-journal","abstract":"Societal drivers including poverty eradication, gender equality, indigenous recognition, adequate housing, sustainable agriculture, food security, climate change response, and good governance, influence contemporary land administration design. Equally, the opportunities provided by technological development also influence design approaches. The Land Administration Domain Model (LADM) attempts to align both: the data model provides a standardised global vocabulary for land administration. As an international standard it can stimulate the development of software applications and may accelerate the implementation of land administration systems that support sustainability objectives. The LADM covers basic information-related components of land administration including those over land, in water, below the surface, and above the ground. The standard is an abstract, conceptual model with three packages related to: parties (people and organisations); basic administrative units, rights, responsibilities, and restrictions (ownership rights); spatial units (parcels, and the legal space of buildings and utility networks) with a sub package for surveying, and representation (geometry and topology). This paper examines the motivation, requirements and goals for developing LADM. Further, the standard itself is described and potential future maintenance. Despite being a very young standard, ‘born’ on 1st December 2012, it is already possible to observe some of the impact of LADM: examples are provided.","container-title":"Land Use Policy","DOI":"10.1016/j.landusepol.2015.01.014","journalAbbreviation":"Land Use Policy","title":"The land administration domain model","author":[{"literal":"C. Lemmen"},{"literal":"Christiaan Lemmen"},{"literal":"P.J.M. van Oosterom"},{"literal":"Peter van Oosterom"},{"literal":"Rohan Bennett"},{"literal":"Rohan Bennett"}],"issued":{"date-parts":[["2015"]]}}}],"schema":"https://github.com/citation-style-language/schema/raw/master/csl-citation.json"} </w:instrText>
      </w:r>
      <w:r w:rsidRPr="009B6CCF">
        <w:fldChar w:fldCharType="separate"/>
      </w:r>
      <w:r w:rsidRPr="009B6CCF">
        <w:rPr>
          <w:rFonts w:cs="Arial"/>
        </w:rPr>
        <w:t xml:space="preserve">(C. Lemmen </w:t>
      </w:r>
      <w:r w:rsidRPr="009B6CCF">
        <w:rPr>
          <w:rFonts w:cs="Arial"/>
          <w:i/>
          <w:iCs/>
        </w:rPr>
        <w:t>et al.</w:t>
      </w:r>
      <w:r w:rsidRPr="009B6CCF">
        <w:rPr>
          <w:rFonts w:cs="Arial"/>
        </w:rPr>
        <w:t>, 2015)</w:t>
      </w:r>
      <w:r w:rsidRPr="009B6CCF">
        <w:fldChar w:fldCharType="end"/>
      </w:r>
      <w:commentRangeEnd w:id="97"/>
      <w:r w:rsidR="00CC265B" w:rsidRPr="009B6CCF">
        <w:rPr>
          <w:rStyle w:val="Refdecomentrio"/>
          <w:sz w:val="24"/>
          <w:szCs w:val="22"/>
        </w:rPr>
        <w:commentReference w:id="97"/>
      </w:r>
      <w:r w:rsidRPr="009B6CCF">
        <w:t xml:space="preserve"> </w:t>
      </w:r>
    </w:p>
    <w:p w14:paraId="611A964B" w14:textId="4A1D05F3" w:rsidR="007A6E97" w:rsidRPr="009B6CCF" w:rsidRDefault="007A6E97" w:rsidP="007A6E97">
      <w:r w:rsidRPr="009B6CCF">
        <w:t xml:space="preserve">A contribuição mais tangível do LADM é o conjunto de diagramas </w:t>
      </w:r>
      <w:r w:rsidRPr="009B6CCF">
        <w:rPr>
          <w:i/>
          <w:iCs/>
        </w:rPr>
        <w:t>UML</w:t>
      </w:r>
      <w:r w:rsidRPr="009B6CCF">
        <w:t xml:space="preserve"> (</w:t>
      </w:r>
      <w:r w:rsidRPr="009B6CCF">
        <w:rPr>
          <w:i/>
          <w:iCs/>
        </w:rPr>
        <w:t>Unified Modeling Language</w:t>
      </w:r>
      <w:r w:rsidRPr="009B6CCF">
        <w:t>)</w:t>
      </w:r>
      <w:r w:rsidR="00FF2ADB" w:rsidRPr="009B6CCF">
        <w:rPr>
          <w:lang w:eastAsia="pt-BR"/>
        </w:rPr>
        <w:t xml:space="preserve"> </w:t>
      </w:r>
      <w:r w:rsidR="00FF2ADB" w:rsidRPr="009B6CCF">
        <w:rPr>
          <w:lang w:eastAsia="pt-BR"/>
        </w:rPr>
        <w:fldChar w:fldCharType="begin"/>
      </w:r>
      <w:r w:rsidR="004975CD" w:rsidRPr="009B6CCF">
        <w:rPr>
          <w:lang w:eastAsia="pt-BR"/>
        </w:rPr>
        <w:instrText xml:space="preserve"> ADDIN ZOTERO_ITEM CSL_CITATION {"citationID":"IhY4hxgC","properties":{"formattedCitation":"(IBM, 2021)","plainCitation":"(IBM, 2021)","noteIndex":0},"citationItems":[{"id":46,"uris":["http://zotero.org/users/15531986/items/KU759EVG"],"itemData":{"id":46,"type":"webpage","abstract":"In UML, a relationship is a connection between model elements. A UML relationship is a type of model element that adds semantics to a model by defining the structure and behavior between model elements.","language":"pt-BR","license":"© Copyright IBM Corporation 2004","title":"Rational Software Architect Standard Edition 7.5.5","title-short":"IBM RS Architect Std 7.5.5","URL":"https://www.ibm.com/docs/pt-br/rsas/7.5.0?topic=diagrams-relationships-in-class","author":[{"family":"IBM","given":""}],"accessed":{"date-parts":[["2024",12,6]]},"issued":{"date-parts":[["2021",3,5]]}}}],"schema":"https://github.com/citation-style-language/schema/raw/master/csl-citation.json"} </w:instrText>
      </w:r>
      <w:r w:rsidR="00FF2ADB" w:rsidRPr="009B6CCF">
        <w:rPr>
          <w:lang w:eastAsia="pt-BR"/>
        </w:rPr>
        <w:fldChar w:fldCharType="separate"/>
      </w:r>
      <w:r w:rsidR="00FF2ADB" w:rsidRPr="009B6CCF">
        <w:rPr>
          <w:rFonts w:cs="Arial"/>
        </w:rPr>
        <w:t>(IBM, 2021)</w:t>
      </w:r>
      <w:r w:rsidR="00FF2ADB" w:rsidRPr="009B6CCF">
        <w:rPr>
          <w:lang w:eastAsia="pt-BR"/>
        </w:rPr>
        <w:fldChar w:fldCharType="end"/>
      </w:r>
      <w:r w:rsidRPr="009B6CCF">
        <w:t xml:space="preserve"> que apresenta as classes e os atributos mais relevantes de um sistema de cadastro</w:t>
      </w:r>
      <w:r w:rsidR="00D15276" w:rsidRPr="009B6CCF">
        <w:t xml:space="preserve"> territorial</w:t>
      </w:r>
      <w:r w:rsidR="00FF2ADB" w:rsidRPr="009B6CCF">
        <w:t xml:space="preserve"> </w:t>
      </w:r>
      <w:r w:rsidR="00FF2ADB" w:rsidRPr="009B6CCF">
        <w:fldChar w:fldCharType="begin"/>
      </w:r>
      <w:r w:rsidR="004975CD" w:rsidRPr="009B6CCF">
        <w:instrText xml:space="preserve"> ADDIN ZOTERO_ITEM CSL_CITATION {"citationID":"AwD3Twns","properties":{"formattedCitation":"(ISO, 2012)","plainCitation":"(ISO, 2012)","noteIndex":0},"citationItems":[{"id":45,"uris":["http://zotero.org/users/15531986/items/LFYH5HFJ"],"itemData":{"id":45,"type":"webpage","title":"ISO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00FF2ADB" w:rsidRPr="009B6CCF">
        <w:fldChar w:fldCharType="separate"/>
      </w:r>
      <w:r w:rsidR="00FF2ADB" w:rsidRPr="009B6CCF">
        <w:rPr>
          <w:rFonts w:cs="Arial"/>
        </w:rPr>
        <w:t>(ISO, 2012)</w:t>
      </w:r>
      <w:r w:rsidR="00FF2ADB" w:rsidRPr="009B6CCF">
        <w:fldChar w:fldCharType="end"/>
      </w:r>
      <w:r w:rsidRPr="009B6CCF">
        <w:t>. Classes são estruturas que definem o modelo de dados de um objeto, enquanto os atributos são variáveis associadas às classes, responsáveis por descrever as características específicas de cada objeto.</w:t>
      </w:r>
    </w:p>
    <w:p w14:paraId="5404A532" w14:textId="0A602F98" w:rsidR="007A6E97" w:rsidRPr="009B6CCF" w:rsidRDefault="007A6E97" w:rsidP="007A6E97">
      <w:pPr>
        <w:rPr>
          <w:lang w:eastAsia="pt-BR"/>
        </w:rPr>
      </w:pPr>
      <w:r w:rsidRPr="009B6CCF">
        <w:rPr>
          <w:lang w:eastAsia="pt-BR"/>
        </w:rPr>
        <w:t>Por exemplo, um logradouro pode ser um objeto de interesse do sistema. Para armazenar as informações de diversos logradouros, cria-se a classe 'Logradouros'. Essa classe é composta por um conjunto de atributos que descrevem as propriedades do objeto que será representado, como uma identificação única (chave primária), o nome do logradouro, sua extensão, entre outros. Todos esses elementos são representados de forma detalhada em um diagrama UML</w:t>
      </w:r>
      <w:r w:rsidR="007F283C" w:rsidRPr="009B6CCF">
        <w:rPr>
          <w:lang w:eastAsia="pt-BR"/>
        </w:rPr>
        <w:t xml:space="preserve"> </w:t>
      </w:r>
      <w:r w:rsidR="007F283C" w:rsidRPr="009B6CCF">
        <w:rPr>
          <w:lang w:eastAsia="pt-BR"/>
        </w:rPr>
        <w:fldChar w:fldCharType="begin"/>
      </w:r>
      <w:r w:rsidR="004975CD" w:rsidRPr="009B6CCF">
        <w:rPr>
          <w:lang w:eastAsia="pt-BR"/>
        </w:rPr>
        <w:instrText xml:space="preserve"> ADDIN ZOTERO_ITEM CSL_CITATION {"citationID":"hDbTCVqe","properties":{"formattedCitation":"(IBM, 2021)","plainCitation":"(IBM, 2021)","noteIndex":0},"citationItems":[{"id":46,"uris":["http://zotero.org/users/15531986/items/KU759EVG"],"itemData":{"id":46,"type":"webpage","abstract":"In UML, a relationship is a connection between model elements. A UML relationship is a type of model element that adds semantics to a model by defining the structure and behavior between model elements.","language":"pt-BR","license":"© Copyright IBM Corporation 2004","title":"Rational Software Architect Standard Edition 7.5.5","title-short":"IBM RS Architect Std 7.5.5","URL":"https://www.ibm.com/docs/pt-br/rsas/7.5.0?topic=diagrams-relationships-in-class","author":[{"family":"IBM","given":""}],"accessed":{"date-parts":[["2024",12,6]]},"issued":{"date-parts":[["2021",3,5]]}}}],"schema":"https://github.com/citation-style-language/schema/raw/master/csl-citation.json"} </w:instrText>
      </w:r>
      <w:r w:rsidR="007F283C" w:rsidRPr="009B6CCF">
        <w:rPr>
          <w:lang w:eastAsia="pt-BR"/>
        </w:rPr>
        <w:fldChar w:fldCharType="separate"/>
      </w:r>
      <w:r w:rsidR="007F283C" w:rsidRPr="009B6CCF">
        <w:rPr>
          <w:rFonts w:cs="Arial"/>
        </w:rPr>
        <w:t>(IBM, 2021)</w:t>
      </w:r>
      <w:r w:rsidR="007F283C" w:rsidRPr="009B6CCF">
        <w:rPr>
          <w:lang w:eastAsia="pt-BR"/>
        </w:rPr>
        <w:fldChar w:fldCharType="end"/>
      </w:r>
      <w:r w:rsidRPr="009B6CCF">
        <w:rPr>
          <w:lang w:eastAsia="pt-BR"/>
        </w:rPr>
        <w:t>.</w:t>
      </w:r>
    </w:p>
    <w:p w14:paraId="514242DC" w14:textId="77777777" w:rsidR="007A6E97" w:rsidRPr="009B6CCF" w:rsidRDefault="007A6E97" w:rsidP="007A6E97">
      <w:pPr>
        <w:rPr>
          <w:lang w:eastAsia="pt-BR"/>
        </w:rPr>
      </w:pPr>
      <w:r w:rsidRPr="009B6CCF">
        <w:rPr>
          <w:lang w:eastAsia="pt-BR"/>
        </w:rPr>
        <w:t xml:space="preserve">Um diagrama também deve mostrar as conexões entre as classes e a cardinalidade dessas conexões, ou seja, o número de instâncias de uma classe que podem estar associadas a instâncias de outra classe. </w:t>
      </w:r>
    </w:p>
    <w:p w14:paraId="760BC7A3" w14:textId="4335B51A" w:rsidR="007A6E97" w:rsidRPr="009B6CCF" w:rsidRDefault="007A6E97" w:rsidP="007A6E97">
      <w:pPr>
        <w:rPr>
          <w:lang w:eastAsia="pt-BR"/>
        </w:rPr>
      </w:pPr>
      <w:r w:rsidRPr="009B6CCF">
        <w:rPr>
          <w:lang w:eastAsia="pt-BR"/>
        </w:rPr>
        <w:t xml:space="preserve">A </w:t>
      </w:r>
      <w:r w:rsidRPr="009B6CCF">
        <w:rPr>
          <w:lang w:eastAsia="pt-BR"/>
        </w:rPr>
        <w:fldChar w:fldCharType="begin"/>
      </w:r>
      <w:r w:rsidRPr="009B6CCF">
        <w:rPr>
          <w:lang w:eastAsia="pt-BR"/>
        </w:rPr>
        <w:instrText xml:space="preserve"> REF _Ref219194886 </w:instrText>
      </w:r>
      <w:r w:rsidRPr="009B6CCF">
        <w:rPr>
          <w:lang w:eastAsia="pt-BR"/>
        </w:rPr>
        <w:fldChar w:fldCharType="separate"/>
      </w:r>
      <w:r w:rsidR="003750EA" w:rsidRPr="009B6CCF">
        <w:t xml:space="preserve">Figura </w:t>
      </w:r>
      <w:r w:rsidR="003750EA">
        <w:rPr>
          <w:noProof/>
        </w:rPr>
        <w:t>1</w:t>
      </w:r>
      <w:r w:rsidRPr="009B6CCF">
        <w:rPr>
          <w:lang w:eastAsia="pt-BR"/>
        </w:rPr>
        <w:fldChar w:fldCharType="end"/>
      </w:r>
      <w:r w:rsidRPr="009B6CCF">
        <w:rPr>
          <w:lang w:eastAsia="pt-BR"/>
        </w:rPr>
        <w:t xml:space="preserve"> exemplifica um diagrama UML em que se nota a existência de duas classes (LOTES e LOGRADOUROS) e seus respectivos atributos. Nota-se, também, que existe uma associação entre as classes com uma cardinalidade do tipo UM-PARA-MUITOS representada pelas etiquetas ‘1’ e ‘0..*’. Essa notação indica que um logradouro pode estar associado a vários lotes, enquanto um </w:t>
      </w:r>
      <w:commentRangeStart w:id="98"/>
      <w:r w:rsidRPr="009B6CCF">
        <w:rPr>
          <w:lang w:eastAsia="pt-BR"/>
        </w:rPr>
        <w:t>lote estará associado a apenas um logradouro</w:t>
      </w:r>
      <w:commentRangeEnd w:id="98"/>
      <w:r w:rsidR="00CC265B" w:rsidRPr="009B6CCF">
        <w:rPr>
          <w:rStyle w:val="Refdecomentrio"/>
          <w:sz w:val="24"/>
          <w:szCs w:val="22"/>
          <w:lang w:eastAsia="pt-BR"/>
        </w:rPr>
        <w:commentReference w:id="98"/>
      </w:r>
      <w:r w:rsidRPr="009B6CCF">
        <w:rPr>
          <w:lang w:eastAsia="pt-BR"/>
        </w:rPr>
        <w:t>.</w:t>
      </w:r>
    </w:p>
    <w:p w14:paraId="3CF6B0A0" w14:textId="77777777" w:rsidR="007A6E97" w:rsidRPr="009B6CCF" w:rsidRDefault="007A6E97" w:rsidP="00A6278E">
      <w:pPr>
        <w:pStyle w:val="Legenda"/>
      </w:pPr>
    </w:p>
    <w:p w14:paraId="5EE2C011" w14:textId="6E4ECCC9" w:rsidR="007A6E97" w:rsidRPr="009B6CCF" w:rsidRDefault="007A6E97" w:rsidP="00A6278E">
      <w:pPr>
        <w:pStyle w:val="Legenda"/>
      </w:pPr>
      <w:bookmarkStart w:id="99" w:name="_Ref219194886"/>
      <w:r w:rsidRPr="009B6CCF">
        <w:t xml:space="preserve">Figura </w:t>
      </w:r>
      <w:fldSimple w:instr=" SEQ Figura \* ARABIC ">
        <w:r w:rsidR="003750EA">
          <w:rPr>
            <w:noProof/>
          </w:rPr>
          <w:t>1</w:t>
        </w:r>
      </w:fldSimple>
      <w:bookmarkEnd w:id="99"/>
      <w:r w:rsidRPr="009B6CCF">
        <w:t>: Exemplo de diagrama UML</w:t>
      </w:r>
    </w:p>
    <w:tbl>
      <w:tblPr>
        <w:tblStyle w:val="Tabelacomgrade"/>
        <w:tblW w:w="0" w:type="auto"/>
        <w:tblLook w:val="04A0" w:firstRow="1" w:lastRow="0" w:firstColumn="1" w:lastColumn="0" w:noHBand="0" w:noVBand="1"/>
      </w:tblPr>
      <w:tblGrid>
        <w:gridCol w:w="9061"/>
      </w:tblGrid>
      <w:tr w:rsidR="007A6E97" w:rsidRPr="009B6CCF" w14:paraId="6289427E" w14:textId="77777777" w:rsidTr="00926561">
        <w:tc>
          <w:tcPr>
            <w:tcW w:w="9061" w:type="dxa"/>
          </w:tcPr>
          <w:p w14:paraId="3BEF3321" w14:textId="77777777" w:rsidR="007A6E97" w:rsidRPr="009B6CCF" w:rsidRDefault="007A6E97" w:rsidP="00926561">
            <w:pPr>
              <w:keepNext/>
              <w:widowControl w:val="0"/>
              <w:ind w:firstLine="0"/>
              <w:rPr>
                <w:lang w:eastAsia="pt-BR"/>
              </w:rPr>
            </w:pPr>
            <w:r w:rsidRPr="009B6CCF">
              <w:rPr>
                <w:noProof/>
                <w:lang w:eastAsia="pt-BR"/>
              </w:rPr>
              <w:drawing>
                <wp:inline distT="0" distB="0" distL="0" distR="0" wp14:anchorId="4121F75C" wp14:editId="4F1B575E">
                  <wp:extent cx="5760085" cy="2270125"/>
                  <wp:effectExtent l="0" t="0" r="0" b="0"/>
                  <wp:docPr id="841114277" name="Imagem 1" descr="Tela de celular&#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14277" name="Imagem 1" descr="Tela de celular&#10;&#10;O conteúdo gerado por IA pode estar incorreto."/>
                          <pic:cNvPicPr/>
                        </pic:nvPicPr>
                        <pic:blipFill>
                          <a:blip r:embed="rId12"/>
                          <a:stretch>
                            <a:fillRect/>
                          </a:stretch>
                        </pic:blipFill>
                        <pic:spPr>
                          <a:xfrm>
                            <a:off x="0" y="0"/>
                            <a:ext cx="5760085" cy="2270125"/>
                          </a:xfrm>
                          <a:prstGeom prst="rect">
                            <a:avLst/>
                          </a:prstGeom>
                        </pic:spPr>
                      </pic:pic>
                    </a:graphicData>
                  </a:graphic>
                </wp:inline>
              </w:drawing>
            </w:r>
          </w:p>
        </w:tc>
      </w:tr>
    </w:tbl>
    <w:p w14:paraId="46C8BCE1" w14:textId="77777777" w:rsidR="007A6E97" w:rsidRPr="009B6CCF" w:rsidRDefault="007A6E97" w:rsidP="00A6278E">
      <w:pPr>
        <w:pStyle w:val="Legenda"/>
      </w:pPr>
      <w:r w:rsidRPr="009B6CCF">
        <w:t>Elaboração: Os autores (2025)</w:t>
      </w:r>
    </w:p>
    <w:p w14:paraId="1E02ED2A" w14:textId="77777777" w:rsidR="007A6E97" w:rsidRPr="009B6CCF" w:rsidRDefault="007A6E97" w:rsidP="007A6E97"/>
    <w:p w14:paraId="71512D89" w14:textId="55A2FE9C" w:rsidR="007A6E97" w:rsidRPr="009B6CCF" w:rsidRDefault="007A6E97" w:rsidP="007A6E97">
      <w:r w:rsidRPr="009B6CCF">
        <w:t xml:space="preserve">Atualmente, o LADM separa as classes em três </w:t>
      </w:r>
      <w:r w:rsidR="004E5B36" w:rsidRPr="009B6CCF">
        <w:t>pacotes (</w:t>
      </w:r>
      <w:r w:rsidR="007724D3" w:rsidRPr="009B6CCF">
        <w:rPr>
          <w:i/>
          <w:iCs/>
        </w:rPr>
        <w:t>packages</w:t>
      </w:r>
      <w:r w:rsidR="004E5B36" w:rsidRPr="009B6CCF">
        <w:t>)</w:t>
      </w:r>
      <w:r w:rsidRPr="009B6CCF">
        <w:t xml:space="preserve"> principais e um</w:t>
      </w:r>
      <w:r w:rsidR="009E35FD" w:rsidRPr="009B6CCF">
        <w:t xml:space="preserve"> subpacote (</w:t>
      </w:r>
      <w:r w:rsidRPr="009B6CCF">
        <w:rPr>
          <w:i/>
          <w:iCs/>
        </w:rPr>
        <w:t>sub</w:t>
      </w:r>
      <w:r w:rsidR="007724D3" w:rsidRPr="009B6CCF">
        <w:rPr>
          <w:i/>
          <w:iCs/>
        </w:rPr>
        <w:t>package</w:t>
      </w:r>
      <w:r w:rsidR="009E35FD" w:rsidRPr="009B6CCF">
        <w:t>)</w:t>
      </w:r>
      <w:r w:rsidR="00BE4E68" w:rsidRPr="009B6CCF">
        <w:t xml:space="preserve">, cada um responsável por uma dimensão específica da administração de terras </w:t>
      </w:r>
      <w:r w:rsidRPr="009B6CCF">
        <w:t>(Panchiniak, 2017</w:t>
      </w:r>
      <w:r w:rsidR="00BE4E68" w:rsidRPr="009B6CCF">
        <w:t xml:space="preserve">; </w:t>
      </w:r>
      <w:r w:rsidR="00C718A7" w:rsidRPr="009B6CCF">
        <w:t>ISO, 2012</w:t>
      </w:r>
      <w:r w:rsidRPr="009B6CCF">
        <w:t>):</w:t>
      </w:r>
    </w:p>
    <w:p w14:paraId="524CD356" w14:textId="4B2CA572" w:rsidR="007A6E97" w:rsidRPr="009B6CCF" w:rsidRDefault="007A6E97">
      <w:pPr>
        <w:pStyle w:val="PargrafodaLista"/>
        <w:numPr>
          <w:ilvl w:val="0"/>
          <w:numId w:val="14"/>
        </w:numPr>
        <w:pPrChange w:id="100" w:author="Carlos" w:date="2026-03-13T15:21:00Z">
          <w:pPr>
            <w:pStyle w:val="PargrafodaLista"/>
            <w:numPr>
              <w:numId w:val="23"/>
            </w:numPr>
            <w:ind w:left="1571" w:hanging="360"/>
          </w:pPr>
        </w:pPrChange>
      </w:pPr>
      <w:r w:rsidRPr="009B6CCF">
        <w:rPr>
          <w:b/>
          <w:bCs/>
          <w:i/>
          <w:iCs/>
        </w:rPr>
        <w:t xml:space="preserve">Party </w:t>
      </w:r>
      <w:r w:rsidR="00A67086" w:rsidRPr="009B6CCF">
        <w:rPr>
          <w:b/>
          <w:bCs/>
          <w:i/>
          <w:iCs/>
        </w:rPr>
        <w:t>Package</w:t>
      </w:r>
      <w:r w:rsidRPr="009B6CCF">
        <w:t>: Representa os atores (pessoas físicas, grupos ou organizações) relacionados às unidades espaciais. Inclui classes como LA_Party e LA_GroupParty;</w:t>
      </w:r>
    </w:p>
    <w:p w14:paraId="685459BD" w14:textId="563E4D0E" w:rsidR="007A6E97" w:rsidRPr="009B6CCF" w:rsidRDefault="007A6E97">
      <w:pPr>
        <w:pStyle w:val="PargrafodaLista"/>
        <w:numPr>
          <w:ilvl w:val="0"/>
          <w:numId w:val="14"/>
        </w:numPr>
        <w:pPrChange w:id="101" w:author="Carlos" w:date="2026-03-13T15:21:00Z">
          <w:pPr>
            <w:pStyle w:val="PargrafodaLista"/>
            <w:numPr>
              <w:numId w:val="23"/>
            </w:numPr>
            <w:ind w:left="1571" w:hanging="360"/>
          </w:pPr>
        </w:pPrChange>
      </w:pPr>
      <w:r w:rsidRPr="009B6CCF">
        <w:rPr>
          <w:b/>
          <w:bCs/>
          <w:i/>
          <w:iCs/>
        </w:rPr>
        <w:t>Administrative</w:t>
      </w:r>
      <w:r w:rsidRPr="009B6CCF">
        <w:rPr>
          <w:i/>
          <w:iCs/>
        </w:rPr>
        <w:t xml:space="preserve"> </w:t>
      </w:r>
      <w:r w:rsidR="00A67086" w:rsidRPr="009B6CCF">
        <w:rPr>
          <w:b/>
          <w:bCs/>
          <w:i/>
          <w:iCs/>
        </w:rPr>
        <w:t>Package</w:t>
      </w:r>
      <w:r w:rsidRPr="009B6CCF">
        <w:t xml:space="preserve">: pacote que lida com os direitos, deveres e restrições aos quais cada unidade está sujeita. Ele inclui classes como </w:t>
      </w:r>
      <w:r w:rsidRPr="009B6CCF">
        <w:rPr>
          <w:i/>
          <w:iCs/>
        </w:rPr>
        <w:t>LA_RRR</w:t>
      </w:r>
      <w:r w:rsidRPr="009B6CCF">
        <w:t xml:space="preserve"> (com suas especializações </w:t>
      </w:r>
      <w:r w:rsidRPr="009B6CCF">
        <w:rPr>
          <w:i/>
          <w:iCs/>
        </w:rPr>
        <w:t>LA_Right</w:t>
      </w:r>
      <w:r w:rsidRPr="009B6CCF">
        <w:t xml:space="preserve">, </w:t>
      </w:r>
      <w:r w:rsidRPr="009B6CCF">
        <w:rPr>
          <w:i/>
          <w:iCs/>
        </w:rPr>
        <w:t>LA_Restriction</w:t>
      </w:r>
      <w:r w:rsidRPr="009B6CCF">
        <w:t xml:space="preserve"> </w:t>
      </w:r>
      <w:r w:rsidRPr="009B6CCF">
        <w:rPr>
          <w:i/>
          <w:iCs/>
        </w:rPr>
        <w:t>e LA_Responsability</w:t>
      </w:r>
      <w:r w:rsidRPr="009B6CCF">
        <w:t xml:space="preserve">), </w:t>
      </w:r>
      <w:r w:rsidRPr="009B6CCF">
        <w:rPr>
          <w:i/>
          <w:iCs/>
        </w:rPr>
        <w:t>LA_BAUnit</w:t>
      </w:r>
      <w:r w:rsidRPr="009B6CCF">
        <w:t xml:space="preserve"> e </w:t>
      </w:r>
      <w:r w:rsidRPr="009B6CCF">
        <w:rPr>
          <w:i/>
          <w:iCs/>
        </w:rPr>
        <w:t>LA_AdministrativeSource</w:t>
      </w:r>
      <w:r w:rsidRPr="009B6CCF">
        <w:t>;</w:t>
      </w:r>
    </w:p>
    <w:p w14:paraId="07039D27" w14:textId="1C47BBFF" w:rsidR="007A6E97" w:rsidRPr="009B6CCF" w:rsidRDefault="007A6E97">
      <w:pPr>
        <w:pStyle w:val="PargrafodaLista"/>
        <w:numPr>
          <w:ilvl w:val="0"/>
          <w:numId w:val="14"/>
        </w:numPr>
        <w:pPrChange w:id="102" w:author="Carlos" w:date="2026-03-13T15:21:00Z">
          <w:pPr>
            <w:pStyle w:val="PargrafodaLista"/>
            <w:numPr>
              <w:numId w:val="23"/>
            </w:numPr>
            <w:ind w:left="1571" w:hanging="360"/>
          </w:pPr>
        </w:pPrChange>
      </w:pPr>
      <w:r w:rsidRPr="009B6CCF">
        <w:rPr>
          <w:b/>
          <w:bCs/>
          <w:i/>
          <w:iCs/>
        </w:rPr>
        <w:t xml:space="preserve">Spatial Unit </w:t>
      </w:r>
      <w:r w:rsidR="00A67086" w:rsidRPr="009B6CCF">
        <w:rPr>
          <w:b/>
          <w:bCs/>
          <w:i/>
          <w:iCs/>
        </w:rPr>
        <w:t>Package</w:t>
      </w:r>
      <w:r w:rsidRPr="009B6CCF">
        <w:t xml:space="preserve">: Representa as unidades territoriais (parcelas, edifícios e redes). Destacam-se as classes </w:t>
      </w:r>
      <w:r w:rsidRPr="009B6CCF">
        <w:rPr>
          <w:i/>
          <w:iCs/>
        </w:rPr>
        <w:t>LA_SpatialUnit</w:t>
      </w:r>
      <w:r w:rsidRPr="009B6CCF">
        <w:t xml:space="preserve"> e </w:t>
      </w:r>
      <w:r w:rsidRPr="009B6CCF">
        <w:rPr>
          <w:i/>
          <w:iCs/>
        </w:rPr>
        <w:t>LA_Level</w:t>
      </w:r>
      <w:r w:rsidRPr="009B6CCF">
        <w:t>.</w:t>
      </w:r>
    </w:p>
    <w:p w14:paraId="30B08D74" w14:textId="6C5A539A" w:rsidR="007A6E97" w:rsidRPr="009B6CCF" w:rsidRDefault="007A6E97">
      <w:pPr>
        <w:pStyle w:val="PargrafodaLista"/>
        <w:numPr>
          <w:ilvl w:val="0"/>
          <w:numId w:val="14"/>
        </w:numPr>
        <w:pPrChange w:id="103" w:author="Carlos" w:date="2026-03-13T15:21:00Z">
          <w:pPr>
            <w:pStyle w:val="PargrafodaLista"/>
            <w:numPr>
              <w:numId w:val="23"/>
            </w:numPr>
            <w:ind w:left="1571" w:hanging="360"/>
          </w:pPr>
        </w:pPrChange>
      </w:pPr>
      <w:r w:rsidRPr="009B6CCF">
        <w:rPr>
          <w:b/>
          <w:bCs/>
          <w:i/>
          <w:iCs/>
        </w:rPr>
        <w:t>Surveying and Representation</w:t>
      </w:r>
      <w:r w:rsidR="00A67086" w:rsidRPr="009B6CCF">
        <w:rPr>
          <w:b/>
          <w:bCs/>
          <w:i/>
          <w:iCs/>
        </w:rPr>
        <w:t xml:space="preserve"> </w:t>
      </w:r>
      <w:r w:rsidR="00274F67" w:rsidRPr="009B6CCF">
        <w:rPr>
          <w:b/>
          <w:bCs/>
          <w:i/>
          <w:iCs/>
        </w:rPr>
        <w:t>Subp</w:t>
      </w:r>
      <w:r w:rsidR="00A67086" w:rsidRPr="009B6CCF">
        <w:rPr>
          <w:b/>
          <w:bCs/>
          <w:i/>
          <w:iCs/>
        </w:rPr>
        <w:t>ackage</w:t>
      </w:r>
      <w:r w:rsidRPr="009B6CCF">
        <w:t xml:space="preserve">: Responsável pelas representações geométricas e correções topológicas. Inclui classes como </w:t>
      </w:r>
      <w:r w:rsidRPr="009B6CCF">
        <w:rPr>
          <w:i/>
          <w:iCs/>
        </w:rPr>
        <w:t>LA_Point</w:t>
      </w:r>
      <w:r w:rsidRPr="009B6CCF">
        <w:t xml:space="preserve"> e </w:t>
      </w:r>
      <w:r w:rsidRPr="009B6CCF">
        <w:rPr>
          <w:i/>
          <w:iCs/>
        </w:rPr>
        <w:t>LA_BoundaryFace</w:t>
      </w:r>
      <w:r w:rsidRPr="009B6CCF">
        <w:t>.</w:t>
      </w:r>
    </w:p>
    <w:p w14:paraId="002F5C08" w14:textId="7F69F3B5" w:rsidR="007A6E97" w:rsidRPr="009B6CCF" w:rsidRDefault="007A6E97" w:rsidP="007A6E97">
      <w:r w:rsidRPr="009B6CCF">
        <w:t xml:space="preserve">Embora essas classes sejam padronizadas pela ISO 19152 </w:t>
      </w:r>
      <w:r w:rsidRPr="009B6CCF">
        <w:fldChar w:fldCharType="begin"/>
      </w:r>
      <w:r w:rsidR="004975CD" w:rsidRPr="009B6CCF">
        <w:instrText xml:space="preserve"> ADDIN ZOTERO_ITEM CSL_CITATION {"citationID":"oO5OobYo","properties":{"formattedCitation":"(ISO, 2012)","plainCitation":"(ISO, 2012)","noteIndex":0},"citationItems":[{"id":45,"uris":["http://zotero.org/users/15531986/items/LFYH5HFJ"],"itemData":{"id":45,"type":"webpage","title":"ISO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Pr="009B6CCF">
        <w:fldChar w:fldCharType="separate"/>
      </w:r>
      <w:r w:rsidRPr="009B6CCF">
        <w:rPr>
          <w:rFonts w:cs="Arial"/>
        </w:rPr>
        <w:t>(2012)</w:t>
      </w:r>
      <w:r w:rsidRPr="009B6CCF">
        <w:fldChar w:fldCharType="end"/>
      </w:r>
      <w:r w:rsidRPr="009B6CCF">
        <w:t>, o modelo permite extensões para adequação às particularidades de cada país.</w:t>
      </w:r>
    </w:p>
    <w:p w14:paraId="33EA5DEC" w14:textId="4D422BF0" w:rsidR="007A6E97" w:rsidRPr="009B6CCF" w:rsidRDefault="00E57A7E" w:rsidP="007A6E97">
      <w:r w:rsidRPr="009B6CCF">
        <w:t>Conceitualmente, o</w:t>
      </w:r>
      <w:r w:rsidR="007A6E97" w:rsidRPr="009B6CCF">
        <w:t xml:space="preserve"> LADM apresenta fortes influências do modelo relacional proposto por Edgar Codd, no qual cada classe ou objeto é modelado em estrutura</w:t>
      </w:r>
      <w:r w:rsidR="00BE4B41" w:rsidRPr="009B6CCF">
        <w:t>s</w:t>
      </w:r>
      <w:r w:rsidR="007A6E97" w:rsidRPr="009B6CCF">
        <w:t xml:space="preserve"> de dados </w:t>
      </w:r>
      <w:r w:rsidR="00BE4B41" w:rsidRPr="009B6CCF">
        <w:t>normalizadas e independentes</w:t>
      </w:r>
      <w:r w:rsidR="007A6E97" w:rsidRPr="009B6CCF">
        <w:t xml:space="preserve"> (Date, 2004), conforme se verifica na norma ISO 19152 </w:t>
      </w:r>
      <w:r w:rsidR="007A6E97" w:rsidRPr="009B6CCF">
        <w:fldChar w:fldCharType="begin"/>
      </w:r>
      <w:r w:rsidR="004975CD" w:rsidRPr="009B6CCF">
        <w:instrText xml:space="preserve"> ADDIN ZOTERO_ITEM CSL_CITATION {"citationID":"3nwA5fwI","properties":{"formattedCitation":"(ISO, 2012)","plainCitation":"(ISO, 2012)","dontUpdate":true,"noteIndex":0},"citationItems":[{"id":45,"uris":["http://zotero.org/users/15531986/items/LFYH5HFJ"],"itemData":{"id":45,"type":"webpage","title":"ISO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007A6E97" w:rsidRPr="009B6CCF">
        <w:fldChar w:fldCharType="separate"/>
      </w:r>
      <w:r w:rsidR="007A6E97" w:rsidRPr="009B6CCF">
        <w:rPr>
          <w:rFonts w:cs="Arial"/>
        </w:rPr>
        <w:t>(2012)</w:t>
      </w:r>
      <w:r w:rsidR="007A6E97" w:rsidRPr="009B6CCF">
        <w:fldChar w:fldCharType="end"/>
      </w:r>
      <w:r w:rsidR="007A6E97" w:rsidRPr="009B6CCF">
        <w:t xml:space="preserve">. </w:t>
      </w:r>
    </w:p>
    <w:p w14:paraId="009925B5" w14:textId="772B19F9" w:rsidR="00A23DAC" w:rsidRPr="009B6CCF" w:rsidRDefault="00A23DAC" w:rsidP="007A6E97">
      <w:r w:rsidRPr="009B6CCF">
        <w:lastRenderedPageBreak/>
        <w:t>Em contrapartida, o modelo CIATA foi historicamente implementado sob uma lógica de arquivo plano (</w:t>
      </w:r>
      <w:r w:rsidRPr="009B6CCF">
        <w:rPr>
          <w:i/>
          <w:iCs/>
        </w:rPr>
        <w:t>flat file</w:t>
      </w:r>
      <w:r w:rsidRPr="009B6CCF">
        <w:t>) ou centralizado</w:t>
      </w:r>
      <w:r w:rsidR="002A0233" w:rsidRPr="009B6CCF">
        <w:t>; de forma análoga,</w:t>
      </w:r>
      <w:r w:rsidR="00C815A5" w:rsidRPr="009B6CCF">
        <w:t xml:space="preserve"> </w:t>
      </w:r>
      <w:r w:rsidR="00D1436D" w:rsidRPr="009B6CCF">
        <w:t xml:space="preserve">o </w:t>
      </w:r>
      <w:r w:rsidR="00E14E16" w:rsidRPr="009B6CCF">
        <w:t xml:space="preserve">arquivo </w:t>
      </w:r>
      <w:r w:rsidR="00D1436D" w:rsidRPr="009B6CCF">
        <w:t xml:space="preserve">CNEFE </w:t>
      </w:r>
      <w:r w:rsidR="00E14E16" w:rsidRPr="009B6CCF">
        <w:t xml:space="preserve">é </w:t>
      </w:r>
      <w:r w:rsidR="00C815A5" w:rsidRPr="009B6CCF">
        <w:t>disponibilizado</w:t>
      </w:r>
      <w:r w:rsidR="00E14E16" w:rsidRPr="009B6CCF">
        <w:t xml:space="preserve"> pelo IBGE </w:t>
      </w:r>
      <w:r w:rsidR="00C35B0C" w:rsidRPr="009B6CCF">
        <w:t xml:space="preserve">em formato </w:t>
      </w:r>
      <w:r w:rsidR="00E14E16" w:rsidRPr="009B6CCF">
        <w:t>CSV</w:t>
      </w:r>
      <w:r w:rsidRPr="009B6CCF">
        <w:t xml:space="preserve">. </w:t>
      </w:r>
      <w:r w:rsidR="00C35B0C" w:rsidRPr="009B6CCF">
        <w:t>Tais</w:t>
      </w:r>
      <w:r w:rsidR="00BD5698" w:rsidRPr="009B6CCF">
        <w:t xml:space="preserve"> abordage</w:t>
      </w:r>
      <w:r w:rsidR="007912D5" w:rsidRPr="009B6CCF">
        <w:t xml:space="preserve">ns </w:t>
      </w:r>
      <w:r w:rsidR="007B1388" w:rsidRPr="009B6CCF">
        <w:t xml:space="preserve">estruturais resultam em redundâncias </w:t>
      </w:r>
      <w:r w:rsidR="00631EE8" w:rsidRPr="009B6CCF">
        <w:t xml:space="preserve">excessivas </w:t>
      </w:r>
      <w:r w:rsidR="007B1388" w:rsidRPr="009B6CCF">
        <w:t xml:space="preserve">de valores de </w:t>
      </w:r>
      <w:r w:rsidR="00F64D83" w:rsidRPr="009B6CCF">
        <w:t xml:space="preserve">atributos e </w:t>
      </w:r>
      <w:r w:rsidR="009122C2" w:rsidRPr="009B6CCF">
        <w:t xml:space="preserve">não permitem uma conexão transparente com </w:t>
      </w:r>
      <w:r w:rsidR="001A3CE2" w:rsidRPr="009B6CCF">
        <w:t xml:space="preserve">os </w:t>
      </w:r>
      <w:r w:rsidR="009322B5" w:rsidRPr="009B6CCF">
        <w:rPr>
          <w:i/>
          <w:iCs/>
        </w:rPr>
        <w:t xml:space="preserve">packages </w:t>
      </w:r>
      <w:r w:rsidR="001A3CE2" w:rsidRPr="009B6CCF">
        <w:t>do LADM.</w:t>
      </w:r>
    </w:p>
    <w:p w14:paraId="44581FDA" w14:textId="07898611" w:rsidR="00252A07" w:rsidRPr="009B6CCF" w:rsidRDefault="00252A07" w:rsidP="00252A07">
      <w:r w:rsidRPr="009B6CCF">
        <w:t xml:space="preserve">Uma representação aproximada das correlações entre o LADM, o CIATA e o CNEFE é apresentada na </w:t>
      </w:r>
      <w:r w:rsidRPr="009B6CCF">
        <w:rPr>
          <w:highlight w:val="yellow"/>
        </w:rPr>
        <w:fldChar w:fldCharType="begin"/>
      </w:r>
      <w:r w:rsidRPr="009B6CCF">
        <w:rPr>
          <w:highlight w:val="yellow"/>
        </w:rPr>
        <w:instrText xml:space="preserve"> REF _Ref219230878 \h </w:instrText>
      </w:r>
      <w:r w:rsidRPr="009B6CCF">
        <w:rPr>
          <w:highlight w:val="yellow"/>
        </w:rPr>
      </w:r>
      <w:r w:rsidRPr="009B6CCF">
        <w:rPr>
          <w:highlight w:val="yellow"/>
        </w:rPr>
        <w:fldChar w:fldCharType="separate"/>
      </w:r>
      <w:r w:rsidR="003750EA" w:rsidRPr="009B6CCF">
        <w:t xml:space="preserve">Figura </w:t>
      </w:r>
      <w:r w:rsidR="003750EA">
        <w:rPr>
          <w:noProof/>
        </w:rPr>
        <w:t>2</w:t>
      </w:r>
      <w:r w:rsidRPr="009B6CCF">
        <w:rPr>
          <w:highlight w:val="yellow"/>
        </w:rPr>
        <w:fldChar w:fldCharType="end"/>
      </w:r>
      <w:r w:rsidRPr="009B6CCF">
        <w:t xml:space="preserve">. Observa-se que, embora possuam naturezas distintas, ambas as bases brasileiras convergem no pacote </w:t>
      </w:r>
      <w:r w:rsidRPr="009B6CCF">
        <w:rPr>
          <w:i/>
          <w:iCs/>
        </w:rPr>
        <w:t>LA_SpatialUnit</w:t>
      </w:r>
      <w:r w:rsidRPr="009B6CCF">
        <w:t>, ainda que de forma desnormalizada.</w:t>
      </w:r>
    </w:p>
    <w:p w14:paraId="14F43379" w14:textId="77777777" w:rsidR="00833AB7" w:rsidRPr="009B6CCF" w:rsidRDefault="00833AB7" w:rsidP="00A6278E">
      <w:pPr>
        <w:pStyle w:val="Legenda"/>
      </w:pPr>
    </w:p>
    <w:p w14:paraId="77675D1B" w14:textId="42C1AF2D" w:rsidR="00833AB7" w:rsidRPr="009B6CCF" w:rsidRDefault="00833AB7" w:rsidP="00A6278E">
      <w:pPr>
        <w:pStyle w:val="Legenda"/>
      </w:pPr>
      <w:bookmarkStart w:id="104" w:name="_Ref219230878"/>
      <w:r w:rsidRPr="009B6CCF">
        <w:t xml:space="preserve">Figura </w:t>
      </w:r>
      <w:fldSimple w:instr=" SEQ Figura \* ARABIC ">
        <w:r w:rsidR="003750EA">
          <w:rPr>
            <w:noProof/>
          </w:rPr>
          <w:t>2</w:t>
        </w:r>
      </w:fldSimple>
      <w:bookmarkEnd w:id="104"/>
      <w:r w:rsidR="00943A8E">
        <w:t xml:space="preserve"> –</w:t>
      </w:r>
      <w:r w:rsidRPr="009B6CCF">
        <w:t xml:space="preserve"> Classes básicas (</w:t>
      </w:r>
      <w:r w:rsidRPr="009B6CCF">
        <w:rPr>
          <w:i/>
        </w:rPr>
        <w:t>pack</w:t>
      </w:r>
      <w:r w:rsidR="001C6A26" w:rsidRPr="009B6CCF">
        <w:rPr>
          <w:i/>
        </w:rPr>
        <w:t>ages</w:t>
      </w:r>
      <w:r w:rsidRPr="009B6CCF">
        <w:t>) do LADM e sua relação com CIATA e CNEFE</w:t>
      </w:r>
    </w:p>
    <w:tbl>
      <w:tblPr>
        <w:tblStyle w:val="Tabelacomgrade"/>
        <w:tblW w:w="0" w:type="auto"/>
        <w:tblLook w:val="04A0" w:firstRow="1" w:lastRow="0" w:firstColumn="1" w:lastColumn="0" w:noHBand="0" w:noVBand="1"/>
      </w:tblPr>
      <w:tblGrid>
        <w:gridCol w:w="9061"/>
      </w:tblGrid>
      <w:tr w:rsidR="00833AB7" w:rsidRPr="009B6CCF" w14:paraId="6784CC1D" w14:textId="77777777" w:rsidTr="00926561">
        <w:tc>
          <w:tcPr>
            <w:tcW w:w="9061" w:type="dxa"/>
          </w:tcPr>
          <w:p w14:paraId="536BBED5" w14:textId="77777777" w:rsidR="00833AB7" w:rsidRPr="009B6CCF" w:rsidRDefault="00833AB7" w:rsidP="00926561">
            <w:pPr>
              <w:ind w:firstLine="0"/>
            </w:pPr>
            <w:r w:rsidRPr="009B6CCF">
              <w:rPr>
                <w:noProof/>
                <w:lang w:eastAsia="pt-BR"/>
              </w:rPr>
              <w:drawing>
                <wp:inline distT="0" distB="0" distL="0" distR="0" wp14:anchorId="6144B633" wp14:editId="240EB7B8">
                  <wp:extent cx="5591175" cy="1663490"/>
                  <wp:effectExtent l="0" t="0" r="0" b="0"/>
                  <wp:docPr id="275"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Diagrama&#10;&#10;O conteúdo gerado por IA pode estar incorre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98918" cy="1665794"/>
                          </a:xfrm>
                          <a:prstGeom prst="rect">
                            <a:avLst/>
                          </a:prstGeom>
                          <a:noFill/>
                          <a:ln>
                            <a:noFill/>
                          </a:ln>
                        </pic:spPr>
                      </pic:pic>
                    </a:graphicData>
                  </a:graphic>
                </wp:inline>
              </w:drawing>
            </w:r>
          </w:p>
        </w:tc>
      </w:tr>
    </w:tbl>
    <w:p w14:paraId="6C977376" w14:textId="77777777" w:rsidR="00833AB7" w:rsidRPr="009B6CCF" w:rsidRDefault="00833AB7" w:rsidP="00A6278E">
      <w:pPr>
        <w:pStyle w:val="Legenda"/>
      </w:pPr>
      <w:r w:rsidRPr="009B6CCF">
        <w:t>Fonte:(Yılmaz; Alkan, 2024). Adaptação: Autores</w:t>
      </w:r>
    </w:p>
    <w:p w14:paraId="09356A89" w14:textId="77777777" w:rsidR="00833AB7" w:rsidRPr="009B6CCF" w:rsidRDefault="00833AB7" w:rsidP="00833AB7"/>
    <w:p w14:paraId="03CAC03F" w14:textId="041E94C5" w:rsidR="00252A07" w:rsidRPr="009B6CCF" w:rsidRDefault="00252A07" w:rsidP="00252A07">
      <w:r w:rsidRPr="009B6CCF">
        <w:t>No CIATA, a unidade espacial é definida por suas dimensões lineares e descritores de localização</w:t>
      </w:r>
      <w:r w:rsidR="00D71342" w:rsidRPr="009B6CCF">
        <w:t xml:space="preserve"> (endereço)</w:t>
      </w:r>
      <w:r w:rsidRPr="009B6CCF">
        <w:t>; no CNEFE, ela é representada pela coordenada pontual da edificação</w:t>
      </w:r>
      <w:r w:rsidR="005560EC" w:rsidRPr="009B6CCF">
        <w:t xml:space="preserve"> e descritores de localização</w:t>
      </w:r>
      <w:r w:rsidRPr="009B6CCF">
        <w:t xml:space="preserve">. É precisamente essa interseção no domínio </w:t>
      </w:r>
      <w:r w:rsidR="00270B6B" w:rsidRPr="009B6CCF">
        <w:rPr>
          <w:i/>
          <w:iCs/>
        </w:rPr>
        <w:t>SpatialUnit</w:t>
      </w:r>
      <w:r w:rsidR="00270B6B" w:rsidRPr="009B6CCF">
        <w:t xml:space="preserve"> </w:t>
      </w:r>
      <w:r w:rsidRPr="009B6CCF">
        <w:t xml:space="preserve">que viabiliza a metodologia do </w:t>
      </w:r>
      <w:r w:rsidRPr="009B6CCF">
        <w:rPr>
          <w:i/>
          <w:iCs/>
        </w:rPr>
        <w:t>SuperCIATA</w:t>
      </w:r>
      <w:r w:rsidRPr="009B6CCF">
        <w:t>, permitindo a conexão entre o universo administrativo municipal e o referencial geográfico nacional. Enquanto o CNEFE supre a lacuna de representação (</w:t>
      </w:r>
      <w:r w:rsidRPr="009B6CCF">
        <w:rPr>
          <w:i/>
          <w:iCs/>
        </w:rPr>
        <w:t>Surveying and Representation</w:t>
      </w:r>
      <w:r w:rsidRPr="009B6CCF">
        <w:t xml:space="preserve">), o CIATA provê o contexto necessário aos pacotes de </w:t>
      </w:r>
      <w:r w:rsidRPr="009B6CCF">
        <w:rPr>
          <w:i/>
          <w:iCs/>
        </w:rPr>
        <w:t>Party</w:t>
      </w:r>
      <w:r w:rsidR="00C5737C" w:rsidRPr="009B6CCF">
        <w:rPr>
          <w:i/>
          <w:iCs/>
        </w:rPr>
        <w:t xml:space="preserve"> </w:t>
      </w:r>
      <w:r w:rsidRPr="009B6CCF">
        <w:t xml:space="preserve">e </w:t>
      </w:r>
      <w:r w:rsidRPr="009B6CCF">
        <w:rPr>
          <w:i/>
          <w:iCs/>
        </w:rPr>
        <w:t>Administrative</w:t>
      </w:r>
      <w:r w:rsidRPr="009B6CCF">
        <w:t>, resultando em um modelo integrado e aderente às diretrizes da ISO 19152.</w:t>
      </w:r>
    </w:p>
    <w:p w14:paraId="60CD2E9B" w14:textId="77777777" w:rsidR="002E39E8" w:rsidRPr="009B6CCF" w:rsidRDefault="002E39E8" w:rsidP="00093FBB">
      <w:pPr>
        <w:pStyle w:val="Ttulo3"/>
      </w:pPr>
      <w:bookmarkStart w:id="105" w:name="_Toc223789509"/>
      <w:r w:rsidRPr="009B6CCF">
        <w:t>O CNEFE e o LADM</w:t>
      </w:r>
      <w:bookmarkEnd w:id="105"/>
    </w:p>
    <w:p w14:paraId="37ADE3C7" w14:textId="717D5CB5" w:rsidR="00254B1C" w:rsidRPr="009B6CCF" w:rsidRDefault="00254B1C" w:rsidP="00254B1C">
      <w:r w:rsidRPr="009B6CCF">
        <w:t xml:space="preserve">Embora o CNEFE disponibilize componentes do subpacote </w:t>
      </w:r>
      <w:r w:rsidRPr="009B6CCF">
        <w:rPr>
          <w:i/>
          <w:iCs/>
        </w:rPr>
        <w:t>Surveying and Representation</w:t>
      </w:r>
      <w:r w:rsidRPr="009B6CCF">
        <w:t xml:space="preserve"> — limitados à representação vetorial por meio de pontos de coordenadas geográficas — a base apresenta lacunas estruturais nos pacotes </w:t>
      </w:r>
      <w:r w:rsidRPr="009B6CCF">
        <w:rPr>
          <w:i/>
          <w:iCs/>
        </w:rPr>
        <w:t xml:space="preserve">Party </w:t>
      </w:r>
      <w:r w:rsidRPr="009B6CCF">
        <w:t xml:space="preserve">e </w:t>
      </w:r>
      <w:r w:rsidRPr="009B6CCF">
        <w:rPr>
          <w:i/>
          <w:iCs/>
        </w:rPr>
        <w:t>Administrative</w:t>
      </w:r>
      <w:r w:rsidRPr="009B6CCF">
        <w:t xml:space="preserve">. </w:t>
      </w:r>
    </w:p>
    <w:p w14:paraId="43152692" w14:textId="6369C84F" w:rsidR="00843987" w:rsidRPr="009B6CCF" w:rsidRDefault="00254B1C" w:rsidP="00843987">
      <w:r w:rsidRPr="009B6CCF">
        <w:lastRenderedPageBreak/>
        <w:t xml:space="preserve">Dessa forma, o CNEFE atua como uma camada de referência espacial de alta granularidade, mas carece da dimensão institucional e administrativa preconizada pelo LADM. </w:t>
      </w:r>
      <w:r w:rsidR="00843987" w:rsidRPr="009B6CCF">
        <w:t>Em síntese, os dados públicos disponibilizados pelo IBGE por meio do CNEFE podem ser interpretados, à luz do LADM, como uma representação parcial centrada nas unidades administrativas básicas (</w:t>
      </w:r>
      <w:r w:rsidR="00843987" w:rsidRPr="009B6CCF">
        <w:rPr>
          <w:i/>
          <w:iCs/>
        </w:rPr>
        <w:t>LA_BAUnit</w:t>
      </w:r>
      <w:r w:rsidR="00843987" w:rsidRPr="009B6CCF">
        <w:t xml:space="preserve">), desprovidas dos vínculos jurídicos e relacionais que caracterizam um sistema cadastral completo segundo os padrões internacionais </w:t>
      </w:r>
      <w:r w:rsidR="00843987" w:rsidRPr="009B6CCF">
        <w:fldChar w:fldCharType="begin"/>
      </w:r>
      <w:r w:rsidR="004975CD" w:rsidRPr="009B6CCF">
        <w:instrText xml:space="preserve"> ADDIN ZOTERO_ITEM CSL_CITATION {"citationID":"ZEdzUNEq","properties":{"formattedCitation":"(ISO, 2012)","plainCitation":"(ISO, 2012)","noteIndex":0},"citationItems":[{"id":45,"uris":["http://zotero.org/users/15531986/items/LFYH5HFJ"],"itemData":{"id":45,"type":"webpage","title":"ISO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00843987" w:rsidRPr="009B6CCF">
        <w:fldChar w:fldCharType="separate"/>
      </w:r>
      <w:r w:rsidR="00843987" w:rsidRPr="009B6CCF">
        <w:rPr>
          <w:rFonts w:cs="Arial"/>
        </w:rPr>
        <w:t>(ISO, 2012)</w:t>
      </w:r>
      <w:r w:rsidR="00843987" w:rsidRPr="009B6CCF">
        <w:fldChar w:fldCharType="end"/>
      </w:r>
      <w:r w:rsidR="00843987" w:rsidRPr="009B6CCF">
        <w:t>.</w:t>
      </w:r>
    </w:p>
    <w:p w14:paraId="58BDAA53" w14:textId="7A126B7A" w:rsidR="00802683" w:rsidRDefault="002E39E8" w:rsidP="00802683">
      <w:r w:rsidRPr="009B6CCF">
        <w:t xml:space="preserve">O </w:t>
      </w:r>
      <w:fldSimple w:instr=" REF _Ref219193829 ">
        <w:r w:rsidR="003750EA" w:rsidRPr="009B6CCF">
          <w:t xml:space="preserve">Quadro </w:t>
        </w:r>
        <w:r w:rsidR="003750EA">
          <w:rPr>
            <w:noProof/>
          </w:rPr>
          <w:t>2</w:t>
        </w:r>
      </w:fldSimple>
      <w:r w:rsidRPr="009B6CCF">
        <w:t xml:space="preserve"> apresenta uma comparação entre o CNEFE e o modelo conceitual internacional LADM com foco nas diferenças estruturais e funcionais entre ambos. </w:t>
      </w:r>
    </w:p>
    <w:p w14:paraId="56C72795" w14:textId="77777777" w:rsidR="00F705AA" w:rsidRPr="009B6CCF" w:rsidRDefault="00F705AA" w:rsidP="00802683"/>
    <w:p w14:paraId="7140AC51" w14:textId="0A937646" w:rsidR="002E39E8" w:rsidRPr="009B6CCF" w:rsidRDefault="002E39E8" w:rsidP="00A6278E">
      <w:pPr>
        <w:pStyle w:val="Legenda"/>
      </w:pPr>
      <w:bookmarkStart w:id="106" w:name="_Ref219193829"/>
      <w:r w:rsidRPr="009B6CCF">
        <w:t xml:space="preserve">Quadro </w:t>
      </w:r>
      <w:fldSimple w:instr=" SEQ Quadro \* ARABIC ">
        <w:r w:rsidR="003750EA">
          <w:rPr>
            <w:noProof/>
          </w:rPr>
          <w:t>2</w:t>
        </w:r>
      </w:fldSimple>
      <w:bookmarkEnd w:id="106"/>
      <w:r w:rsidR="00943A8E">
        <w:t xml:space="preserve"> –</w:t>
      </w:r>
      <w:r w:rsidRPr="009B6CCF">
        <w:t xml:space="preserve"> Comparativo CNEFE e LADM</w:t>
      </w:r>
    </w:p>
    <w:tbl>
      <w:tblPr>
        <w:tblStyle w:val="TabeladeGrade5Escura-nfase11"/>
        <w:tblW w:w="0" w:type="auto"/>
        <w:tblLook w:val="04A0" w:firstRow="1" w:lastRow="0" w:firstColumn="1" w:lastColumn="0" w:noHBand="0" w:noVBand="1"/>
      </w:tblPr>
      <w:tblGrid>
        <w:gridCol w:w="1980"/>
        <w:gridCol w:w="3402"/>
        <w:gridCol w:w="3679"/>
      </w:tblGrid>
      <w:tr w:rsidR="002E39E8" w:rsidRPr="009B6CCF" w14:paraId="35164AC0" w14:textId="77777777" w:rsidTr="003477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591F87A6" w14:textId="77777777" w:rsidR="002E39E8" w:rsidRPr="009B6CCF" w:rsidRDefault="002E39E8" w:rsidP="001F7B4D">
            <w:pPr>
              <w:keepNext/>
              <w:widowControl w:val="0"/>
              <w:ind w:firstLine="0"/>
              <w:jc w:val="center"/>
              <w:rPr>
                <w:lang w:eastAsia="pt-BR"/>
              </w:rPr>
            </w:pPr>
            <w:r w:rsidRPr="009B6CCF">
              <w:rPr>
                <w:lang w:eastAsia="pt-BR"/>
              </w:rPr>
              <w:t>Característica</w:t>
            </w:r>
          </w:p>
        </w:tc>
        <w:tc>
          <w:tcPr>
            <w:tcW w:w="3402" w:type="dxa"/>
            <w:hideMark/>
          </w:tcPr>
          <w:p w14:paraId="29A3DE9F" w14:textId="77777777" w:rsidR="002E39E8" w:rsidRPr="009B6CCF" w:rsidRDefault="002E39E8" w:rsidP="001F7B4D">
            <w:pPr>
              <w:keepNext/>
              <w:widowControl w:val="0"/>
              <w:ind w:firstLine="0"/>
              <w:jc w:val="center"/>
              <w:cnfStyle w:val="100000000000" w:firstRow="1" w:lastRow="0" w:firstColumn="0" w:lastColumn="0" w:oddVBand="0" w:evenVBand="0" w:oddHBand="0" w:evenHBand="0" w:firstRowFirstColumn="0" w:firstRowLastColumn="0" w:lastRowFirstColumn="0" w:lastRowLastColumn="0"/>
              <w:rPr>
                <w:lang w:eastAsia="pt-BR"/>
              </w:rPr>
            </w:pPr>
            <w:r w:rsidRPr="009B6CCF">
              <w:rPr>
                <w:lang w:eastAsia="pt-BR"/>
              </w:rPr>
              <w:t>CNEFE</w:t>
            </w:r>
          </w:p>
        </w:tc>
        <w:tc>
          <w:tcPr>
            <w:tcW w:w="3679" w:type="dxa"/>
            <w:hideMark/>
          </w:tcPr>
          <w:p w14:paraId="0EA04225" w14:textId="77777777" w:rsidR="002E39E8" w:rsidRPr="009B6CCF" w:rsidRDefault="002E39E8" w:rsidP="001F7B4D">
            <w:pPr>
              <w:keepNext/>
              <w:widowControl w:val="0"/>
              <w:ind w:firstLine="0"/>
              <w:jc w:val="center"/>
              <w:cnfStyle w:val="100000000000" w:firstRow="1" w:lastRow="0" w:firstColumn="0" w:lastColumn="0" w:oddVBand="0" w:evenVBand="0" w:oddHBand="0" w:evenHBand="0" w:firstRowFirstColumn="0" w:firstRowLastColumn="0" w:lastRowFirstColumn="0" w:lastRowLastColumn="0"/>
              <w:rPr>
                <w:lang w:eastAsia="pt-BR"/>
              </w:rPr>
            </w:pPr>
            <w:r w:rsidRPr="009B6CCF">
              <w:rPr>
                <w:lang w:eastAsia="pt-BR"/>
              </w:rPr>
              <w:t>LADM</w:t>
            </w:r>
          </w:p>
        </w:tc>
      </w:tr>
      <w:tr w:rsidR="002E39E8" w:rsidRPr="009B6CCF" w14:paraId="2CC78D61" w14:textId="77777777" w:rsidTr="003477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333E8244" w14:textId="77777777" w:rsidR="002E39E8" w:rsidRPr="009B6CCF" w:rsidRDefault="002E39E8" w:rsidP="0034770C">
            <w:pPr>
              <w:ind w:firstLine="0"/>
              <w:jc w:val="center"/>
              <w:rPr>
                <w:rFonts w:eastAsia="Times New Roman"/>
                <w:b w:val="0"/>
                <w:bCs w:val="0"/>
                <w:szCs w:val="24"/>
                <w:lang w:eastAsia="pt-BR"/>
              </w:rPr>
            </w:pPr>
            <w:r w:rsidRPr="009B6CCF">
              <w:rPr>
                <w:rStyle w:val="Forte"/>
                <w:b/>
              </w:rPr>
              <w:t>Origem</w:t>
            </w:r>
          </w:p>
        </w:tc>
        <w:tc>
          <w:tcPr>
            <w:tcW w:w="3402" w:type="dxa"/>
            <w:vAlign w:val="center"/>
            <w:hideMark/>
          </w:tcPr>
          <w:p w14:paraId="00182E5E" w14:textId="77777777" w:rsidR="002E39E8" w:rsidRPr="009B6CCF" w:rsidRDefault="002E39E8" w:rsidP="0034770C">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Desenvolvido pelo IBGE a partir de 2005, como base de endereços para operações censitárias.</w:t>
            </w:r>
          </w:p>
        </w:tc>
        <w:tc>
          <w:tcPr>
            <w:tcW w:w="3679" w:type="dxa"/>
            <w:vAlign w:val="center"/>
            <w:hideMark/>
          </w:tcPr>
          <w:p w14:paraId="3AB78073" w14:textId="77777777" w:rsidR="002E39E8" w:rsidRPr="009B6CCF" w:rsidRDefault="002E39E8" w:rsidP="0034770C">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Modelo conceitual internacional elaborado pela FIG e padronizado pela ISO 19152.</w:t>
            </w:r>
          </w:p>
        </w:tc>
      </w:tr>
      <w:tr w:rsidR="002E39E8" w:rsidRPr="009B6CCF" w14:paraId="4E5F60E0" w14:textId="77777777" w:rsidTr="0034770C">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7E877BEE" w14:textId="77777777" w:rsidR="002E39E8" w:rsidRPr="009B6CCF" w:rsidRDefault="002E39E8" w:rsidP="0034770C">
            <w:pPr>
              <w:ind w:firstLine="0"/>
              <w:jc w:val="center"/>
              <w:rPr>
                <w:rFonts w:eastAsia="Times New Roman"/>
                <w:b w:val="0"/>
                <w:bCs w:val="0"/>
                <w:szCs w:val="24"/>
                <w:lang w:eastAsia="pt-BR"/>
              </w:rPr>
            </w:pPr>
            <w:r w:rsidRPr="009B6CCF">
              <w:rPr>
                <w:rStyle w:val="Forte"/>
                <w:b/>
              </w:rPr>
              <w:t>Âmbito</w:t>
            </w:r>
          </w:p>
        </w:tc>
        <w:tc>
          <w:tcPr>
            <w:tcW w:w="3402" w:type="dxa"/>
            <w:vAlign w:val="center"/>
            <w:hideMark/>
          </w:tcPr>
          <w:p w14:paraId="2EAA546B" w14:textId="77777777" w:rsidR="002E39E8" w:rsidRPr="009B6CCF" w:rsidRDefault="002E39E8" w:rsidP="0034770C">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szCs w:val="24"/>
                <w:lang w:eastAsia="pt-BR"/>
              </w:rPr>
            </w:pPr>
            <w:r w:rsidRPr="009B6CCF">
              <w:t>Cadastro de endereços para fins estatísticos e logísticos em todo o território brasileiro.</w:t>
            </w:r>
          </w:p>
        </w:tc>
        <w:tc>
          <w:tcPr>
            <w:tcW w:w="3679" w:type="dxa"/>
            <w:vAlign w:val="center"/>
            <w:hideMark/>
          </w:tcPr>
          <w:p w14:paraId="5775698E" w14:textId="77777777" w:rsidR="002E39E8" w:rsidRPr="009B6CCF" w:rsidRDefault="002E39E8" w:rsidP="0034770C">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szCs w:val="24"/>
                <w:lang w:eastAsia="pt-BR"/>
              </w:rPr>
            </w:pPr>
            <w:r w:rsidRPr="009B6CCF">
              <w:t>Modelo global para administração de terras, aplicável a diferentes legislações e contextos.</w:t>
            </w:r>
          </w:p>
        </w:tc>
      </w:tr>
      <w:tr w:rsidR="002E39E8" w:rsidRPr="009B6CCF" w14:paraId="515BA204" w14:textId="77777777" w:rsidTr="003477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3C14479E" w14:textId="77777777" w:rsidR="002E39E8" w:rsidRPr="009B6CCF" w:rsidRDefault="002E39E8" w:rsidP="0034770C">
            <w:pPr>
              <w:ind w:firstLine="0"/>
              <w:jc w:val="center"/>
              <w:rPr>
                <w:rFonts w:eastAsia="Times New Roman"/>
                <w:b w:val="0"/>
                <w:bCs w:val="0"/>
                <w:szCs w:val="24"/>
                <w:lang w:eastAsia="pt-BR"/>
              </w:rPr>
            </w:pPr>
            <w:r w:rsidRPr="009B6CCF">
              <w:rPr>
                <w:rStyle w:val="Forte"/>
                <w:b/>
              </w:rPr>
              <w:t>Objetivo</w:t>
            </w:r>
          </w:p>
        </w:tc>
        <w:tc>
          <w:tcPr>
            <w:tcW w:w="3402" w:type="dxa"/>
            <w:vAlign w:val="center"/>
            <w:hideMark/>
          </w:tcPr>
          <w:p w14:paraId="710C54DB" w14:textId="77777777" w:rsidR="002E39E8" w:rsidRPr="009B6CCF" w:rsidRDefault="002E39E8" w:rsidP="0034770C">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Fornecer uma base nacional de endereços com cobertura ampla para apoiar censos e pesquisas domiciliares.</w:t>
            </w:r>
          </w:p>
        </w:tc>
        <w:tc>
          <w:tcPr>
            <w:tcW w:w="3679" w:type="dxa"/>
            <w:vAlign w:val="center"/>
            <w:hideMark/>
          </w:tcPr>
          <w:p w14:paraId="01205B4F" w14:textId="77777777" w:rsidR="002E39E8" w:rsidRPr="009B6CCF" w:rsidRDefault="002E39E8" w:rsidP="0034770C">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Estabelecer um padrão para representação de direitos, restrições e responsabilidades sobre a terra.</w:t>
            </w:r>
          </w:p>
        </w:tc>
      </w:tr>
      <w:tr w:rsidR="002E39E8" w:rsidRPr="009B6CCF" w14:paraId="51160640" w14:textId="77777777" w:rsidTr="0034770C">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436355C3" w14:textId="77777777" w:rsidR="002E39E8" w:rsidRPr="009B6CCF" w:rsidRDefault="002E39E8" w:rsidP="0034770C">
            <w:pPr>
              <w:ind w:firstLine="0"/>
              <w:jc w:val="center"/>
              <w:rPr>
                <w:rFonts w:eastAsia="Times New Roman"/>
                <w:b w:val="0"/>
                <w:bCs w:val="0"/>
                <w:szCs w:val="24"/>
                <w:lang w:eastAsia="pt-BR"/>
              </w:rPr>
            </w:pPr>
            <w:r w:rsidRPr="009B6CCF">
              <w:rPr>
                <w:rStyle w:val="Forte"/>
                <w:b/>
              </w:rPr>
              <w:t>Metodologia</w:t>
            </w:r>
          </w:p>
        </w:tc>
        <w:tc>
          <w:tcPr>
            <w:tcW w:w="3402" w:type="dxa"/>
            <w:vAlign w:val="center"/>
            <w:hideMark/>
          </w:tcPr>
          <w:p w14:paraId="54DDE4C4" w14:textId="77777777" w:rsidR="002E39E8" w:rsidRPr="009B6CCF" w:rsidRDefault="002E39E8" w:rsidP="0034770C">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szCs w:val="24"/>
                <w:lang w:eastAsia="pt-BR"/>
              </w:rPr>
            </w:pPr>
            <w:r w:rsidRPr="009B6CCF">
              <w:t>Coleta de dados em campo com GPS e questionários, com estrutura orientada a unidades domiciliares e logradouros.</w:t>
            </w:r>
          </w:p>
        </w:tc>
        <w:tc>
          <w:tcPr>
            <w:tcW w:w="3679" w:type="dxa"/>
            <w:vAlign w:val="center"/>
            <w:hideMark/>
          </w:tcPr>
          <w:p w14:paraId="5F9E259E" w14:textId="77777777" w:rsidR="002E39E8" w:rsidRPr="009B6CCF" w:rsidRDefault="002E39E8" w:rsidP="0034770C">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szCs w:val="24"/>
                <w:lang w:eastAsia="pt-BR"/>
              </w:rPr>
            </w:pPr>
            <w:r w:rsidRPr="009B6CCF">
              <w:t>Baseado em conceitos abstratos como “partes interessadas”, “fontes”, “unidades espaciais” e “unidades legais”.</w:t>
            </w:r>
          </w:p>
        </w:tc>
      </w:tr>
      <w:tr w:rsidR="002E39E8" w:rsidRPr="009B6CCF" w14:paraId="5FC1D580" w14:textId="77777777" w:rsidTr="003477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54FA95A6" w14:textId="77777777" w:rsidR="002E39E8" w:rsidRPr="009B6CCF" w:rsidRDefault="002E39E8" w:rsidP="0034770C">
            <w:pPr>
              <w:ind w:firstLine="0"/>
              <w:jc w:val="center"/>
              <w:rPr>
                <w:rFonts w:eastAsia="Times New Roman"/>
                <w:b w:val="0"/>
                <w:bCs w:val="0"/>
                <w:szCs w:val="24"/>
                <w:lang w:eastAsia="pt-BR"/>
              </w:rPr>
            </w:pPr>
            <w:r w:rsidRPr="009B6CCF">
              <w:rPr>
                <w:rStyle w:val="Forte"/>
                <w:b/>
              </w:rPr>
              <w:t>Tecnologia</w:t>
            </w:r>
          </w:p>
        </w:tc>
        <w:tc>
          <w:tcPr>
            <w:tcW w:w="3402" w:type="dxa"/>
            <w:vAlign w:val="center"/>
            <w:hideMark/>
          </w:tcPr>
          <w:p w14:paraId="2C4BD753" w14:textId="77777777" w:rsidR="002E39E8" w:rsidRPr="009B6CCF" w:rsidRDefault="002E39E8" w:rsidP="0034770C">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Utiliza GPS, banco de dados e sistemas internos do IBGE; informações com atributos espaciais simples (ponto).</w:t>
            </w:r>
          </w:p>
        </w:tc>
        <w:tc>
          <w:tcPr>
            <w:tcW w:w="3679" w:type="dxa"/>
            <w:vAlign w:val="center"/>
            <w:hideMark/>
          </w:tcPr>
          <w:p w14:paraId="749052B5" w14:textId="77777777" w:rsidR="002E39E8" w:rsidRPr="009B6CCF" w:rsidRDefault="002E39E8" w:rsidP="0034770C">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Independente, mas voltada à integração com SIG, bancos espaciais e infraestruturas de dados espaciais (IDE).</w:t>
            </w:r>
          </w:p>
        </w:tc>
      </w:tr>
      <w:tr w:rsidR="002E39E8" w:rsidRPr="009B6CCF" w14:paraId="31496216" w14:textId="77777777" w:rsidTr="0034770C">
        <w:tc>
          <w:tcPr>
            <w:cnfStyle w:val="001000000000" w:firstRow="0" w:lastRow="0" w:firstColumn="1" w:lastColumn="0" w:oddVBand="0" w:evenVBand="0" w:oddHBand="0" w:evenHBand="0" w:firstRowFirstColumn="0" w:firstRowLastColumn="0" w:lastRowFirstColumn="0" w:lastRowLastColumn="0"/>
            <w:tcW w:w="1980" w:type="dxa"/>
            <w:vAlign w:val="center"/>
          </w:tcPr>
          <w:p w14:paraId="2A287122" w14:textId="00F14B8A" w:rsidR="002E39E8" w:rsidRPr="009B6CCF" w:rsidRDefault="002E39E8" w:rsidP="0034770C">
            <w:pPr>
              <w:ind w:firstLine="0"/>
              <w:jc w:val="center"/>
              <w:rPr>
                <w:lang w:eastAsia="pt-BR"/>
              </w:rPr>
            </w:pPr>
            <w:r w:rsidRPr="009B6CCF">
              <w:rPr>
                <w:lang w:eastAsia="pt-BR"/>
              </w:rPr>
              <w:t>Georreferen</w:t>
            </w:r>
            <w:r w:rsidR="0034770C" w:rsidRPr="009B6CCF">
              <w:rPr>
                <w:lang w:eastAsia="pt-BR"/>
              </w:rPr>
              <w:t>-</w:t>
            </w:r>
            <w:r w:rsidRPr="009B6CCF">
              <w:rPr>
                <w:lang w:eastAsia="pt-BR"/>
              </w:rPr>
              <w:t>ciamento</w:t>
            </w:r>
          </w:p>
        </w:tc>
        <w:tc>
          <w:tcPr>
            <w:tcW w:w="3402" w:type="dxa"/>
            <w:vAlign w:val="center"/>
          </w:tcPr>
          <w:p w14:paraId="6C88F2D3" w14:textId="77777777" w:rsidR="002E39E8" w:rsidRPr="009B6CCF" w:rsidRDefault="002E39E8" w:rsidP="0034770C">
            <w:pPr>
              <w:ind w:firstLine="0"/>
              <w:jc w:val="center"/>
              <w:cnfStyle w:val="000000000000" w:firstRow="0" w:lastRow="0" w:firstColumn="0" w:lastColumn="0" w:oddVBand="0" w:evenVBand="0" w:oddHBand="0" w:evenHBand="0" w:firstRowFirstColumn="0" w:firstRowLastColumn="0" w:lastRowFirstColumn="0" w:lastRowLastColumn="0"/>
              <w:rPr>
                <w:lang w:eastAsia="pt-BR"/>
              </w:rPr>
            </w:pPr>
            <w:r w:rsidRPr="009B6CCF">
              <w:rPr>
                <w:lang w:eastAsia="pt-BR"/>
              </w:rPr>
              <w:t>Possui dados com coordenadas geográficas (pontos) coletadas em campo, mas com foco em localização de domicílios e logradouros, não em limites de parcelas ou unidades espaciais completas.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39E8" w:rsidRPr="009B6CCF" w14:paraId="78F8D775" w14:textId="77777777" w:rsidTr="00926561">
              <w:trPr>
                <w:tblCellSpacing w:w="15" w:type="dxa"/>
              </w:trPr>
              <w:tc>
                <w:tcPr>
                  <w:tcW w:w="0" w:type="auto"/>
                  <w:vAlign w:val="center"/>
                  <w:hideMark/>
                </w:tcPr>
                <w:p w14:paraId="5CD881CF" w14:textId="77777777" w:rsidR="002E39E8" w:rsidRPr="009B6CCF" w:rsidRDefault="002E39E8" w:rsidP="0034770C">
                  <w:pPr>
                    <w:jc w:val="center"/>
                    <w:rPr>
                      <w:lang w:eastAsia="pt-BR"/>
                    </w:rPr>
                  </w:pPr>
                </w:p>
              </w:tc>
            </w:tr>
          </w:tbl>
          <w:p w14:paraId="7D6EADF8" w14:textId="77777777" w:rsidR="002E39E8" w:rsidRPr="009B6CCF" w:rsidRDefault="002E39E8" w:rsidP="0034770C">
            <w:pPr>
              <w:ind w:firstLine="0"/>
              <w:jc w:val="center"/>
              <w:cnfStyle w:val="000000000000" w:firstRow="0" w:lastRow="0" w:firstColumn="0" w:lastColumn="0" w:oddVBand="0" w:evenVBand="0" w:oddHBand="0" w:evenHBand="0" w:firstRowFirstColumn="0" w:firstRowLastColumn="0" w:lastRowFirstColumn="0" w:lastRowLastColumn="0"/>
              <w:rPr>
                <w:lang w:eastAsia="pt-BR"/>
              </w:rPr>
            </w:pPr>
          </w:p>
        </w:tc>
        <w:tc>
          <w:tcPr>
            <w:tcW w:w="3679" w:type="dxa"/>
            <w:vAlign w:val="center"/>
          </w:tcPr>
          <w:p w14:paraId="1A14F6B6" w14:textId="77777777" w:rsidR="002E39E8" w:rsidRPr="009B6CCF" w:rsidRDefault="002E39E8" w:rsidP="0034770C">
            <w:pPr>
              <w:ind w:firstLine="0"/>
              <w:jc w:val="center"/>
              <w:cnfStyle w:val="000000000000" w:firstRow="0" w:lastRow="0" w:firstColumn="0" w:lastColumn="0" w:oddVBand="0" w:evenVBand="0" w:oddHBand="0" w:evenHBand="0" w:firstRowFirstColumn="0" w:firstRowLastColumn="0" w:lastRowFirstColumn="0" w:lastRowLastColumn="0"/>
              <w:rPr>
                <w:lang w:eastAsia="pt-BR"/>
              </w:rPr>
            </w:pPr>
            <w:r w:rsidRPr="009B6CCF">
              <w:rPr>
                <w:lang w:eastAsia="pt-BR"/>
              </w:rPr>
              <w:t>Georreferenciamento é central ao modelo, permitindo múltiplos tipos de geometrias (ponto, linha, polígono) vinculadas a unidades legais e administrativas.</w:t>
            </w:r>
          </w:p>
        </w:tc>
      </w:tr>
      <w:tr w:rsidR="002E39E8" w:rsidRPr="009B6CCF" w14:paraId="7E68C173" w14:textId="77777777" w:rsidTr="003477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6744A1C8" w14:textId="77777777" w:rsidR="002E39E8" w:rsidRPr="009B6CCF" w:rsidRDefault="002E39E8" w:rsidP="0034770C">
            <w:pPr>
              <w:ind w:firstLine="0"/>
              <w:jc w:val="center"/>
              <w:rPr>
                <w:rFonts w:eastAsia="Times New Roman"/>
                <w:b w:val="0"/>
                <w:bCs w:val="0"/>
                <w:szCs w:val="24"/>
                <w:lang w:eastAsia="pt-BR"/>
              </w:rPr>
            </w:pPr>
            <w:r w:rsidRPr="009B6CCF">
              <w:rPr>
                <w:rStyle w:val="Forte"/>
                <w:b/>
              </w:rPr>
              <w:t>Implementação</w:t>
            </w:r>
          </w:p>
        </w:tc>
        <w:tc>
          <w:tcPr>
            <w:tcW w:w="3402" w:type="dxa"/>
            <w:vAlign w:val="center"/>
            <w:hideMark/>
          </w:tcPr>
          <w:p w14:paraId="4EFF73E9" w14:textId="77777777" w:rsidR="002E39E8" w:rsidRPr="009B6CCF" w:rsidRDefault="002E39E8" w:rsidP="0034770C">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 xml:space="preserve">Em uso contínuo pelo IBGE, com atualizações periódicas durante operações </w:t>
            </w:r>
            <w:r w:rsidRPr="009B6CCF">
              <w:lastRenderedPageBreak/>
              <w:t>censitárias e por meio de parcerias locais.</w:t>
            </w:r>
          </w:p>
        </w:tc>
        <w:tc>
          <w:tcPr>
            <w:tcW w:w="3679" w:type="dxa"/>
            <w:vAlign w:val="center"/>
            <w:hideMark/>
          </w:tcPr>
          <w:p w14:paraId="390E8DF5" w14:textId="77777777" w:rsidR="002E39E8" w:rsidRPr="009B6CCF" w:rsidRDefault="002E39E8" w:rsidP="0034770C">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lastRenderedPageBreak/>
              <w:t xml:space="preserve">Em expansão global, sendo adaptado por diversos países e integrado a legislações </w:t>
            </w:r>
            <w:r w:rsidRPr="009B6CCF">
              <w:lastRenderedPageBreak/>
              <w:t>nacionais de cadastro e registro.</w:t>
            </w:r>
          </w:p>
        </w:tc>
      </w:tr>
    </w:tbl>
    <w:p w14:paraId="13D243A1" w14:textId="77777777" w:rsidR="002E39E8" w:rsidRPr="009B6CCF" w:rsidRDefault="002E39E8" w:rsidP="002E39E8"/>
    <w:p w14:paraId="5B4C013C" w14:textId="416E29A8" w:rsidR="006D3D4B" w:rsidRPr="009B6CCF" w:rsidRDefault="006D3D4B" w:rsidP="00093FBB">
      <w:pPr>
        <w:pStyle w:val="Ttulo3"/>
      </w:pPr>
      <w:bookmarkStart w:id="107" w:name="_Toc223789510"/>
      <w:r w:rsidRPr="009B6CCF">
        <w:t>O CIATA e o LADM</w:t>
      </w:r>
      <w:bookmarkEnd w:id="107"/>
    </w:p>
    <w:p w14:paraId="40D8BED5" w14:textId="5AFF63A7" w:rsidR="00165C4D" w:rsidRPr="009B6CCF" w:rsidRDefault="00FE1F27" w:rsidP="00793BF5">
      <w:r w:rsidRPr="009B6CCF">
        <w:t>O</w:t>
      </w:r>
      <w:r w:rsidR="00165C4D" w:rsidRPr="009B6CCF">
        <w:t xml:space="preserve"> CIATA apresent</w:t>
      </w:r>
      <w:r w:rsidRPr="009B6CCF">
        <w:t>a</w:t>
      </w:r>
      <w:r w:rsidR="00165C4D" w:rsidRPr="009B6CCF">
        <w:t xml:space="preserve"> uma estrutura robusta nos pacotes </w:t>
      </w:r>
      <w:r w:rsidR="00165C4D" w:rsidRPr="009B6CCF">
        <w:rPr>
          <w:i/>
          <w:iCs/>
        </w:rPr>
        <w:t>Party</w:t>
      </w:r>
      <w:r w:rsidR="00165C4D" w:rsidRPr="009B6CCF">
        <w:t xml:space="preserve"> (Partes) e </w:t>
      </w:r>
      <w:r w:rsidR="00165C4D" w:rsidRPr="009B6CCF">
        <w:rPr>
          <w:i/>
          <w:iCs/>
        </w:rPr>
        <w:t>Administrative</w:t>
      </w:r>
      <w:r w:rsidR="00165C4D" w:rsidRPr="009B6CCF">
        <w:t xml:space="preserve"> (Administrativo) — fundamentada nas informações de domínio e tributação do Boletim de Cadastro Imobiliário (BCI)</w:t>
      </w:r>
      <w:r w:rsidR="00E840D5" w:rsidRPr="009B6CCF">
        <w:t xml:space="preserve"> </w:t>
      </w:r>
      <w:r w:rsidR="00E840D5" w:rsidRPr="009B6CCF">
        <w:fldChar w:fldCharType="begin"/>
      </w:r>
      <w:r w:rsidR="000B1D95" w:rsidRPr="009B6CCF">
        <w:instrText xml:space="preserve"> ADDIN ZOTERO_ITEM CSL_CITATION {"citationID":"sIZwCZZE","properties":{"formattedCitation":"(SERPRO,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E840D5" w:rsidRPr="009B6CCF">
        <w:fldChar w:fldCharType="separate"/>
      </w:r>
      <w:r w:rsidR="000B1D95" w:rsidRPr="009B6CCF">
        <w:rPr>
          <w:rFonts w:cs="Arial"/>
        </w:rPr>
        <w:t>(SERPRO, 2025)</w:t>
      </w:r>
      <w:r w:rsidR="00E840D5" w:rsidRPr="009B6CCF">
        <w:fldChar w:fldCharType="end"/>
      </w:r>
      <w:r w:rsidR="00F06A43" w:rsidRPr="009B6CCF">
        <w:t>. O</w:t>
      </w:r>
      <w:r w:rsidR="00165C4D" w:rsidRPr="009B6CCF">
        <w:t xml:space="preserve"> modelo original</w:t>
      </w:r>
      <w:r w:rsidR="00F06A43" w:rsidRPr="009B6CCF">
        <w:t>, no entanto,</w:t>
      </w:r>
      <w:r w:rsidR="00165C4D" w:rsidRPr="009B6CCF">
        <w:t xml:space="preserve"> carece de componentes nativos do subpacote </w:t>
      </w:r>
      <w:r w:rsidR="00165C4D" w:rsidRPr="009B6CCF">
        <w:rPr>
          <w:i/>
          <w:iCs/>
        </w:rPr>
        <w:t>Surveying and Representation</w:t>
      </w:r>
      <w:r w:rsidR="00165C4D" w:rsidRPr="009B6CCF">
        <w:t xml:space="preserve">. Historicamente, suas definições, detalhadas no Manual do Cadastro Imobiliário </w:t>
      </w:r>
      <w:r w:rsidR="004335C3" w:rsidRPr="009B6CCF">
        <w:fldChar w:fldCharType="begin"/>
      </w:r>
      <w:r w:rsidR="000B1D95" w:rsidRPr="009B6CCF">
        <w:instrText xml:space="preserve"> ADDIN ZOTERO_ITEM CSL_CITATION {"citationID":"63GXeCXE","properties":{"formattedCitation":"(SERPRO,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4335C3" w:rsidRPr="009B6CCF">
        <w:fldChar w:fldCharType="separate"/>
      </w:r>
      <w:r w:rsidR="000B1D95" w:rsidRPr="009B6CCF">
        <w:rPr>
          <w:rFonts w:cs="Arial"/>
        </w:rPr>
        <w:t>(SERPRO, 2025)</w:t>
      </w:r>
      <w:r w:rsidR="004335C3" w:rsidRPr="009B6CCF">
        <w:fldChar w:fldCharType="end"/>
      </w:r>
      <w:r w:rsidR="006C7A3A" w:rsidRPr="009B6CCF">
        <w:t>,</w:t>
      </w:r>
      <w:r w:rsidR="00165C4D" w:rsidRPr="009B6CCF">
        <w:t xml:space="preserve"> priorizaram o registro alfanumérico em detrimento da representação geométrica rigorosa.</w:t>
      </w:r>
    </w:p>
    <w:p w14:paraId="7122D8E0" w14:textId="6DC3DF42" w:rsidR="00AF4BE2" w:rsidRPr="009B6CCF" w:rsidRDefault="00AF4BE2" w:rsidP="00AF4BE2">
      <w:r w:rsidRPr="009B6CCF">
        <w:t>Dessa forma, o CIATA atua como uma base de dados institucional administrativa, mas carece da dimensão geoespacial conforme preconizada pelo LADM. Em síntese, o modelo CIATA pode ser interpretado, à luz da norma ISO 19152, como um sistema focado nas unidades administrativas básicas (</w:t>
      </w:r>
      <w:r w:rsidRPr="009B6CCF">
        <w:rPr>
          <w:i/>
          <w:iCs/>
        </w:rPr>
        <w:t>LA_BAUnit</w:t>
      </w:r>
      <w:r w:rsidRPr="009B6CCF">
        <w:t>) e nos vínculos de responsabilidade, porém desprovido dos mecanismos de espacialização e topologia que caracterizam os padrões internacionais contemporâneos (ISO, 2012).</w:t>
      </w:r>
    </w:p>
    <w:p w14:paraId="60E6EE01" w14:textId="7A34C863" w:rsidR="00AF4BE2" w:rsidRPr="009B6CCF" w:rsidRDefault="00AF4BE2" w:rsidP="00AF4BE2">
      <w:r w:rsidRPr="009B6CCF">
        <w:t xml:space="preserve">O </w:t>
      </w:r>
      <w:r w:rsidR="0041428E" w:rsidRPr="009B6CCF">
        <w:fldChar w:fldCharType="begin"/>
      </w:r>
      <w:r w:rsidR="0041428E" w:rsidRPr="009B6CCF">
        <w:instrText xml:space="preserve"> REF _Ref217716138 \h  \* MERGEFORMAT </w:instrText>
      </w:r>
      <w:r w:rsidR="0041428E" w:rsidRPr="009B6CCF">
        <w:fldChar w:fldCharType="separate"/>
      </w:r>
      <w:r w:rsidR="003750EA" w:rsidRPr="009B6CCF">
        <w:t xml:space="preserve">Quadro </w:t>
      </w:r>
      <w:r w:rsidR="003750EA">
        <w:t>3</w:t>
      </w:r>
      <w:r w:rsidR="0041428E" w:rsidRPr="009B6CCF">
        <w:fldChar w:fldCharType="end"/>
      </w:r>
      <w:r w:rsidRPr="009B6CCF">
        <w:t xml:space="preserve"> apresenta uma comparação entre o CIATA e o modelo conceitual LADM, evidenciando as convergências temáticas e as lacunas estruturais.</w:t>
      </w:r>
    </w:p>
    <w:p w14:paraId="67D0379A" w14:textId="0B8F0136" w:rsidR="00321F9B" w:rsidRPr="009B6CCF" w:rsidRDefault="00321F9B" w:rsidP="00A6278E">
      <w:pPr>
        <w:pStyle w:val="Legenda"/>
      </w:pPr>
      <w:bookmarkStart w:id="108" w:name="_Ref217716138"/>
      <w:r w:rsidRPr="009B6CCF">
        <w:lastRenderedPageBreak/>
        <w:t xml:space="preserve">Quadro </w:t>
      </w:r>
      <w:fldSimple w:instr=" SEQ Quadro \* ARABIC ">
        <w:r w:rsidR="003750EA">
          <w:rPr>
            <w:noProof/>
          </w:rPr>
          <w:t>3</w:t>
        </w:r>
      </w:fldSimple>
      <w:bookmarkEnd w:id="108"/>
      <w:r w:rsidR="00943A8E">
        <w:t xml:space="preserve"> –</w:t>
      </w:r>
      <w:r w:rsidRPr="009B6CCF">
        <w:t xml:space="preserve"> Comparativo conceitual entre CIATA e LADM</w:t>
      </w:r>
    </w:p>
    <w:tbl>
      <w:tblPr>
        <w:tblStyle w:val="TabeladeGrade5Escura-nfase11"/>
        <w:tblW w:w="0" w:type="auto"/>
        <w:tblLook w:val="04A0" w:firstRow="1" w:lastRow="0" w:firstColumn="1" w:lastColumn="0" w:noHBand="0" w:noVBand="1"/>
      </w:tblPr>
      <w:tblGrid>
        <w:gridCol w:w="1838"/>
        <w:gridCol w:w="3503"/>
        <w:gridCol w:w="3720"/>
      </w:tblGrid>
      <w:tr w:rsidR="00C8282A" w:rsidRPr="009B6CCF" w14:paraId="7E1B179A" w14:textId="77777777" w:rsidTr="002C68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015F103D" w14:textId="77777777" w:rsidR="00C8282A" w:rsidRPr="009B6CCF" w:rsidRDefault="00C8282A" w:rsidP="002C6838">
            <w:pPr>
              <w:keepNext/>
              <w:widowControl w:val="0"/>
              <w:ind w:firstLine="0"/>
              <w:jc w:val="center"/>
              <w:rPr>
                <w:rFonts w:eastAsia="Times New Roman" w:cs="Arial"/>
                <w:szCs w:val="24"/>
                <w:lang w:eastAsia="pt-BR"/>
              </w:rPr>
            </w:pPr>
            <w:r w:rsidRPr="009B6CCF">
              <w:rPr>
                <w:rFonts w:eastAsia="Times New Roman" w:cs="Arial"/>
                <w:szCs w:val="24"/>
                <w:lang w:eastAsia="pt-BR"/>
              </w:rPr>
              <w:t>Característica</w:t>
            </w:r>
          </w:p>
        </w:tc>
        <w:tc>
          <w:tcPr>
            <w:tcW w:w="3503" w:type="dxa"/>
            <w:hideMark/>
          </w:tcPr>
          <w:p w14:paraId="36FEAEFB" w14:textId="77777777" w:rsidR="00C8282A" w:rsidRPr="009B6CCF" w:rsidRDefault="00C8282A" w:rsidP="002C6838">
            <w:pPr>
              <w:keepNext/>
              <w:widowControl w:val="0"/>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CIATA</w:t>
            </w:r>
          </w:p>
        </w:tc>
        <w:tc>
          <w:tcPr>
            <w:tcW w:w="0" w:type="auto"/>
            <w:hideMark/>
          </w:tcPr>
          <w:p w14:paraId="638B9D36" w14:textId="77777777" w:rsidR="00C8282A" w:rsidRPr="009B6CCF" w:rsidRDefault="00C8282A" w:rsidP="002C6838">
            <w:pPr>
              <w:keepNext/>
              <w:widowControl w:val="0"/>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LADM</w:t>
            </w:r>
          </w:p>
        </w:tc>
      </w:tr>
      <w:tr w:rsidR="00C8282A" w:rsidRPr="009B6CCF" w14:paraId="70F06797" w14:textId="77777777" w:rsidTr="00E034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hideMark/>
          </w:tcPr>
          <w:p w14:paraId="706559DE" w14:textId="77777777" w:rsidR="00C8282A" w:rsidRPr="009B6CCF" w:rsidRDefault="00C8282A" w:rsidP="002C6838">
            <w:pPr>
              <w:keepNext/>
              <w:widowControl w:val="0"/>
              <w:ind w:firstLine="0"/>
              <w:jc w:val="center"/>
              <w:rPr>
                <w:rFonts w:eastAsia="Times New Roman" w:cs="Arial"/>
                <w:sz w:val="22"/>
                <w:lang w:eastAsia="pt-BR"/>
              </w:rPr>
            </w:pPr>
            <w:r w:rsidRPr="009B6CCF">
              <w:rPr>
                <w:rFonts w:eastAsia="Times New Roman" w:cs="Arial"/>
                <w:sz w:val="22"/>
                <w:lang w:eastAsia="pt-BR"/>
              </w:rPr>
              <w:t>Origem</w:t>
            </w:r>
          </w:p>
        </w:tc>
        <w:tc>
          <w:tcPr>
            <w:tcW w:w="3503" w:type="dxa"/>
            <w:vAlign w:val="center"/>
            <w:hideMark/>
          </w:tcPr>
          <w:p w14:paraId="7B357B47" w14:textId="77777777" w:rsidR="00C8282A" w:rsidRPr="009B6CCF" w:rsidRDefault="00C8282A" w:rsidP="002C6838">
            <w:pPr>
              <w:keepNext/>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Iniciativa do governo brasileiro nas décadas de 1970 e 1980.</w:t>
            </w:r>
          </w:p>
        </w:tc>
        <w:tc>
          <w:tcPr>
            <w:tcW w:w="0" w:type="auto"/>
            <w:vAlign w:val="center"/>
            <w:hideMark/>
          </w:tcPr>
          <w:p w14:paraId="4DC746B5" w14:textId="77777777" w:rsidR="00C8282A" w:rsidRPr="009B6CCF" w:rsidRDefault="00C8282A" w:rsidP="002C6838">
            <w:pPr>
              <w:keepNext/>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Modelo conceitual internacional desenvolvido pela FIG e ISO.</w:t>
            </w:r>
          </w:p>
        </w:tc>
      </w:tr>
      <w:tr w:rsidR="00C8282A" w:rsidRPr="009B6CCF" w14:paraId="69D3DD92" w14:textId="77777777" w:rsidTr="00E0342F">
        <w:tc>
          <w:tcPr>
            <w:cnfStyle w:val="001000000000" w:firstRow="0" w:lastRow="0" w:firstColumn="1" w:lastColumn="0" w:oddVBand="0" w:evenVBand="0" w:oddHBand="0" w:evenHBand="0" w:firstRowFirstColumn="0" w:firstRowLastColumn="0" w:lastRowFirstColumn="0" w:lastRowLastColumn="0"/>
            <w:tcW w:w="1838" w:type="dxa"/>
            <w:vAlign w:val="center"/>
            <w:hideMark/>
          </w:tcPr>
          <w:p w14:paraId="51C303E4" w14:textId="77777777" w:rsidR="00C8282A" w:rsidRPr="009B6CCF" w:rsidRDefault="00C8282A" w:rsidP="002C6838">
            <w:pPr>
              <w:keepNext/>
              <w:widowControl w:val="0"/>
              <w:ind w:firstLine="0"/>
              <w:jc w:val="center"/>
              <w:rPr>
                <w:rFonts w:eastAsia="Times New Roman" w:cs="Arial"/>
                <w:sz w:val="22"/>
                <w:lang w:eastAsia="pt-BR"/>
              </w:rPr>
            </w:pPr>
            <w:r w:rsidRPr="009B6CCF">
              <w:rPr>
                <w:rFonts w:eastAsia="Times New Roman" w:cs="Arial"/>
                <w:sz w:val="22"/>
                <w:lang w:eastAsia="pt-BR"/>
              </w:rPr>
              <w:t>Âmbito</w:t>
            </w:r>
          </w:p>
        </w:tc>
        <w:tc>
          <w:tcPr>
            <w:tcW w:w="3503" w:type="dxa"/>
            <w:vAlign w:val="center"/>
            <w:hideMark/>
          </w:tcPr>
          <w:p w14:paraId="41791B5E" w14:textId="77777777" w:rsidR="00C8282A" w:rsidRPr="009B6CCF" w:rsidRDefault="00C8282A" w:rsidP="002C6838">
            <w:pPr>
              <w:keepNext/>
              <w:widowControl w:val="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Cadastro territorial urbano no Brasil, com foco inicial em municípios de pequeno porte.</w:t>
            </w:r>
          </w:p>
        </w:tc>
        <w:tc>
          <w:tcPr>
            <w:tcW w:w="0" w:type="auto"/>
            <w:vAlign w:val="center"/>
            <w:hideMark/>
          </w:tcPr>
          <w:p w14:paraId="5E1BC14F" w14:textId="77777777" w:rsidR="00C8282A" w:rsidRPr="009B6CCF" w:rsidRDefault="00C8282A" w:rsidP="002C6838">
            <w:pPr>
              <w:keepNext/>
              <w:widowControl w:val="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Administração territorial em geral, aplicável a diferentes países e contextos.</w:t>
            </w:r>
          </w:p>
        </w:tc>
      </w:tr>
      <w:tr w:rsidR="00C8282A" w:rsidRPr="009B6CCF" w14:paraId="2EA88B33" w14:textId="77777777" w:rsidTr="00E034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hideMark/>
          </w:tcPr>
          <w:p w14:paraId="7FE81D20" w14:textId="77777777" w:rsidR="00C8282A" w:rsidRPr="009B6CCF" w:rsidRDefault="00C8282A" w:rsidP="002C6838">
            <w:pPr>
              <w:keepNext/>
              <w:widowControl w:val="0"/>
              <w:ind w:firstLine="0"/>
              <w:jc w:val="center"/>
              <w:rPr>
                <w:rFonts w:eastAsia="Times New Roman" w:cs="Arial"/>
                <w:sz w:val="22"/>
                <w:lang w:eastAsia="pt-BR"/>
              </w:rPr>
            </w:pPr>
            <w:r w:rsidRPr="009B6CCF">
              <w:rPr>
                <w:rFonts w:eastAsia="Times New Roman" w:cs="Arial"/>
                <w:sz w:val="22"/>
                <w:lang w:eastAsia="pt-BR"/>
              </w:rPr>
              <w:t>Objetivo</w:t>
            </w:r>
          </w:p>
        </w:tc>
        <w:tc>
          <w:tcPr>
            <w:tcW w:w="3503" w:type="dxa"/>
            <w:vAlign w:val="center"/>
            <w:hideMark/>
          </w:tcPr>
          <w:p w14:paraId="06B254D5" w14:textId="77777777" w:rsidR="00C8282A" w:rsidRPr="009B6CCF" w:rsidRDefault="00C8282A" w:rsidP="002C6838">
            <w:pPr>
              <w:keepNext/>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Aumentar a arrecadação municipal por meio de um sistema de cadastros técnicos eficiente.</w:t>
            </w:r>
          </w:p>
        </w:tc>
        <w:tc>
          <w:tcPr>
            <w:tcW w:w="0" w:type="auto"/>
            <w:vAlign w:val="center"/>
            <w:hideMark/>
          </w:tcPr>
          <w:p w14:paraId="026D1AC4" w14:textId="77777777" w:rsidR="00C8282A" w:rsidRPr="009B6CCF" w:rsidRDefault="00C8282A" w:rsidP="002C6838">
            <w:pPr>
              <w:keepNext/>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Fornece um modelo padrão para a administração de terras, promovendo interoperabilidade.</w:t>
            </w:r>
          </w:p>
        </w:tc>
      </w:tr>
      <w:tr w:rsidR="00C8282A" w:rsidRPr="009B6CCF" w14:paraId="4124D04A" w14:textId="77777777" w:rsidTr="00E0342F">
        <w:tc>
          <w:tcPr>
            <w:cnfStyle w:val="001000000000" w:firstRow="0" w:lastRow="0" w:firstColumn="1" w:lastColumn="0" w:oddVBand="0" w:evenVBand="0" w:oddHBand="0" w:evenHBand="0" w:firstRowFirstColumn="0" w:firstRowLastColumn="0" w:lastRowFirstColumn="0" w:lastRowLastColumn="0"/>
            <w:tcW w:w="1838" w:type="dxa"/>
            <w:vAlign w:val="center"/>
            <w:hideMark/>
          </w:tcPr>
          <w:p w14:paraId="12F0EDA3" w14:textId="77777777" w:rsidR="00C8282A" w:rsidRPr="009B6CCF" w:rsidRDefault="00C8282A" w:rsidP="002C6838">
            <w:pPr>
              <w:keepNext/>
              <w:widowControl w:val="0"/>
              <w:ind w:firstLine="0"/>
              <w:jc w:val="center"/>
              <w:rPr>
                <w:rFonts w:eastAsia="Times New Roman" w:cs="Arial"/>
                <w:sz w:val="22"/>
                <w:lang w:eastAsia="pt-BR"/>
              </w:rPr>
            </w:pPr>
            <w:r w:rsidRPr="009B6CCF">
              <w:rPr>
                <w:rFonts w:eastAsia="Times New Roman" w:cs="Arial"/>
                <w:sz w:val="22"/>
                <w:lang w:eastAsia="pt-BR"/>
              </w:rPr>
              <w:t>Metodologia</w:t>
            </w:r>
          </w:p>
        </w:tc>
        <w:tc>
          <w:tcPr>
            <w:tcW w:w="3503" w:type="dxa"/>
            <w:vAlign w:val="center"/>
            <w:hideMark/>
          </w:tcPr>
          <w:p w14:paraId="3FD942FB" w14:textId="77777777" w:rsidR="00C8282A" w:rsidRPr="009B6CCF" w:rsidRDefault="00C8282A" w:rsidP="002C6838">
            <w:pPr>
              <w:keepNext/>
              <w:widowControl w:val="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Flexível e adaptável, permitindo a cada município definir as informações a serem coletadas.</w:t>
            </w:r>
          </w:p>
        </w:tc>
        <w:tc>
          <w:tcPr>
            <w:tcW w:w="0" w:type="auto"/>
            <w:vAlign w:val="center"/>
            <w:hideMark/>
          </w:tcPr>
          <w:p w14:paraId="0CEB7CF1" w14:textId="539E99DC" w:rsidR="00C8282A" w:rsidRPr="009B6CCF" w:rsidRDefault="00C8282A" w:rsidP="002C6838">
            <w:pPr>
              <w:keepNext/>
              <w:widowControl w:val="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Baseado em um modelo conceitual que define objetos e relacionamentos padronizados</w:t>
            </w:r>
            <w:r w:rsidR="001E0EA0" w:rsidRPr="009B6CCF">
              <w:rPr>
                <w:rFonts w:eastAsia="Times New Roman" w:cs="Arial"/>
                <w:szCs w:val="24"/>
                <w:lang w:eastAsia="pt-BR"/>
              </w:rPr>
              <w:t>, mas</w:t>
            </w:r>
            <w:r w:rsidR="00595167" w:rsidRPr="009B6CCF">
              <w:rPr>
                <w:rFonts w:eastAsia="Times New Roman" w:cs="Arial"/>
                <w:szCs w:val="24"/>
                <w:lang w:eastAsia="pt-BR"/>
              </w:rPr>
              <w:t xml:space="preserve"> que pode ser esten</w:t>
            </w:r>
            <w:r w:rsidR="001E0EA0" w:rsidRPr="009B6CCF">
              <w:rPr>
                <w:rFonts w:eastAsia="Times New Roman" w:cs="Arial"/>
                <w:szCs w:val="24"/>
                <w:lang w:eastAsia="pt-BR"/>
              </w:rPr>
              <w:t>dido</w:t>
            </w:r>
            <w:r w:rsidR="00721734" w:rsidRPr="009B6CCF">
              <w:rPr>
                <w:rFonts w:eastAsia="Times New Roman" w:cs="Arial"/>
                <w:szCs w:val="24"/>
                <w:lang w:eastAsia="pt-BR"/>
              </w:rPr>
              <w:t>.</w:t>
            </w:r>
            <w:r w:rsidR="001E0EA0" w:rsidRPr="009B6CCF">
              <w:rPr>
                <w:rFonts w:eastAsia="Times New Roman" w:cs="Arial"/>
                <w:szCs w:val="24"/>
                <w:lang w:eastAsia="pt-BR"/>
              </w:rPr>
              <w:t xml:space="preserve"> </w:t>
            </w:r>
          </w:p>
        </w:tc>
      </w:tr>
      <w:tr w:rsidR="00C8282A" w:rsidRPr="009B6CCF" w14:paraId="09EB8DB0" w14:textId="77777777" w:rsidTr="00E034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hideMark/>
          </w:tcPr>
          <w:p w14:paraId="3C577D33" w14:textId="77777777" w:rsidR="00C8282A" w:rsidRPr="009B6CCF" w:rsidRDefault="00C8282A" w:rsidP="002C6838">
            <w:pPr>
              <w:keepNext/>
              <w:widowControl w:val="0"/>
              <w:ind w:firstLine="0"/>
              <w:jc w:val="center"/>
              <w:rPr>
                <w:rFonts w:eastAsia="Times New Roman" w:cs="Arial"/>
                <w:sz w:val="22"/>
                <w:lang w:eastAsia="pt-BR"/>
              </w:rPr>
            </w:pPr>
            <w:r w:rsidRPr="009B6CCF">
              <w:rPr>
                <w:rFonts w:eastAsia="Times New Roman" w:cs="Arial"/>
                <w:sz w:val="22"/>
                <w:lang w:eastAsia="pt-BR"/>
              </w:rPr>
              <w:t>Tecnologia</w:t>
            </w:r>
          </w:p>
        </w:tc>
        <w:tc>
          <w:tcPr>
            <w:tcW w:w="3503" w:type="dxa"/>
            <w:vAlign w:val="center"/>
            <w:hideMark/>
          </w:tcPr>
          <w:p w14:paraId="036AF0F6" w14:textId="77777777" w:rsidR="00C8282A" w:rsidRPr="009B6CCF" w:rsidRDefault="00C8282A" w:rsidP="002C6838">
            <w:pPr>
              <w:keepNext/>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Limitada à tecnologia disponível na época, com foco em processamento de dados.</w:t>
            </w:r>
          </w:p>
        </w:tc>
        <w:tc>
          <w:tcPr>
            <w:tcW w:w="0" w:type="auto"/>
            <w:vAlign w:val="center"/>
            <w:hideMark/>
          </w:tcPr>
          <w:p w14:paraId="38AAC244" w14:textId="77777777" w:rsidR="00C8282A" w:rsidRPr="009B6CCF" w:rsidRDefault="00C8282A" w:rsidP="002C6838">
            <w:pPr>
              <w:keepNext/>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Independente de tecnologia, podendo ser implementado com diferentes ferramentas.</w:t>
            </w:r>
          </w:p>
        </w:tc>
      </w:tr>
      <w:tr w:rsidR="00C8282A" w:rsidRPr="009B6CCF" w14:paraId="03761433" w14:textId="77777777" w:rsidTr="00E0342F">
        <w:tc>
          <w:tcPr>
            <w:cnfStyle w:val="001000000000" w:firstRow="0" w:lastRow="0" w:firstColumn="1" w:lastColumn="0" w:oddVBand="0" w:evenVBand="0" w:oddHBand="0" w:evenHBand="0" w:firstRowFirstColumn="0" w:firstRowLastColumn="0" w:lastRowFirstColumn="0" w:lastRowLastColumn="0"/>
            <w:tcW w:w="1838" w:type="dxa"/>
            <w:vAlign w:val="center"/>
            <w:hideMark/>
          </w:tcPr>
          <w:p w14:paraId="2CA74A64" w14:textId="77777777" w:rsidR="00C8282A" w:rsidRPr="009B6CCF" w:rsidRDefault="00C8282A" w:rsidP="002C6838">
            <w:pPr>
              <w:keepNext/>
              <w:widowControl w:val="0"/>
              <w:ind w:firstLine="0"/>
              <w:jc w:val="center"/>
              <w:rPr>
                <w:rFonts w:eastAsia="Times New Roman" w:cs="Arial"/>
                <w:sz w:val="22"/>
                <w:lang w:eastAsia="pt-BR"/>
              </w:rPr>
            </w:pPr>
            <w:r w:rsidRPr="009B6CCF">
              <w:rPr>
                <w:rFonts w:eastAsia="Times New Roman" w:cs="Arial"/>
                <w:sz w:val="22"/>
                <w:lang w:eastAsia="pt-BR"/>
              </w:rPr>
              <w:t>Implementação</w:t>
            </w:r>
          </w:p>
        </w:tc>
        <w:tc>
          <w:tcPr>
            <w:tcW w:w="3503" w:type="dxa"/>
            <w:vAlign w:val="center"/>
            <w:hideMark/>
          </w:tcPr>
          <w:p w14:paraId="28DDB3AC" w14:textId="77777777" w:rsidR="00C8282A" w:rsidRPr="009B6CCF" w:rsidRDefault="00C8282A" w:rsidP="002C6838">
            <w:pPr>
              <w:keepNext/>
              <w:widowControl w:val="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Descontinuado em 1981, com a perda de financiamento.</w:t>
            </w:r>
          </w:p>
        </w:tc>
        <w:tc>
          <w:tcPr>
            <w:tcW w:w="0" w:type="auto"/>
            <w:vAlign w:val="center"/>
            <w:hideMark/>
          </w:tcPr>
          <w:p w14:paraId="5C42A30D" w14:textId="77777777" w:rsidR="00C8282A" w:rsidRPr="009B6CCF" w:rsidRDefault="00C8282A" w:rsidP="002C6838">
            <w:pPr>
              <w:keepNext/>
              <w:widowControl w:val="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Em constante desenvolvimento e aprimoramento, com ampla adoção internacional.</w:t>
            </w:r>
          </w:p>
        </w:tc>
      </w:tr>
      <w:tr w:rsidR="00C8282A" w:rsidRPr="00B5218E" w14:paraId="6896EB2D" w14:textId="77777777" w:rsidTr="00E034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63F1A046" w14:textId="04BB62B0" w:rsidR="00C8282A" w:rsidRPr="009B6CCF" w:rsidRDefault="00C8282A" w:rsidP="002C6838">
            <w:pPr>
              <w:keepNext/>
              <w:widowControl w:val="0"/>
              <w:ind w:firstLine="0"/>
              <w:jc w:val="center"/>
              <w:rPr>
                <w:rFonts w:eastAsia="Times New Roman" w:cs="Arial"/>
                <w:sz w:val="22"/>
                <w:lang w:eastAsia="pt-BR"/>
              </w:rPr>
            </w:pPr>
            <w:r w:rsidRPr="009B6CCF">
              <w:rPr>
                <w:rFonts w:eastAsia="Times New Roman" w:cs="Arial"/>
                <w:sz w:val="22"/>
                <w:lang w:eastAsia="pt-BR"/>
              </w:rPr>
              <w:t>Georreferen</w:t>
            </w:r>
            <w:r w:rsidR="002C6838" w:rsidRPr="009B6CCF">
              <w:rPr>
                <w:rFonts w:eastAsia="Times New Roman" w:cs="Arial"/>
                <w:sz w:val="22"/>
                <w:lang w:eastAsia="pt-BR"/>
              </w:rPr>
              <w:t>-</w:t>
            </w:r>
            <w:r w:rsidRPr="009B6CCF">
              <w:rPr>
                <w:rFonts w:eastAsia="Times New Roman" w:cs="Arial"/>
                <w:sz w:val="22"/>
                <w:lang w:eastAsia="pt-BR"/>
              </w:rPr>
              <w:t>ciamento</w:t>
            </w:r>
          </w:p>
        </w:tc>
        <w:tc>
          <w:tcPr>
            <w:tcW w:w="3503" w:type="dxa"/>
            <w:vAlign w:val="center"/>
          </w:tcPr>
          <w:p w14:paraId="479E7CAA" w14:textId="77777777" w:rsidR="00C8282A" w:rsidRPr="009B6CCF" w:rsidRDefault="00C8282A" w:rsidP="002C6838">
            <w:pPr>
              <w:keepNext/>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Não havia previsão</w:t>
            </w:r>
          </w:p>
        </w:tc>
        <w:tc>
          <w:tcPr>
            <w:tcW w:w="0" w:type="auto"/>
            <w:vAlign w:val="center"/>
          </w:tcPr>
          <w:p w14:paraId="26215A6E" w14:textId="77777777" w:rsidR="00C8282A" w:rsidRPr="00BC73BE" w:rsidRDefault="00C8282A" w:rsidP="002C6838">
            <w:pPr>
              <w:keepNext/>
              <w:widowControl w:val="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lang w:val="en-US" w:eastAsia="pt-BR"/>
              </w:rPr>
            </w:pPr>
            <w:r w:rsidRPr="00BC73BE">
              <w:rPr>
                <w:rFonts w:eastAsia="Times New Roman" w:cs="Arial"/>
                <w:szCs w:val="24"/>
                <w:lang w:val="en-US" w:eastAsia="pt-BR"/>
              </w:rPr>
              <w:t xml:space="preserve">Prevista no sub-pacote </w:t>
            </w:r>
            <w:r w:rsidRPr="00BC73BE">
              <w:rPr>
                <w:rFonts w:eastAsia="Times New Roman" w:cs="Arial"/>
                <w:i/>
                <w:iCs/>
                <w:szCs w:val="24"/>
                <w:lang w:val="en-US" w:eastAsia="pt-BR"/>
              </w:rPr>
              <w:t>Surveying and Representation</w:t>
            </w:r>
          </w:p>
        </w:tc>
      </w:tr>
    </w:tbl>
    <w:p w14:paraId="3C96CDCC" w14:textId="66E71181" w:rsidR="001242CD" w:rsidRPr="009B6CCF" w:rsidRDefault="001242CD" w:rsidP="00A6278E">
      <w:pPr>
        <w:pStyle w:val="Legenda"/>
      </w:pPr>
      <w:r w:rsidRPr="009B6CCF">
        <w:t>Elaboração: Os autores</w:t>
      </w:r>
      <w:r w:rsidR="0063382C" w:rsidRPr="009B6CCF">
        <w:t xml:space="preserve"> (2025)</w:t>
      </w:r>
    </w:p>
    <w:p w14:paraId="3A0D53E2" w14:textId="77777777" w:rsidR="007E7D2B" w:rsidRPr="009B6CCF" w:rsidRDefault="007E7D2B" w:rsidP="006D3D4B"/>
    <w:p w14:paraId="7B7CBA48" w14:textId="426E17B9" w:rsidR="00203121" w:rsidRPr="009B6CCF" w:rsidRDefault="00203121" w:rsidP="00203121">
      <w:r w:rsidRPr="009B6CCF">
        <w:t xml:space="preserve">A </w:t>
      </w:r>
      <w:fldSimple w:instr=" REF _Ref219195479 ">
        <w:r w:rsidR="003750EA" w:rsidRPr="009B6CCF">
          <w:t xml:space="preserve">Figura </w:t>
        </w:r>
        <w:r w:rsidR="003750EA">
          <w:rPr>
            <w:noProof/>
          </w:rPr>
          <w:t>3</w:t>
        </w:r>
      </w:fldSimple>
      <w:r w:rsidRPr="009B6CCF">
        <w:t xml:space="preserve"> apresenta uma proposta de mapeamento entre as classes do LADM e a estrutura de tabela única do Projeto CIATA original. Essa integração ocorre por meio da criação de uma classe denominada CIATA_BCI, composta por campos extraídos do Boletim de Cadastro Imobiliário (BCI). Nesse arranjo, os seis primeiros atributos constituem o identificador da Unidade Imobiliária (ID_BCI) </w:t>
      </w:r>
      <w:r w:rsidRPr="009B6CCF">
        <w:fldChar w:fldCharType="begin"/>
      </w:r>
      <w:r w:rsidR="000B1D95" w:rsidRPr="009B6CCF">
        <w:instrText xml:space="preserve"> ADDIN ZOTERO_ITEM CSL_CITATION {"citationID":"ikmNejsg","properties":{"formattedCitation":"(SERPRO,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Pr="009B6CCF">
        <w:fldChar w:fldCharType="separate"/>
      </w:r>
      <w:r w:rsidR="000B1D95" w:rsidRPr="009B6CCF">
        <w:rPr>
          <w:rFonts w:cs="Arial"/>
        </w:rPr>
        <w:t>(SERPRO, 2025)</w:t>
      </w:r>
      <w:r w:rsidRPr="009B6CCF">
        <w:fldChar w:fldCharType="end"/>
      </w:r>
      <w:r w:rsidRPr="009B6CCF">
        <w:t>, o qual atua como a chave primária da tabela e representa a solução técnica mais robusta para a vinculação com bases de dados aderentes ao padrão LADM.</w:t>
      </w:r>
    </w:p>
    <w:p w14:paraId="31C8579B" w14:textId="15A282E4" w:rsidR="001637E2" w:rsidRPr="009B6CCF" w:rsidRDefault="001637E2" w:rsidP="00203121">
      <w:r w:rsidRPr="009B6CCF">
        <w:t xml:space="preserve">Contudo, ressalta-se que uma implementação estritamente baseada nessa arquitetura monolítica, embora tecnicamente viável, carece de eficiência prática. Os sistemas de administração territorial contemporâneos privilegiam a organização de temas em tabelas normalizadas e distintas </w:t>
      </w:r>
      <w:r w:rsidRPr="009B6CCF">
        <w:fldChar w:fldCharType="begin"/>
      </w:r>
      <w:r w:rsidR="004975CD" w:rsidRPr="009B6CCF">
        <w:instrText xml:space="preserve"> ADDIN ZOTERO_ITEM CSL_CITATION {"citationID":"GwB0gTYD","properties":{"formattedCitation":"(Date, 2004)","plainCitation":"(Date, 2004)","noteIndex":0},"citationItems":[{"id":53,"uris":["http://zotero.org/users/15531986/items/MLI4PGDQ"],"itemData":{"id":53,"type":"book","ISBN":"978-85-352-1273-0","language":"pt-BR","publisher":"Elsevier","source":"Câmara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rsidRPr="009B6CCF">
        <w:fldChar w:fldCharType="separate"/>
      </w:r>
      <w:r w:rsidRPr="009B6CCF">
        <w:rPr>
          <w:rFonts w:cs="Arial"/>
        </w:rPr>
        <w:t>(Date, 2004)</w:t>
      </w:r>
      <w:r w:rsidRPr="009B6CCF">
        <w:fldChar w:fldCharType="end"/>
      </w:r>
      <w:r w:rsidRPr="009B6CCF">
        <w:t>, configuração que não apenas mitiga redundâncias, mas também espelha a modularidade nativa do modelo LADM, facilitando a interoperabilidade e a manutenção dos dados.</w:t>
      </w:r>
    </w:p>
    <w:p w14:paraId="3BAD7DCD" w14:textId="5E36E19D" w:rsidR="00E2501F" w:rsidRPr="009B6CCF" w:rsidRDefault="00E2501F" w:rsidP="00A6278E">
      <w:pPr>
        <w:pStyle w:val="Legenda"/>
      </w:pPr>
    </w:p>
    <w:p w14:paraId="5CCCAF17" w14:textId="00A74D72" w:rsidR="00D92D84" w:rsidRPr="009B6CCF" w:rsidRDefault="00D92D84" w:rsidP="00A6278E">
      <w:pPr>
        <w:pStyle w:val="Legenda"/>
      </w:pPr>
      <w:bookmarkStart w:id="109" w:name="_Ref219195479"/>
      <w:r w:rsidRPr="009B6CCF">
        <w:t xml:space="preserve">Figura </w:t>
      </w:r>
      <w:fldSimple w:instr=" SEQ Figura \* ARABIC ">
        <w:r w:rsidR="003750EA">
          <w:rPr>
            <w:noProof/>
          </w:rPr>
          <w:t>3</w:t>
        </w:r>
      </w:fldSimple>
      <w:bookmarkEnd w:id="109"/>
      <w:r w:rsidR="00943A8E">
        <w:t xml:space="preserve"> –</w:t>
      </w:r>
      <w:r w:rsidRPr="009B6CCF">
        <w:t xml:space="preserve"> Associação </w:t>
      </w:r>
      <w:r w:rsidRPr="009B6CCF">
        <w:rPr>
          <w:i/>
        </w:rPr>
        <w:t>LA_SpatialUnit</w:t>
      </w:r>
      <w:r w:rsidRPr="009B6CCF">
        <w:t xml:space="preserve"> e CIATA</w:t>
      </w:r>
    </w:p>
    <w:tbl>
      <w:tblPr>
        <w:tblStyle w:val="Tabelacomgrade"/>
        <w:tblW w:w="0" w:type="auto"/>
        <w:tblLook w:val="04A0" w:firstRow="1" w:lastRow="0" w:firstColumn="1" w:lastColumn="0" w:noHBand="0" w:noVBand="1"/>
      </w:tblPr>
      <w:tblGrid>
        <w:gridCol w:w="9061"/>
      </w:tblGrid>
      <w:tr w:rsidR="00E2501F" w:rsidRPr="009B6CCF" w14:paraId="24AEA285" w14:textId="77777777" w:rsidTr="00926561">
        <w:tc>
          <w:tcPr>
            <w:tcW w:w="9061" w:type="dxa"/>
          </w:tcPr>
          <w:p w14:paraId="09BFF88B" w14:textId="77777777" w:rsidR="00E2501F" w:rsidRPr="009B6CCF" w:rsidRDefault="00E2501F" w:rsidP="00926561">
            <w:pPr>
              <w:ind w:firstLine="0"/>
              <w:rPr>
                <w:lang w:eastAsia="pt-BR"/>
              </w:rPr>
            </w:pPr>
            <w:r w:rsidRPr="009B6CCF">
              <w:rPr>
                <w:noProof/>
                <w:lang w:eastAsia="pt-BR"/>
              </w:rPr>
              <w:drawing>
                <wp:inline distT="0" distB="0" distL="0" distR="0" wp14:anchorId="5A9DA0BB" wp14:editId="6C2C0CA8">
                  <wp:extent cx="5760085" cy="3176270"/>
                  <wp:effectExtent l="0" t="0" r="0" b="5080"/>
                  <wp:docPr id="917335845" name="Imagem 1" descr="Uma imagem contendo 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35845" name="Imagem 1" descr="Uma imagem contendo Diagrama&#10;&#10;O conteúdo gerado por IA pode estar incorreto."/>
                          <pic:cNvPicPr/>
                        </pic:nvPicPr>
                        <pic:blipFill>
                          <a:blip r:embed="rId14"/>
                          <a:stretch>
                            <a:fillRect/>
                          </a:stretch>
                        </pic:blipFill>
                        <pic:spPr>
                          <a:xfrm>
                            <a:off x="0" y="0"/>
                            <a:ext cx="5760085" cy="3176270"/>
                          </a:xfrm>
                          <a:prstGeom prst="rect">
                            <a:avLst/>
                          </a:prstGeom>
                        </pic:spPr>
                      </pic:pic>
                    </a:graphicData>
                  </a:graphic>
                </wp:inline>
              </w:drawing>
            </w:r>
          </w:p>
        </w:tc>
      </w:tr>
    </w:tbl>
    <w:p w14:paraId="54BE3E4E" w14:textId="77777777" w:rsidR="00A11F50" w:rsidRPr="009B6CCF" w:rsidRDefault="00A11F50" w:rsidP="006D3D4B"/>
    <w:p w14:paraId="23AC9676" w14:textId="03C82A0D" w:rsidR="006D3D4B" w:rsidRPr="009B6CCF" w:rsidRDefault="006D3D4B" w:rsidP="006D3D4B">
      <w:r w:rsidRPr="009B6CCF">
        <w:t xml:space="preserve"> </w:t>
      </w:r>
    </w:p>
    <w:p w14:paraId="40C78392" w14:textId="3D894EAC" w:rsidR="006D3D4B" w:rsidRPr="009B6CCF" w:rsidRDefault="006D3D4B" w:rsidP="009B6CCF">
      <w:pPr>
        <w:pStyle w:val="Ttulo2"/>
      </w:pPr>
      <w:bookmarkStart w:id="110" w:name="_Toc223789511"/>
      <w:r w:rsidRPr="009B6CCF">
        <w:t>OPENSTREETMAP – OSM</w:t>
      </w:r>
      <w:bookmarkEnd w:id="110"/>
    </w:p>
    <w:p w14:paraId="410F618A" w14:textId="57D3C1B3" w:rsidR="006D3D4B" w:rsidRPr="009B6CCF" w:rsidRDefault="006D3D4B" w:rsidP="006D3D4B">
      <w:r w:rsidRPr="009B6CCF">
        <w:t xml:space="preserve">O </w:t>
      </w:r>
      <w:r w:rsidRPr="009B6CCF">
        <w:rPr>
          <w:i/>
          <w:iCs/>
        </w:rPr>
        <w:t>OpenStreetMap</w:t>
      </w:r>
      <w:r w:rsidRPr="009B6CCF">
        <w:t xml:space="preserve"> (OSM) é um projeto colaborativo que oferece dados geográficos abertos e gratuitos</w:t>
      </w:r>
      <w:r w:rsidR="0060269D" w:rsidRPr="009B6CCF">
        <w:t xml:space="preserve"> via Licença </w:t>
      </w:r>
      <w:r w:rsidR="0060269D" w:rsidRPr="009B6CCF">
        <w:rPr>
          <w:i/>
          <w:iCs/>
        </w:rPr>
        <w:t>Open Database License</w:t>
      </w:r>
      <w:r w:rsidR="0060269D" w:rsidRPr="009B6CCF">
        <w:t xml:space="preserve"> (ODbL</w:t>
      </w:r>
      <w:r w:rsidR="00EB1467" w:rsidRPr="009B6CCF">
        <w:rPr>
          <w:rStyle w:val="Refdenotaderodap"/>
        </w:rPr>
        <w:footnoteReference w:id="3"/>
      </w:r>
      <w:r w:rsidR="0060269D" w:rsidRPr="009B6CCF">
        <w:t>)</w:t>
      </w:r>
      <w:r w:rsidRPr="009B6CCF">
        <w:t xml:space="preserve">, mantido por uma comunidade global de contribuidores. Ele contém representações vetoriais detalhadas de elementos urbanos como logradouros (vias públicas), edificações, praças, entre outros </w:t>
      </w:r>
      <w:r w:rsidR="004311AD" w:rsidRPr="009B6CCF">
        <w:fldChar w:fldCharType="begin"/>
      </w:r>
      <w:r w:rsidR="004975CD" w:rsidRPr="009B6CCF">
        <w:instrText xml:space="preserve"> ADDIN ZOTERO_ITEM CSL_CITATION {"citationID":"Rm6ItmDY","properties":{"formattedCitation":"(Haklay, 2010)","plainCitation":"(Haklay, 2010)","noteIndex":0},"citationItems":[{"id":218,"uris":["http://zotero.org/users/15531986/items/G88VAM2Y"],"itemData":{"id":218,"type":"article-journal","abstract":"Within the framework of Web 2.0 mapping applications, the most striking example of a geographical application is the OpenStreetMap (OSM) project. OSM aims to create a free digital map of the world and is implemented through the engagement of participants in a mode similar to software development in Open Source projects. The information is collected by many participants, collated on a central database, and distributed in multiple digital formats through the World Wide Web. This type of information was termed ‘Volunteered Geographical Information’ (VGI) by Goodchild, 2007. However, to date there has been no systematic analysis of the quality of VGI. This study aims to fill this gap by analysing OSM information. The examination focuses on analysis of its quality through a comparison with Ordnance Survey (OS) datasets. The analysis focuses on London and England, since OSM started in London in August 2004 and therefore the study of these geographies provides the best understanding of the achievements and difficulties of VGI. The analysis shows that OSM information can be fairly accurate: on average within about 6 m of the position recorded by the OS, and with approximately 80% overlap of motorway objects between the two datasets. In the space of four years, OSM has captured about 29% of the area of England, of which approximately 24% are digitised lines without a complete set of attributes. The paper concludes with a discussion of the implications of the findings to the study of VGI as well as suggesting future research directions.","container-title":"Environment and Planning B: Planning and Design","DOI":"10.1068/b35097","ISSN":"0265-8135, 1472-3417","issue":"4","journalAbbreviation":"Environ Plann B Plann Des","language":"en","license":"https://journals.sagepub.com/page/policies/text-and-data-mining-license","page":"682-703","source":"DOI.org (Crossref)","title":"How Good is Volunteered Geographical Information? A Comparative Study of OpenStreetMap and Ordnance Survey Datasets","title-short":"How Good is Volunteered Geographical Information?","volume":"37","author":[{"family":"Haklay","given":"Mordechai"}],"issued":{"date-parts":[["2010",8]]}}}],"schema":"https://github.com/citation-style-language/schema/raw/master/csl-citation.json"} </w:instrText>
      </w:r>
      <w:r w:rsidR="004311AD" w:rsidRPr="009B6CCF">
        <w:fldChar w:fldCharType="separate"/>
      </w:r>
      <w:r w:rsidR="004311AD" w:rsidRPr="009B6CCF">
        <w:rPr>
          <w:rFonts w:cs="Arial"/>
        </w:rPr>
        <w:t>(Haklay, 2010)</w:t>
      </w:r>
      <w:r w:rsidR="004311AD" w:rsidRPr="009B6CCF">
        <w:fldChar w:fldCharType="end"/>
      </w:r>
      <w:r w:rsidRPr="009B6CCF">
        <w:t>.</w:t>
      </w:r>
    </w:p>
    <w:p w14:paraId="061DBB63" w14:textId="0F6ECFC2" w:rsidR="006D3D4B" w:rsidRPr="009B6CCF" w:rsidRDefault="006D3D4B" w:rsidP="006D3D4B">
      <w:r w:rsidRPr="009B6CCF">
        <w:t xml:space="preserve">O OSM foi criado em 2004 por Steve Coast, no Reino Unido, como resposta à restrição de acesso e aos altos custos de dados geográficos proprietários </w:t>
      </w:r>
      <w:r w:rsidR="00365EDC" w:rsidRPr="009B6CCF">
        <w:fldChar w:fldCharType="begin"/>
      </w:r>
      <w:r w:rsidR="004975CD" w:rsidRPr="009B6CCF">
        <w:instrText xml:space="preserve"> ADDIN ZOTERO_ITEM CSL_CITATION {"citationID":"3QZxzILa","properties":{"formattedCitation":"(Haklay; Weber, 2008)","plainCitation":"(Haklay; Weber, 2008)","noteIndex":0},"citationItems":[{"id":229,"uris":["http://zotero.org/users/15531986/items/PF6L96XB"],"itemData":{"id":229,"type":"article-journal","container-title":"IEEE Pervasive Computing","DOI":"10.1109/mprv.2008.80","ISSN":"1536-1268","issue":"4","journalAbbreviation":"IEEE Pervasive Comput.","license":"https://ieeexplore.ieee.org/Xplorehelp/downloads/license-information/IEEE.html","page":"12-18","publisher":"Institute of Electrical and Electronics Engineers (IEEE)","source":"Crossref","title":"OpenStreetMap: User-Generated Street Maps","title-short":"OpenStreetMap","volume":"7","author":[{"family":"Haklay","given":"M."},{"family":"Weber","given":"P."}],"issued":{"date-parts":[["2008",10]]}}}],"schema":"https://github.com/citation-style-language/schema/raw/master/csl-citation.json"} </w:instrText>
      </w:r>
      <w:r w:rsidR="00365EDC" w:rsidRPr="009B6CCF">
        <w:fldChar w:fldCharType="separate"/>
      </w:r>
      <w:r w:rsidR="00365EDC" w:rsidRPr="009B6CCF">
        <w:rPr>
          <w:rFonts w:cs="Arial"/>
        </w:rPr>
        <w:t>(Haklay; Weber, 2008)</w:t>
      </w:r>
      <w:r w:rsidR="00365EDC" w:rsidRPr="009B6CCF">
        <w:fldChar w:fldCharType="end"/>
      </w:r>
      <w:r w:rsidRPr="009B6CCF">
        <w:t xml:space="preserve">. Inspirado no modelo colaborativo da Wikipedia, o projeto consolidou-se como a principal iniciativa de mapeamento livre e aberto do mundo, sustentado por uma comunidade global de voluntários </w:t>
      </w:r>
      <w:r w:rsidR="004311AD" w:rsidRPr="009B6CCF">
        <w:fldChar w:fldCharType="begin"/>
      </w:r>
      <w:r w:rsidR="004975CD" w:rsidRPr="009B6CCF">
        <w:instrText xml:space="preserve"> ADDIN ZOTERO_ITEM CSL_CITATION {"citationID":"WoHYJQWy","properties":{"formattedCitation":"(Goodchild, 2007)","plainCitation":"(Goodchild, 2007)","noteIndex":0},"citationItems":[{"id":231,"uris":["http://zotero.org/users/15531986/items/JJBRBBWL"],"itemData":{"id":231,"type":"article-journal","container-title":"GeoJournal","DOI":"10.1007/s10708-007-9111-y","ISSN":"0343-2521, 1572-9893","issue":"4","language":"en","license":"http://www.springer.com/tdm","page":"211-221","publisher":"Springer Science and Business Media LLC","source":"Crossref","title":"Citizens as sensors: the world of volunteered geography","title-short":"Citizens as sensors","volume":"69","author":[{"family":"Goodchild","given":"Michael F."}],"issued":{"date-parts":[["2007",11,30]]}}}],"schema":"https://github.com/citation-style-language/schema/raw/master/csl-citation.json"} </w:instrText>
      </w:r>
      <w:r w:rsidR="004311AD" w:rsidRPr="009B6CCF">
        <w:fldChar w:fldCharType="separate"/>
      </w:r>
      <w:r w:rsidR="004311AD" w:rsidRPr="009B6CCF">
        <w:rPr>
          <w:rFonts w:cs="Arial"/>
        </w:rPr>
        <w:t>(Goodchild, 2007)</w:t>
      </w:r>
      <w:r w:rsidR="004311AD" w:rsidRPr="009B6CCF">
        <w:fldChar w:fldCharType="end"/>
      </w:r>
      <w:r w:rsidRPr="009B6CCF">
        <w:t>.</w:t>
      </w:r>
    </w:p>
    <w:p w14:paraId="13266E01" w14:textId="5CDDCB1E" w:rsidR="00010460" w:rsidRPr="009B6CCF" w:rsidRDefault="00010460" w:rsidP="006D3D4B">
      <w:r w:rsidRPr="009B6CCF">
        <w:t xml:space="preserve">O uso de dados provenientes do </w:t>
      </w:r>
      <w:r w:rsidRPr="009B6CCF">
        <w:rPr>
          <w:i/>
          <w:iCs/>
        </w:rPr>
        <w:t>OpenStreetMap</w:t>
      </w:r>
      <w:r w:rsidRPr="009B6CCF">
        <w:t xml:space="preserve"> (OSM) insere-se no conceito de </w:t>
      </w:r>
      <w:r w:rsidR="0030282E" w:rsidRPr="009B6CCF">
        <w:rPr>
          <w:i/>
          <w:iCs/>
        </w:rPr>
        <w:t>Volunteered Geographic Information</w:t>
      </w:r>
      <w:r w:rsidR="0030282E" w:rsidRPr="009B6CCF">
        <w:t xml:space="preserve"> (VGI</w:t>
      </w:r>
      <w:r w:rsidR="00402898" w:rsidRPr="009B6CCF">
        <w:t xml:space="preserve"> </w:t>
      </w:r>
      <w:r w:rsidR="007F258E" w:rsidRPr="009B6CCF">
        <w:t xml:space="preserve">– </w:t>
      </w:r>
      <w:r w:rsidR="0030282E" w:rsidRPr="009B6CCF">
        <w:t>informações geográficas voluntárias ou mapeamento colaborativo</w:t>
      </w:r>
      <w:r w:rsidR="001E1F78" w:rsidRPr="009B6CCF">
        <w:t xml:space="preserve">) </w:t>
      </w:r>
      <w:r w:rsidRPr="009B6CCF">
        <w:t xml:space="preserve">, onde o cidadão atua como um sensor ativo na atualização do espaço urbano </w:t>
      </w:r>
      <w:r w:rsidR="00A6506E" w:rsidRPr="009B6CCF">
        <w:fldChar w:fldCharType="begin"/>
      </w:r>
      <w:r w:rsidR="004975CD" w:rsidRPr="009B6CCF">
        <w:instrText xml:space="preserve"> ADDIN ZOTERO_ITEM CSL_CITATION {"citationID":"5k99cRTi","properties":{"formattedCitation":"(Goodchild, 2007)","plainCitation":"(Goodchild, 2007)","noteIndex":0},"citationItems":[{"id":231,"uris":["http://zotero.org/users/15531986/items/JJBRBBWL"],"itemData":{"id":231,"type":"article-journal","container-title":"GeoJournal","DOI":"10.1007/s10708-007-9111-y","ISSN":"0343-2521, 1572-9893","issue":"4","language":"en","license":"http://www.springer.com/tdm","page":"211-221","publisher":"Springer Science and Business Media LLC","source":"Crossref","title":"Citizens as sensors: the world of volunteered geography","title-short":"Citizens as sensors","volume":"69","author":[{"family":"Goodchild","given":"Michael F."}],"issued":{"date-parts":[["2007",11,30]]}}}],"schema":"https://github.com/citation-style-language/schema/raw/master/csl-citation.json"} </w:instrText>
      </w:r>
      <w:r w:rsidR="00A6506E" w:rsidRPr="009B6CCF">
        <w:fldChar w:fldCharType="separate"/>
      </w:r>
      <w:r w:rsidR="00A6506E" w:rsidRPr="009B6CCF">
        <w:rPr>
          <w:rFonts w:cs="Arial"/>
        </w:rPr>
        <w:t>(Goodchild, 2007)</w:t>
      </w:r>
      <w:r w:rsidR="00A6506E" w:rsidRPr="009B6CCF">
        <w:fldChar w:fldCharType="end"/>
      </w:r>
      <w:r w:rsidRPr="009B6CCF">
        <w:t xml:space="preserve">. No contexto das cidades </w:t>
      </w:r>
      <w:r w:rsidRPr="009B6CCF">
        <w:lastRenderedPageBreak/>
        <w:t>inteligentes, o OSM consolida-se como uma</w:t>
      </w:r>
      <w:r w:rsidR="001A40DB" w:rsidRPr="009B6CCF">
        <w:t xml:space="preserve"> </w:t>
      </w:r>
      <w:r w:rsidRPr="009B6CCF">
        <w:t xml:space="preserve">fonte de dados estratégica por sua interoperabilidade e baixo custo, permitindo complementar bases oficiais desatualizadas </w:t>
      </w:r>
      <w:r w:rsidR="00567926" w:rsidRPr="009B6CCF">
        <w:fldChar w:fldCharType="begin"/>
      </w:r>
      <w:r w:rsidR="004975CD" w:rsidRPr="009B6CCF">
        <w:instrText xml:space="preserve"> ADDIN ZOTERO_ITEM CSL_CITATION {"citationID":"2QkNKLtn","properties":{"formattedCitation":"(Machado; Camboim, 2019)","plainCitation":"(Machado; Camboim, 2019)","noteIndex":0},"citationItems":[{"id":220,"uris":["http://zotero.org/users/15531986/items/WEYJ2I3W"],"itemData":{"id":220,"type":"article-journal","abstract":"Resumo O mapeamento de referência urbano, necessário ao planejamento urbano e ao Cadastro Técnico Multifinalitário nos municípios, é oneroso. Sua produção tem competência compartilhada entre União, Estados e municípios, e apenas em 2016 foram lançadas normas englobando esse tipo de mapeamento no Brasil. Por isso, é preciso buscar alternativas para ajudar na produção e na atualização do mapeamento de referência nas cidades. O mapeamento colaborativo por meio de plataformas, como o OpenStreetMap, produz e disponibiliza dados geoespaciais atualizados e abertos na internet, apresentando-se como uma alternativa relevante para ser utilizada em conjunto com o mapeamento de referência e outras geotecnologias na gestão urbana dos municípios brasileiros. Este artigo descreve as principais considerações relativas à integração do mapeamento colaborativo com o mapeamento de referência urbano e apresenta um teste no qual foram integrados dados do OpenStreetMap aos dados oficiais do Instituto de Pesquisa e Planejamento Urbano de Curitiba (IPPUC), por meio da compatibilização semântica dos dados em conformidade com as normas nacionais. Como resultados, foram produzidos um mapa híbrido derivado da integração entre ambos os mapeamentos, no qual foi observado um aumento de aproximadamente 90% no número de feições, e uma síntese com as potencialidades e os desafios relativos à integração.","container-title":"urbe. Revista Brasileira de Gestão Urbana","DOI":"10.1590/2175-3369.011.e20180142","ISSN":"2175-3369","journalAbbreviation":"urbe, Rev. Bras. Gest. Urbana","license":"http://creativecommons.org/licenses/by/4.0/","publisher":"FapUNIFESP (SciELO)","source":"Crossref","title":"Mapeamento colaborativo como fonte de dados para o planejamento urbano: desafios e potencialidades","title-short":"Mapeamento colaborativo como fonte de dados para o planejamento urbano","URL":"http://www.scielo.br/scielo.php?script=sci_arttext&amp;pid=S2175-33692019000100244&amp;tlng=pt","volume":"11","author":[{"family":"Machado","given":"Adriana Alexandria"},{"family":"Camboim","given":"Silvana Philippi"}],"accessed":{"date-parts":[["2025",7,18]]},"issued":{"date-parts":[["2019"]]}}}],"schema":"https://github.com/citation-style-language/schema/raw/master/csl-citation.json"} </w:instrText>
      </w:r>
      <w:r w:rsidR="00567926" w:rsidRPr="009B6CCF">
        <w:fldChar w:fldCharType="separate"/>
      </w:r>
      <w:r w:rsidR="00567926" w:rsidRPr="009B6CCF">
        <w:rPr>
          <w:rFonts w:cs="Arial"/>
        </w:rPr>
        <w:t>(Machado; Camboim, 2019)</w:t>
      </w:r>
      <w:r w:rsidR="00567926" w:rsidRPr="009B6CCF">
        <w:fldChar w:fldCharType="end"/>
      </w:r>
      <w:r w:rsidRPr="009B6CCF">
        <w:t xml:space="preserve">. Estudos de qualidade demonstram que o mapeamento colaborativo apresenta níveis de precisão compatíveis com exigências técnicas de gestão territorial, tornando-se um insumo viável para a espacialização de cadastros urbanos </w:t>
      </w:r>
      <w:r w:rsidR="002778A5" w:rsidRPr="009B6CCF">
        <w:fldChar w:fldCharType="begin"/>
      </w:r>
      <w:r w:rsidR="004975CD" w:rsidRPr="009B6CCF">
        <w:instrText xml:space="preserve"> ADDIN ZOTERO_ITEM CSL_CITATION {"citationID":"1H9sAw32","properties":{"formattedCitation":"(Haklay, 2010)","plainCitation":"(Haklay, 2010)","dontUpdate":true,"noteIndex":0},"citationItems":[{"id":218,"uris":["http://zotero.org/users/15531986/items/G88VAM2Y"],"itemData":{"id":218,"type":"article-journal","abstract":"Within the framework of Web 2.0 mapping applications, the most striking example of a geographical application is the OpenStreetMap (OSM) project. OSM aims to create a free digital map of the world and is implemented through the engagement of participants in a mode similar to software development in Open Source projects. The information is collected by many participants, collated on a central database, and distributed in multiple digital formats through the World Wide Web. This type of information was termed ‘Volunteered Geographical Information’ (VGI) by Goodchild, 2007. However, to date there has been no systematic analysis of the quality of VGI. This study aims to fill this gap by analysing OSM information. The examination focuses on analysis of its quality through a comparison with Ordnance Survey (OS) datasets. The analysis focuses on London and England, since OSM started in London in August 2004 and therefore the study of these geographies provides the best understanding of the achievements and difficulties of VGI. The analysis shows that OSM information can be fairly accurate: on average within about 6 m of the position recorded by the OS, and with approximately 80% overlap of motorway objects between the two datasets. In the space of four years, OSM has captured about 29% of the area of England, of which approximately 24% are digitised lines without a complete set of attributes. The paper concludes with a discussion of the implications of the findings to the study of VGI as well as suggesting future research directions.","container-title":"Environment and Planning B: Planning and Design","DOI":"10.1068/b35097","ISSN":"0265-8135, 1472-3417","issue":"4","journalAbbreviation":"Environ Plann B Plann Des","language":"en","license":"https://journals.sagepub.com/page/policies/text-and-data-mining-license","page":"682-703","source":"DOI.org (Crossref)","title":"How Good is Volunteered Geographical Information? A Comparative Study of OpenStreetMap and Ordnance Survey Datasets","title-short":"How Good is Volunteered Geographical Information?","volume":"37","author":[{"family":"Haklay","given":"Mordechai"}],"issued":{"date-parts":[["2010",8]]}}}],"schema":"https://github.com/citation-style-language/schema/raw/master/csl-citation.json"} </w:instrText>
      </w:r>
      <w:r w:rsidR="002778A5" w:rsidRPr="009B6CCF">
        <w:fldChar w:fldCharType="separate"/>
      </w:r>
      <w:r w:rsidR="002778A5" w:rsidRPr="009B6CCF">
        <w:rPr>
          <w:rFonts w:cs="Arial"/>
        </w:rPr>
        <w:t>(Haklay, 2010</w:t>
      </w:r>
      <w:r w:rsidR="002778A5" w:rsidRPr="009B6CCF">
        <w:fldChar w:fldCharType="end"/>
      </w:r>
      <w:r w:rsidR="00BD55D6" w:rsidRPr="009B6CCF">
        <w:fldChar w:fldCharType="begin"/>
      </w:r>
      <w:r w:rsidR="004975CD" w:rsidRPr="009B6CCF">
        <w:instrText xml:space="preserve"> ADDIN ZOTERO_ITEM CSL_CITATION {"citationID":"PYlfZJEQ","properties":{"formattedCitation":"(Elias {\\i{}et al.}, 2020)","plainCitation":"(Elias et al., 2020)","dontUpdate":true,"noteIndex":0},"citationItems":[{"id":314,"uris":["http://zotero.org/users/15531986/items/6NH8LUI6"],"itemData":{"id":314,"type":"article-journal","container-title":"Boletim de Ciências Geodésicas","DOI":"10.1590/s1982-21702020000300012","ISSN":"1982-2170, 1413-4853","issue":"3","journalAbbreviation":"Bol. Ciênc. Geod.","license":"http://creativecommons.org/licenses/by/4.0/","page":"e2020012","source":"DOI.org (Crossref)","title":"The quality of OpenStreetMap in a large metropolis in northeast Brazil: Preliminary assessment of geospatial data for road axes","title-short":"The quality of OpenStreetMap in a large metropolis in northeast Brazil","volume":"26","author":[{"family":"Elias","given":"Elias Nasr Naim"},{"family":"Fernandes","given":"Vivian De Oliveira"},{"family":"Alixandrini Junior","given":"Mauro José"},{"family":"Schmidt","given":"Marcio Augusto Reolon"}],"issued":{"date-parts":[["2020"]]}}}],"schema":"https://github.com/citation-style-language/schema/raw/master/csl-citation.json"} </w:instrText>
      </w:r>
      <w:r w:rsidR="00BD55D6" w:rsidRPr="009B6CCF">
        <w:fldChar w:fldCharType="separate"/>
      </w:r>
      <w:r w:rsidR="00070405" w:rsidRPr="009B6CCF">
        <w:rPr>
          <w:rFonts w:cs="Arial"/>
        </w:rPr>
        <w:t xml:space="preserve">; </w:t>
      </w:r>
      <w:r w:rsidR="00BD55D6" w:rsidRPr="009B6CCF">
        <w:rPr>
          <w:rFonts w:cs="Arial"/>
        </w:rPr>
        <w:t xml:space="preserve">Elias </w:t>
      </w:r>
      <w:r w:rsidR="00BD55D6" w:rsidRPr="009B6CCF">
        <w:rPr>
          <w:rFonts w:cs="Arial"/>
          <w:i/>
          <w:iCs/>
        </w:rPr>
        <w:t>et al.</w:t>
      </w:r>
      <w:r w:rsidR="00BD55D6" w:rsidRPr="009B6CCF">
        <w:rPr>
          <w:rFonts w:cs="Arial"/>
        </w:rPr>
        <w:t>, 2020)</w:t>
      </w:r>
      <w:r w:rsidR="00BD55D6" w:rsidRPr="009B6CCF">
        <w:fldChar w:fldCharType="end"/>
      </w:r>
      <w:r w:rsidRPr="009B6CCF">
        <w:t>.</w:t>
      </w:r>
    </w:p>
    <w:p w14:paraId="3DAA66AF" w14:textId="2D6B650A" w:rsidR="006D3D4B" w:rsidRPr="009B6CCF" w:rsidRDefault="006D3D4B" w:rsidP="006D3D4B">
      <w:r w:rsidRPr="009B6CCF">
        <w:t xml:space="preserve">O banco de dados do OSM é organizado em </w:t>
      </w:r>
      <w:r w:rsidRPr="009B6CCF">
        <w:rPr>
          <w:i/>
          <w:iCs/>
        </w:rPr>
        <w:t>nodes</w:t>
      </w:r>
      <w:r w:rsidRPr="009B6CCF">
        <w:t xml:space="preserve">, </w:t>
      </w:r>
      <w:r w:rsidRPr="009B6CCF">
        <w:rPr>
          <w:i/>
          <w:iCs/>
        </w:rPr>
        <w:t>ways</w:t>
      </w:r>
      <w:r w:rsidRPr="009B6CCF">
        <w:t xml:space="preserve"> e </w:t>
      </w:r>
      <w:r w:rsidRPr="009B6CCF">
        <w:rPr>
          <w:i/>
          <w:iCs/>
        </w:rPr>
        <w:t>relations</w:t>
      </w:r>
      <w:r w:rsidRPr="009B6CCF">
        <w:t xml:space="preserve"> que representam, respectivamente, pontos discretos, linhas (logradouros e rios) e estruturas complexas. Nesse trabalho, para a espacialização das quadras do </w:t>
      </w:r>
      <w:r w:rsidR="005131AD" w:rsidRPr="009B6CCF">
        <w:t>Cadastro Territorial Urbano</w:t>
      </w:r>
      <w:r w:rsidRPr="009B6CCF">
        <w:t>, são usadas as coordenadas de trechos dos logradouros (</w:t>
      </w:r>
      <w:r w:rsidRPr="009B6CCF">
        <w:rPr>
          <w:i/>
          <w:iCs/>
        </w:rPr>
        <w:t>ways</w:t>
      </w:r>
      <w:r w:rsidRPr="009B6CCF">
        <w:t xml:space="preserve">), acessadas através do serviço </w:t>
      </w:r>
      <w:r w:rsidRPr="009B6CCF">
        <w:rPr>
          <w:i/>
          <w:iCs/>
        </w:rPr>
        <w:t>API Overpass</w:t>
      </w:r>
      <w:r w:rsidRPr="009B6CCF">
        <w:t xml:space="preserve">. A </w:t>
      </w:r>
      <w:r w:rsidRPr="009B6CCF">
        <w:rPr>
          <w:i/>
          <w:iCs/>
        </w:rPr>
        <w:t>API Overpass</w:t>
      </w:r>
      <w:r w:rsidRPr="009B6CCF">
        <w:t xml:space="preserve"> é um serviço de consulta especializado para extração de dados do OSM usando uma linguagem </w:t>
      </w:r>
      <w:commentRangeStart w:id="111"/>
      <w:r w:rsidRPr="009B6CCF">
        <w:t>semelhante</w:t>
      </w:r>
      <w:commentRangeEnd w:id="111"/>
      <w:r w:rsidR="00E62C68" w:rsidRPr="009B6CCF">
        <w:rPr>
          <w:rStyle w:val="Refdecomentrio"/>
          <w:sz w:val="24"/>
          <w:szCs w:val="22"/>
        </w:rPr>
        <w:commentReference w:id="111"/>
      </w:r>
      <w:r w:rsidRPr="009B6CCF">
        <w:t xml:space="preserve"> ao SQL</w:t>
      </w:r>
      <w:r w:rsidR="00A502F7" w:rsidRPr="009B6CCF">
        <w:t xml:space="preserve"> </w:t>
      </w:r>
      <w:commentRangeStart w:id="112"/>
      <w:r w:rsidR="00A502F7" w:rsidRPr="009B6CCF">
        <w:fldChar w:fldCharType="begin"/>
      </w:r>
      <w:r w:rsidR="00540515" w:rsidRPr="009B6CCF">
        <w:instrText xml:space="preserve"> ADDIN ZOTERO_ITEM CSL_CITATION {"citationID":"QfAZBbvX","properties":{"formattedCitation":"(Olbricht; Paulmann, 2015)","plainCitation":"(Olbricht; Paulmann, 2015)","dontUpdate":true,"noteIndex":0},"citationItems":[{"id":219,"uris":["http://zotero.org/users/15531986/items/KVV3C5C3"],"itemData":{"id":219,"type":"article","DOI":"10.5446/17720","language":"de","publisher":"FOSS@HFT","source":"DOI.org (Datacite)","title":"Overpass API","URL":"https://av.tib.eu/media/17720","author":[{"family":"Olbricht","given":"Roland"},{"family":"Paulmann","given":"Michael"}],"contributor":[{"family":"Olbricht","given":"Roland"}],"accessed":{"date-parts":[["2025",7,17]]},"issued":{"date-parts":[["2015"]]}}}],"schema":"https://github.com/citation-style-language/schema/raw/master/csl-citation.json"} </w:instrText>
      </w:r>
      <w:r w:rsidR="00A502F7" w:rsidRPr="009B6CCF">
        <w:fldChar w:fldCharType="separate"/>
      </w:r>
      <w:r w:rsidR="00A502F7" w:rsidRPr="009B6CCF">
        <w:rPr>
          <w:rFonts w:cs="Arial"/>
        </w:rPr>
        <w:t>(</w:t>
      </w:r>
      <w:r w:rsidR="00E73FDA" w:rsidRPr="009B6CCF">
        <w:rPr>
          <w:rFonts w:cs="Arial"/>
        </w:rPr>
        <w:t>OLBRICH</w:t>
      </w:r>
      <w:r w:rsidR="00A502F7" w:rsidRPr="009B6CCF">
        <w:rPr>
          <w:rFonts w:cs="Arial"/>
        </w:rPr>
        <w:t>; P</w:t>
      </w:r>
      <w:r w:rsidR="00E73FDA" w:rsidRPr="009B6CCF">
        <w:rPr>
          <w:rFonts w:cs="Arial"/>
        </w:rPr>
        <w:t>AULMANN</w:t>
      </w:r>
      <w:r w:rsidR="00A502F7" w:rsidRPr="009B6CCF">
        <w:rPr>
          <w:rFonts w:cs="Arial"/>
        </w:rPr>
        <w:t>, 2015)</w:t>
      </w:r>
      <w:r w:rsidR="00A502F7" w:rsidRPr="009B6CCF">
        <w:fldChar w:fldCharType="end"/>
      </w:r>
      <w:commentRangeEnd w:id="112"/>
      <w:r w:rsidR="00E62C68" w:rsidRPr="009B6CCF">
        <w:rPr>
          <w:rStyle w:val="Refdecomentrio"/>
          <w:sz w:val="24"/>
          <w:szCs w:val="22"/>
        </w:rPr>
        <w:commentReference w:id="112"/>
      </w:r>
      <w:r w:rsidRPr="009B6CCF">
        <w:t xml:space="preserve">. </w:t>
      </w:r>
    </w:p>
    <w:p w14:paraId="7586CB99" w14:textId="77777777" w:rsidR="00BA5B04" w:rsidRPr="009B6CCF" w:rsidRDefault="006D3D4B" w:rsidP="009B6CCF">
      <w:pPr>
        <w:pStyle w:val="Ttulo1"/>
      </w:pPr>
      <w:bookmarkStart w:id="113" w:name="_Toc223789512"/>
      <w:r w:rsidRPr="009B6CCF">
        <w:lastRenderedPageBreak/>
        <w:t>MATERIAIS E MÉTODO</w:t>
      </w:r>
      <w:bookmarkEnd w:id="113"/>
    </w:p>
    <w:p w14:paraId="15B78283" w14:textId="6D306B07" w:rsidR="006D3D4B" w:rsidRPr="009B6CCF" w:rsidRDefault="006D3D4B" w:rsidP="009B6CCF">
      <w:pPr>
        <w:pStyle w:val="Ttulo2"/>
      </w:pPr>
      <w:bookmarkStart w:id="114" w:name="_Toc223789513"/>
      <w:r w:rsidRPr="009B6CCF">
        <w:t>CARACTERIZAÇÃO DA ÁREA DE ESTUDO</w:t>
      </w:r>
      <w:bookmarkEnd w:id="114"/>
    </w:p>
    <w:p w14:paraId="5070306D" w14:textId="0124D4BE" w:rsidR="000D1D8E" w:rsidRPr="009B6CCF" w:rsidRDefault="000D1D8E" w:rsidP="000D1D8E">
      <w:r w:rsidRPr="009B6CCF">
        <w:t>O município de Capanema - PR se localiza no Sudoeste Paranaense, na fronteira com a Argentina, integrada à Mesorregião Grande Fronteira Sul.</w:t>
      </w:r>
      <w:r w:rsidR="004A6DC5" w:rsidRPr="009B6CCF">
        <w:t xml:space="preserve"> Possui uma área de </w:t>
      </w:r>
      <w:r w:rsidRPr="009B6CCF">
        <w:t>819,065 km²</w:t>
      </w:r>
      <w:r w:rsidR="004A6DC5" w:rsidRPr="009B6CCF">
        <w:t xml:space="preserve"> e abriga </w:t>
      </w:r>
      <w:ins w:id="115" w:author="Carlos" w:date="2026-03-18T08:58:00Z">
        <w:r w:rsidR="000706F4">
          <w:t xml:space="preserve">uma população de </w:t>
        </w:r>
      </w:ins>
      <w:r w:rsidRPr="009B6CCF">
        <w:t xml:space="preserve">20.481 pessoas </w:t>
      </w:r>
      <w:r w:rsidR="00B23842" w:rsidRPr="009B6CCF">
        <w:fldChar w:fldCharType="begin"/>
      </w:r>
      <w:r w:rsidR="00B23842" w:rsidRPr="009B6CCF">
        <w:instrText xml:space="preserve"> ADDIN ZOTERO_ITEM CSL_CITATION {"citationID":"Paep398X","properties":{"formattedCitation":"(IBGE, 2022a)","plainCitation":"(IBGE, 2022a)","noteIndex":0},"citationItems":[{"id":158,"uris":["http://zotero.org/users/15531986/items/BHRWQZ84"],"itemData":{"id":158,"type":"dataset","archive":"Agregados_por_municipios_caracteristicas_domicilio1_BR.zip","title":"Censo 2022","title-short":"Censo 2022","URL":"https://www.ibge.gov.br/estatisticas/downloads-estatisticas.html?caminho=Censos/Censo_Demografico_2022/","author":[{"family":"IBGE","given":""}],"accessed":{"date-parts":[["2025",3,2]]},"issued":{"date-parts":[["2022"]]}}}],"schema":"https://github.com/citation-style-language/schema/raw/master/csl-citation.json"} </w:instrText>
      </w:r>
      <w:r w:rsidR="00B23842" w:rsidRPr="009B6CCF">
        <w:fldChar w:fldCharType="separate"/>
      </w:r>
      <w:r w:rsidR="00B23842" w:rsidRPr="009B6CCF">
        <w:rPr>
          <w:rFonts w:cs="Arial"/>
        </w:rPr>
        <w:t>(IBGE, 2022a)</w:t>
      </w:r>
      <w:r w:rsidR="00B23842" w:rsidRPr="009B6CCF">
        <w:fldChar w:fldCharType="end"/>
      </w:r>
    </w:p>
    <w:p w14:paraId="41997719" w14:textId="2AD6381C" w:rsidR="00E76F35" w:rsidRPr="009B6CCF" w:rsidRDefault="000D1D8E" w:rsidP="000D1D8E">
      <w:r w:rsidRPr="009B6CCF">
        <w:t>Capanema é conhecida como a "</w:t>
      </w:r>
      <w:r w:rsidRPr="000706F4">
        <w:rPr>
          <w:i/>
          <w:rPrChange w:id="116" w:author="Carlos" w:date="2026-03-18T08:59:00Z">
            <w:rPr/>
          </w:rPrChange>
        </w:rPr>
        <w:t>Capital do Melaço</w:t>
      </w:r>
      <w:r w:rsidRPr="009B6CCF">
        <w:t>" e possui uma localização estratégica próxima ao Parque Nacional do Iguaçu</w:t>
      </w:r>
      <w:r w:rsidR="00DF3E6F" w:rsidRPr="009B6CCF">
        <w:t>.</w:t>
      </w:r>
    </w:p>
    <w:p w14:paraId="08A622B2" w14:textId="390D6D88" w:rsidR="00E90593" w:rsidRPr="009B6CCF" w:rsidRDefault="00391AF0" w:rsidP="006D3D4B">
      <w:r w:rsidRPr="009B6CCF">
        <w:t>Em sua página na Internet, a prefeitura d</w:t>
      </w:r>
      <w:r w:rsidR="00E90593" w:rsidRPr="009B6CCF">
        <w:t xml:space="preserve">isponibiliza um </w:t>
      </w:r>
      <w:r w:rsidR="003C08D3" w:rsidRPr="009B6CCF">
        <w:t xml:space="preserve">GEOPORTAL </w:t>
      </w:r>
      <w:r w:rsidR="006F008F" w:rsidRPr="009B6CCF">
        <w:t xml:space="preserve">completo </w:t>
      </w:r>
      <w:r w:rsidR="00042219" w:rsidRPr="009B6CCF">
        <w:fldChar w:fldCharType="begin"/>
      </w:r>
      <w:r w:rsidR="00042219" w:rsidRPr="009B6CCF">
        <w:instrText xml:space="preserve"> ADDIN ZOTERO_ITEM CSL_CITATION {"citationID":"pXij5OJr","properties":{"formattedCitation":"(SIGWEB-Capanema,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00042219" w:rsidRPr="009B6CCF">
        <w:fldChar w:fldCharType="separate"/>
      </w:r>
      <w:r w:rsidR="00042219" w:rsidRPr="009B6CCF">
        <w:rPr>
          <w:rFonts w:cs="Arial"/>
        </w:rPr>
        <w:t>(SIGWEB-Capanema, 2025)</w:t>
      </w:r>
      <w:r w:rsidR="00042219" w:rsidRPr="009B6CCF">
        <w:fldChar w:fldCharType="end"/>
      </w:r>
      <w:r w:rsidR="005557C7" w:rsidRPr="009B6CCF">
        <w:t>,</w:t>
      </w:r>
      <w:r w:rsidR="00042219" w:rsidRPr="009B6CCF">
        <w:t xml:space="preserve"> </w:t>
      </w:r>
      <w:r w:rsidR="006F008F" w:rsidRPr="009B6CCF">
        <w:t xml:space="preserve">que permite o download dos </w:t>
      </w:r>
      <w:r w:rsidR="006F008F" w:rsidRPr="009B6CCF">
        <w:rPr>
          <w:i/>
          <w:iCs/>
        </w:rPr>
        <w:t>shapefiles</w:t>
      </w:r>
      <w:r w:rsidR="006F008F" w:rsidRPr="009B6CCF">
        <w:t xml:space="preserve"> de lotes urbanos</w:t>
      </w:r>
      <w:r w:rsidR="005557C7" w:rsidRPr="009B6CCF">
        <w:t xml:space="preserve">, </w:t>
      </w:r>
      <w:r w:rsidR="006F008F" w:rsidRPr="009B6CCF">
        <w:t xml:space="preserve">e acesso </w:t>
      </w:r>
      <w:r w:rsidR="00602558" w:rsidRPr="009B6CCF">
        <w:t xml:space="preserve">público </w:t>
      </w:r>
      <w:r w:rsidR="006F008F" w:rsidRPr="009B6CCF">
        <w:t xml:space="preserve">ao </w:t>
      </w:r>
      <w:r w:rsidR="00224EBE" w:rsidRPr="009B6CCF">
        <w:t>C</w:t>
      </w:r>
      <w:r w:rsidR="006F008F" w:rsidRPr="009B6CCF">
        <w:t>adastro</w:t>
      </w:r>
      <w:r w:rsidR="00602558" w:rsidRPr="009B6CCF">
        <w:t xml:space="preserve"> </w:t>
      </w:r>
      <w:r w:rsidR="00224EBE" w:rsidRPr="009B6CCF">
        <w:t>T</w:t>
      </w:r>
      <w:r w:rsidR="00602558" w:rsidRPr="009B6CCF">
        <w:t xml:space="preserve">erritorial </w:t>
      </w:r>
      <w:r w:rsidR="00224EBE" w:rsidRPr="009B6CCF">
        <w:t>U</w:t>
      </w:r>
      <w:r w:rsidR="00602558" w:rsidRPr="009B6CCF">
        <w:t xml:space="preserve">rbano (CTU). </w:t>
      </w:r>
      <w:r w:rsidR="00ED5C0A" w:rsidRPr="009B6CCF">
        <w:t xml:space="preserve">Além disso, os </w:t>
      </w:r>
      <w:r w:rsidR="00602558" w:rsidRPr="009B6CCF">
        <w:t>dados literais disponíveis seguem uma estrutura semelhante à descrita p</w:t>
      </w:r>
      <w:r w:rsidR="00885147" w:rsidRPr="009B6CCF">
        <w:t>elo Manual do Cadastro Imobiliário</w:t>
      </w:r>
      <w:r w:rsidR="00540515" w:rsidRPr="009B6CCF">
        <w:t xml:space="preserve"> </w:t>
      </w:r>
      <w:r w:rsidR="000B1D95" w:rsidRPr="009B6CCF">
        <w:fldChar w:fldCharType="begin"/>
      </w:r>
      <w:r w:rsidR="000B1D95" w:rsidRPr="009B6CCF">
        <w:instrText xml:space="preserve"> ADDIN ZOTERO_ITEM CSL_CITATION {"citationID":"cBP0TR4g","properties":{"formattedCitation":"(SERPRO,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0B1D95" w:rsidRPr="009B6CCF">
        <w:fldChar w:fldCharType="separate"/>
      </w:r>
      <w:r w:rsidR="000B1D95" w:rsidRPr="009B6CCF">
        <w:rPr>
          <w:rFonts w:cs="Arial"/>
        </w:rPr>
        <w:t>(SERPRO, 2025)</w:t>
      </w:r>
      <w:r w:rsidR="000B1D95" w:rsidRPr="009B6CCF">
        <w:fldChar w:fldCharType="end"/>
      </w:r>
      <w:r w:rsidR="000B1D95" w:rsidRPr="009B6CCF">
        <w:t xml:space="preserve"> </w:t>
      </w:r>
      <w:r w:rsidR="00942A2A" w:rsidRPr="009B6CCF">
        <w:t>do projeto CIATA, com segmentação por quadra e lote</w:t>
      </w:r>
      <w:r w:rsidR="00E86809" w:rsidRPr="009B6CCF">
        <w:t>,</w:t>
      </w:r>
      <w:r w:rsidR="00042219" w:rsidRPr="009B6CCF">
        <w:t xml:space="preserve"> e </w:t>
      </w:r>
      <w:r w:rsidR="00B91087" w:rsidRPr="009B6CCF">
        <w:t xml:space="preserve">informações sobre </w:t>
      </w:r>
      <w:r w:rsidR="007B08BB" w:rsidRPr="009B6CCF">
        <w:t>endereço e dimensões dos lotes</w:t>
      </w:r>
      <w:r w:rsidR="00E5483B" w:rsidRPr="009B6CCF">
        <w:t xml:space="preserve">, o que facilita a criação de um arquivo com as características exigidas pelo </w:t>
      </w:r>
      <w:r w:rsidR="00E5483B" w:rsidRPr="009B6CCF">
        <w:rPr>
          <w:i/>
          <w:iCs/>
        </w:rPr>
        <w:t>SuperCIATA</w:t>
      </w:r>
      <w:r w:rsidR="00942A2A" w:rsidRPr="009B6CCF">
        <w:t xml:space="preserve">. </w:t>
      </w:r>
    </w:p>
    <w:p w14:paraId="4D4AC58D" w14:textId="46430A33" w:rsidR="00696672" w:rsidRPr="009B6CCF" w:rsidRDefault="00696672" w:rsidP="006D3D4B">
      <w:r w:rsidRPr="009B6CCF">
        <w:t xml:space="preserve">No que se refere ao cadastro imobiliário, o município é signatário do convênio SINTER (Sistema Nacional de Gestão de Informações Territoriais), tendo realizado a vinculação do </w:t>
      </w:r>
      <w:r w:rsidR="003C08D3" w:rsidRPr="009B6CCF">
        <w:t>C</w:t>
      </w:r>
      <w:r w:rsidR="000B53D5" w:rsidRPr="009B6CCF">
        <w:t>adastro</w:t>
      </w:r>
      <w:r w:rsidR="003C08D3" w:rsidRPr="009B6CCF">
        <w:t xml:space="preserve"> </w:t>
      </w:r>
      <w:r w:rsidR="006B52BD" w:rsidRPr="009B6CCF">
        <w:t xml:space="preserve">Imobiliário </w:t>
      </w:r>
      <w:r w:rsidR="003C08D3" w:rsidRPr="009B6CCF">
        <w:t>Brasileiro</w:t>
      </w:r>
      <w:r w:rsidR="000B53D5" w:rsidRPr="009B6CCF">
        <w:t xml:space="preserve"> </w:t>
      </w:r>
      <w:r w:rsidRPr="009B6CCF">
        <w:t xml:space="preserve">(CIB) aos seus lotes urbanos. Os quantitativos atuais das unidades cadastrais estão consolidados no </w:t>
      </w:r>
      <w:r w:rsidR="00DF3E6F" w:rsidRPr="009B6CCF">
        <w:fldChar w:fldCharType="begin"/>
      </w:r>
      <w:r w:rsidR="00DF3E6F" w:rsidRPr="009B6CCF">
        <w:instrText xml:space="preserve"> REF _Ref222379166 \h </w:instrText>
      </w:r>
      <w:r w:rsidR="00DF3E6F" w:rsidRPr="009B6CCF">
        <w:fldChar w:fldCharType="separate"/>
      </w:r>
      <w:r w:rsidR="003750EA" w:rsidRPr="009B6CCF">
        <w:t xml:space="preserve">Quadro </w:t>
      </w:r>
      <w:r w:rsidR="003750EA">
        <w:rPr>
          <w:noProof/>
        </w:rPr>
        <w:t>4</w:t>
      </w:r>
      <w:r w:rsidR="00DF3E6F" w:rsidRPr="009B6CCF">
        <w:fldChar w:fldCharType="end"/>
      </w:r>
      <w:r w:rsidRPr="009B6CCF">
        <w:t xml:space="preserve">, comparando as bases do </w:t>
      </w:r>
      <w:r w:rsidR="003C08D3" w:rsidRPr="009B6CCF">
        <w:t>GEOPORTAL</w:t>
      </w:r>
      <w:r w:rsidRPr="009B6CCF">
        <w:t xml:space="preserve"> municipal e do CNEFE (Cadastro Nacional de Endereços para Fins Estatísticos).</w:t>
      </w:r>
    </w:p>
    <w:p w14:paraId="0F15F635" w14:textId="77777777" w:rsidR="007668D2" w:rsidRPr="009B6CCF" w:rsidRDefault="007668D2" w:rsidP="006D3D4B"/>
    <w:p w14:paraId="56D346D8" w14:textId="11EE753C" w:rsidR="00232E88" w:rsidRPr="009B6CCF" w:rsidRDefault="00232E88" w:rsidP="00A6278E">
      <w:pPr>
        <w:pStyle w:val="Legenda"/>
      </w:pPr>
      <w:bookmarkStart w:id="117" w:name="_Ref222379166"/>
      <w:r w:rsidRPr="009B6CCF">
        <w:t xml:space="preserve">Quadro </w:t>
      </w:r>
      <w:fldSimple w:instr=" SEQ Quadro \* ARABIC ">
        <w:r w:rsidR="003750EA">
          <w:rPr>
            <w:noProof/>
          </w:rPr>
          <w:t>4</w:t>
        </w:r>
      </w:fldSimple>
      <w:bookmarkEnd w:id="117"/>
      <w:r w:rsidRPr="009B6CCF">
        <w:t xml:space="preserve"> </w:t>
      </w:r>
      <w:r w:rsidR="008E47F5" w:rsidRPr="009B6CCF">
        <w:t>–</w:t>
      </w:r>
      <w:r w:rsidRPr="009B6CCF">
        <w:t xml:space="preserve"> </w:t>
      </w:r>
      <w:r w:rsidR="008E47F5" w:rsidRPr="009B6CCF">
        <w:t>Quantitativos Cadastrais Urbanos</w:t>
      </w:r>
    </w:p>
    <w:tbl>
      <w:tblPr>
        <w:tblStyle w:val="TabeladeGrade5Escura-nfase11"/>
        <w:tblW w:w="2630" w:type="pct"/>
        <w:jc w:val="center"/>
        <w:tblLook w:val="04A0" w:firstRow="1" w:lastRow="0" w:firstColumn="1" w:lastColumn="0" w:noHBand="0" w:noVBand="1"/>
      </w:tblPr>
      <w:tblGrid>
        <w:gridCol w:w="1572"/>
        <w:gridCol w:w="1457"/>
        <w:gridCol w:w="1737"/>
      </w:tblGrid>
      <w:tr w:rsidR="00E553CF" w:rsidRPr="009B6CCF" w14:paraId="2941EEF3" w14:textId="77777777" w:rsidTr="00E553CF">
        <w:trPr>
          <w:cnfStyle w:val="100000000000" w:firstRow="1" w:lastRow="0" w:firstColumn="0" w:lastColumn="0" w:oddVBand="0" w:evenVBand="0" w:oddHBand="0"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1590" w:type="pct"/>
            <w:noWrap/>
            <w:hideMark/>
          </w:tcPr>
          <w:p w14:paraId="17BF7BA9" w14:textId="49A51BFD" w:rsidR="00E553CF" w:rsidRPr="009B6CCF" w:rsidRDefault="00E553CF" w:rsidP="00E553CF">
            <w:pPr>
              <w:ind w:firstLine="0"/>
              <w:jc w:val="center"/>
              <w:rPr>
                <w:rFonts w:eastAsia="Times New Roman" w:cs="Arial"/>
                <w:sz w:val="20"/>
                <w:szCs w:val="20"/>
                <w:lang w:eastAsia="pt-BR"/>
              </w:rPr>
            </w:pPr>
            <w:r w:rsidRPr="009B6CCF">
              <w:t>Fonte</w:t>
            </w:r>
          </w:p>
        </w:tc>
        <w:tc>
          <w:tcPr>
            <w:tcW w:w="1587" w:type="pct"/>
            <w:noWrap/>
            <w:hideMark/>
          </w:tcPr>
          <w:p w14:paraId="27F7CBE7" w14:textId="64794643" w:rsidR="00E553CF" w:rsidRPr="009B6CCF" w:rsidRDefault="00E553CF" w:rsidP="00E553CF">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sz w:val="20"/>
                <w:szCs w:val="20"/>
                <w:lang w:eastAsia="pt-BR"/>
              </w:rPr>
            </w:pPr>
            <w:r w:rsidRPr="009B6CCF">
              <w:t>Quadras</w:t>
            </w:r>
          </w:p>
        </w:tc>
        <w:tc>
          <w:tcPr>
            <w:tcW w:w="1822" w:type="pct"/>
            <w:noWrap/>
            <w:hideMark/>
          </w:tcPr>
          <w:p w14:paraId="685617A9" w14:textId="009AE3EF" w:rsidR="00E553CF" w:rsidRPr="009B6CCF" w:rsidRDefault="00E553CF" w:rsidP="00E553CF">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sz w:val="20"/>
                <w:szCs w:val="20"/>
                <w:lang w:eastAsia="pt-BR"/>
              </w:rPr>
            </w:pPr>
            <w:r w:rsidRPr="009B6CCF">
              <w:t>Lotes/Pontos</w:t>
            </w:r>
          </w:p>
        </w:tc>
      </w:tr>
      <w:tr w:rsidR="00E553CF" w:rsidRPr="009B6CCF" w14:paraId="6D96C0EC" w14:textId="77777777" w:rsidTr="00E553C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1590" w:type="pct"/>
            <w:noWrap/>
            <w:hideMark/>
          </w:tcPr>
          <w:p w14:paraId="6178A86E" w14:textId="6CC5DF10" w:rsidR="00E553CF" w:rsidRPr="009B6CCF" w:rsidRDefault="00ED5314" w:rsidP="00A6278E">
            <w:pPr>
              <w:pStyle w:val="Legenda"/>
              <w:rPr>
                <w:rFonts w:eastAsia="Times New Roman" w:cs="Arial"/>
                <w:lang w:eastAsia="pt-BR"/>
              </w:rPr>
            </w:pPr>
            <w:r w:rsidRPr="009B6CCF">
              <w:t>GEOPORTAL</w:t>
            </w:r>
          </w:p>
        </w:tc>
        <w:tc>
          <w:tcPr>
            <w:tcW w:w="1587" w:type="pct"/>
            <w:noWrap/>
            <w:hideMark/>
          </w:tcPr>
          <w:p w14:paraId="6CE28117" w14:textId="6EC9A94C" w:rsidR="00E553CF" w:rsidRPr="009B6CCF" w:rsidRDefault="00127345" w:rsidP="00A6278E">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t>460</w:t>
            </w:r>
          </w:p>
        </w:tc>
        <w:tc>
          <w:tcPr>
            <w:tcW w:w="1822" w:type="pct"/>
            <w:noWrap/>
            <w:hideMark/>
          </w:tcPr>
          <w:p w14:paraId="487F363B" w14:textId="36642273" w:rsidR="00E553CF" w:rsidRPr="009B6CCF" w:rsidRDefault="00E553CF" w:rsidP="00A6278E">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t>7</w:t>
            </w:r>
            <w:r w:rsidR="007668D2" w:rsidRPr="009B6CCF">
              <w:t>.</w:t>
            </w:r>
            <w:r w:rsidRPr="009B6CCF">
              <w:t>186</w:t>
            </w:r>
          </w:p>
        </w:tc>
      </w:tr>
      <w:tr w:rsidR="00E553CF" w:rsidRPr="009B6CCF" w14:paraId="16537E70" w14:textId="77777777" w:rsidTr="00E553CF">
        <w:trPr>
          <w:trHeight w:val="405"/>
          <w:jc w:val="center"/>
        </w:trPr>
        <w:tc>
          <w:tcPr>
            <w:cnfStyle w:val="001000000000" w:firstRow="0" w:lastRow="0" w:firstColumn="1" w:lastColumn="0" w:oddVBand="0" w:evenVBand="0" w:oddHBand="0" w:evenHBand="0" w:firstRowFirstColumn="0" w:firstRowLastColumn="0" w:lastRowFirstColumn="0" w:lastRowLastColumn="0"/>
            <w:tcW w:w="1590" w:type="pct"/>
            <w:noWrap/>
            <w:hideMark/>
          </w:tcPr>
          <w:p w14:paraId="4B742162" w14:textId="092773A2" w:rsidR="00E553CF" w:rsidRPr="009B6CCF" w:rsidRDefault="00E553CF" w:rsidP="00A6278E">
            <w:pPr>
              <w:pStyle w:val="Legenda"/>
              <w:rPr>
                <w:rFonts w:eastAsia="Times New Roman" w:cs="Arial"/>
                <w:lang w:eastAsia="pt-BR"/>
              </w:rPr>
            </w:pPr>
            <w:r w:rsidRPr="009B6CCF">
              <w:t>CNEFE</w:t>
            </w:r>
            <w:r w:rsidR="00ED5314" w:rsidRPr="009B6CCF">
              <w:t xml:space="preserve"> (IBGE)</w:t>
            </w:r>
          </w:p>
        </w:tc>
        <w:tc>
          <w:tcPr>
            <w:tcW w:w="1587" w:type="pct"/>
            <w:noWrap/>
            <w:hideMark/>
          </w:tcPr>
          <w:p w14:paraId="41318BFC" w14:textId="37E1E1DD" w:rsidR="00E553CF" w:rsidRPr="009B6CCF" w:rsidRDefault="00E553CF" w:rsidP="00A6278E">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t>396</w:t>
            </w:r>
          </w:p>
        </w:tc>
        <w:tc>
          <w:tcPr>
            <w:tcW w:w="1822" w:type="pct"/>
            <w:noWrap/>
            <w:hideMark/>
          </w:tcPr>
          <w:p w14:paraId="24D42528" w14:textId="3A8A5E02" w:rsidR="00E553CF" w:rsidRPr="009B6CCF" w:rsidRDefault="00E553CF" w:rsidP="00A6278E">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t>5</w:t>
            </w:r>
            <w:r w:rsidR="007668D2" w:rsidRPr="009B6CCF">
              <w:t>.</w:t>
            </w:r>
            <w:r w:rsidRPr="009B6CCF">
              <w:t>367</w:t>
            </w:r>
          </w:p>
        </w:tc>
      </w:tr>
    </w:tbl>
    <w:p w14:paraId="1DCD001D" w14:textId="44FBCBE1" w:rsidR="00FE197A" w:rsidRPr="009B6CCF" w:rsidRDefault="00FE197A" w:rsidP="00A6278E">
      <w:pPr>
        <w:pStyle w:val="Legenda"/>
      </w:pPr>
      <w:r w:rsidRPr="009B6CCF">
        <w:t>Elaboração: Os autores (</w:t>
      </w:r>
      <w:r w:rsidR="00ED5314" w:rsidRPr="009B6CCF">
        <w:t>2026</w:t>
      </w:r>
      <w:r w:rsidRPr="009B6CCF">
        <w:t>)</w:t>
      </w:r>
    </w:p>
    <w:p w14:paraId="5317390B" w14:textId="45FB5AE4" w:rsidR="00A41971" w:rsidRPr="009B6CCF" w:rsidRDefault="00A41971" w:rsidP="006D3D4B"/>
    <w:p w14:paraId="23DBE3C7" w14:textId="4EEC45AE" w:rsidR="008E0F62" w:rsidRPr="009B6CCF" w:rsidRDefault="00A256F6" w:rsidP="006D3D4B">
      <w:r w:rsidRPr="009B6CCF">
        <w:t xml:space="preserve">Para a validação da metodologia, </w:t>
      </w:r>
      <w:r w:rsidR="00CD6153" w:rsidRPr="009B6CCF">
        <w:t xml:space="preserve">os dados alfanuméricos e </w:t>
      </w:r>
      <w:r w:rsidR="00754446" w:rsidRPr="009B6CCF">
        <w:t>as camadas vetoriais</w:t>
      </w:r>
      <w:r w:rsidR="0018424D" w:rsidRPr="009B6CCF">
        <w:t xml:space="preserve"> </w:t>
      </w:r>
      <w:r w:rsidR="00ED1B97" w:rsidRPr="009B6CCF">
        <w:t>(</w:t>
      </w:r>
      <w:r w:rsidR="0018424D" w:rsidRPr="009B6CCF">
        <w:rPr>
          <w:i/>
          <w:iCs/>
        </w:rPr>
        <w:t>shapefiles</w:t>
      </w:r>
      <w:r w:rsidR="00ED1B97" w:rsidRPr="009B6CCF">
        <w:t>)</w:t>
      </w:r>
      <w:r w:rsidR="0018424D" w:rsidRPr="009B6CCF">
        <w:t xml:space="preserve"> de </w:t>
      </w:r>
      <w:r w:rsidRPr="009B6CCF">
        <w:t xml:space="preserve">todas as quadras foram </w:t>
      </w:r>
      <w:r w:rsidR="001D61A9" w:rsidRPr="009B6CCF">
        <w:t>extraídos</w:t>
      </w:r>
      <w:r w:rsidR="0018424D" w:rsidRPr="009B6CCF">
        <w:t xml:space="preserve"> para serem </w:t>
      </w:r>
      <w:r w:rsidRPr="009B6CCF">
        <w:t>confrontad</w:t>
      </w:r>
      <w:r w:rsidR="00B04F24" w:rsidRPr="009B6CCF">
        <w:t>o</w:t>
      </w:r>
      <w:r w:rsidRPr="009B6CCF">
        <w:t xml:space="preserve">s em ambas as bases </w:t>
      </w:r>
      <w:r w:rsidR="00B04F24" w:rsidRPr="009B6CCF">
        <w:t xml:space="preserve">em busca de </w:t>
      </w:r>
      <w:r w:rsidRPr="009B6CCF">
        <w:t xml:space="preserve">correspondência mútua. </w:t>
      </w:r>
      <w:r w:rsidR="008E0F62" w:rsidRPr="009B6CCF">
        <w:t xml:space="preserve">Deste universo, foram selecionadas </w:t>
      </w:r>
      <w:r w:rsidR="009045DD">
        <w:t>16</w:t>
      </w:r>
      <w:r w:rsidR="008E0F62" w:rsidRPr="009B6CCF">
        <w:t xml:space="preserve"> quadras com geometria ortogonal para a realização dos cálculos de acurácia geométrica. </w:t>
      </w:r>
      <w:r w:rsidR="00920767" w:rsidRPr="009B6CCF">
        <w:t>Adicionalmente foram copiados os dados dos lotes de 2 quadras específicas para o detalhamento da espacialização por lotes.</w:t>
      </w:r>
    </w:p>
    <w:p w14:paraId="0A67AD9B" w14:textId="77777777" w:rsidR="00C309AF" w:rsidRPr="009B6CCF" w:rsidRDefault="00C309AF" w:rsidP="006D3D4B"/>
    <w:p w14:paraId="190780EB" w14:textId="77777777" w:rsidR="000A2811" w:rsidRPr="009B6CCF" w:rsidRDefault="000A2811" w:rsidP="006D3D4B"/>
    <w:p w14:paraId="2BC280CB" w14:textId="52BFC430" w:rsidR="006D3D4B" w:rsidRPr="009B6CCF" w:rsidRDefault="006D3D4B" w:rsidP="009B6CCF">
      <w:pPr>
        <w:pStyle w:val="Ttulo2"/>
      </w:pPr>
      <w:bookmarkStart w:id="118" w:name="_Toc223789514"/>
      <w:r w:rsidRPr="009B6CCF">
        <w:lastRenderedPageBreak/>
        <w:t>MATERIAIS</w:t>
      </w:r>
      <w:bookmarkEnd w:id="118"/>
    </w:p>
    <w:p w14:paraId="5FD3B6AC" w14:textId="6A7E8D67" w:rsidR="006D3D4B" w:rsidRPr="009B6CCF" w:rsidRDefault="006D3D4B" w:rsidP="006D3D4B">
      <w:r w:rsidRPr="009B6CCF">
        <w:t xml:space="preserve">Este trabalho utiliza três fontes de dados: o CNEFE do IBGE, o </w:t>
      </w:r>
      <w:r w:rsidR="00562509" w:rsidRPr="009B6CCF">
        <w:t>Cada</w:t>
      </w:r>
      <w:r w:rsidR="005131AD" w:rsidRPr="009B6CCF">
        <w:t>s</w:t>
      </w:r>
      <w:r w:rsidR="00562509" w:rsidRPr="009B6CCF">
        <w:t>tro Territorial Urbano</w:t>
      </w:r>
      <w:r w:rsidRPr="009B6CCF">
        <w:t xml:space="preserve"> </w:t>
      </w:r>
      <w:r w:rsidR="001059B5" w:rsidRPr="009B6CCF">
        <w:t xml:space="preserve">dos municípios </w:t>
      </w:r>
      <w:r w:rsidRPr="009B6CCF">
        <w:t xml:space="preserve">e, quando disponíveis, os dados abertos provenientes do </w:t>
      </w:r>
      <w:r w:rsidRPr="009B6CCF">
        <w:rPr>
          <w:i/>
          <w:iCs/>
        </w:rPr>
        <w:t>OpenStreetMap</w:t>
      </w:r>
      <w:r w:rsidRPr="009B6CCF">
        <w:t>.</w:t>
      </w:r>
    </w:p>
    <w:p w14:paraId="5813D6E6" w14:textId="003C4CCA" w:rsidR="006D3D4B" w:rsidRPr="009B6CCF" w:rsidRDefault="006D3D4B" w:rsidP="006D3D4B">
      <w:r w:rsidRPr="009B6CCF">
        <w:t xml:space="preserve">Para organizar </w:t>
      </w:r>
      <w:r w:rsidR="00512A42" w:rsidRPr="009B6CCF">
        <w:t>ess</w:t>
      </w:r>
      <w:r w:rsidRPr="009B6CCF">
        <w:t xml:space="preserve">as diferentes origens de dados, adotou-se a convenção de acrescentar um identificador de domínio antes dos nomes das tabelas: CN_ para CNEFE; CI_ para CIATA e; SC_ para </w:t>
      </w:r>
      <w:r w:rsidRPr="009B6CCF">
        <w:rPr>
          <w:i/>
          <w:iCs/>
        </w:rPr>
        <w:t>SuperCIATA</w:t>
      </w:r>
    </w:p>
    <w:p w14:paraId="6C67A4BE" w14:textId="7DBD1A07" w:rsidR="006C7A3A" w:rsidRPr="009B6CCF" w:rsidRDefault="006C7A3A" w:rsidP="00EB0378">
      <w:r w:rsidRPr="009B6CCF">
        <w:t>A</w:t>
      </w:r>
      <w:r w:rsidR="00C06BF8" w:rsidRPr="009B6CCF">
        <w:t xml:space="preserve"> </w:t>
      </w:r>
      <w:r w:rsidR="006D3D4B" w:rsidRPr="009B6CCF">
        <w:t xml:space="preserve">aplicação </w:t>
      </w:r>
      <w:r w:rsidR="006D3D4B" w:rsidRPr="009B6CCF">
        <w:rPr>
          <w:i/>
          <w:iCs/>
        </w:rPr>
        <w:t>SuperCIATA</w:t>
      </w:r>
      <w:r w:rsidR="006D3D4B" w:rsidRPr="009B6CCF">
        <w:t xml:space="preserve">, construída para testar e demonstrar a metodologia de integração das bases de dados, </w:t>
      </w:r>
      <w:r w:rsidR="006D5D2A" w:rsidRPr="009B6CCF">
        <w:t xml:space="preserve">também </w:t>
      </w:r>
      <w:r w:rsidR="006D3D4B" w:rsidRPr="009B6CCF">
        <w:t xml:space="preserve">emprega: </w:t>
      </w:r>
    </w:p>
    <w:p w14:paraId="1BB33CB9" w14:textId="2C5CA157" w:rsidR="006C7A3A" w:rsidRPr="009B6CCF" w:rsidRDefault="006D3D4B">
      <w:pPr>
        <w:pStyle w:val="PargrafodaLista"/>
        <w:numPr>
          <w:ilvl w:val="0"/>
          <w:numId w:val="15"/>
        </w:numPr>
        <w:pPrChange w:id="119" w:author="Carlos" w:date="2026-03-13T15:21:00Z">
          <w:pPr>
            <w:pStyle w:val="PargrafodaLista"/>
            <w:numPr>
              <w:numId w:val="29"/>
            </w:numPr>
            <w:tabs>
              <w:tab w:val="num" w:pos="360"/>
              <w:tab w:val="num" w:pos="720"/>
            </w:tabs>
            <w:ind w:hanging="720"/>
          </w:pPr>
        </w:pPrChange>
      </w:pPr>
      <w:r w:rsidRPr="009B6CCF">
        <w:t xml:space="preserve">o sistema gerenciador de banco de dados </w:t>
      </w:r>
      <w:r w:rsidRPr="009B6CCF">
        <w:rPr>
          <w:i/>
          <w:iCs/>
        </w:rPr>
        <w:t>MySQL</w:t>
      </w:r>
      <w:r w:rsidRPr="009B6CCF">
        <w:t xml:space="preserve"> </w:t>
      </w:r>
      <w:r w:rsidR="002336CE" w:rsidRPr="009B6CCF">
        <w:fldChar w:fldCharType="begin"/>
      </w:r>
      <w:r w:rsidR="004975CD" w:rsidRPr="009B6CCF">
        <w:instrText xml:space="preserve"> ADDIN ZOTERO_ITEM CSL_CITATION {"citationID":"iS1vQ4vb","properties":{"formattedCitation":"(MySQL, 2025)","plainCitation":"(MySQL, 2025)","noteIndex":0},"citationItems":[{"id":239,"uris":["http://zotero.org/users/15531986/items/3EDVLTRS"],"itemData":{"id":239,"type":"webpage","title":"MySQL","URL":"https://www.mysql.com/","accessed":{"date-parts":[["2025",8,10]]},"issued":{"date-parts":[["2025"]]}}}],"schema":"https://github.com/citation-style-language/schema/raw/master/csl-citation.json"} </w:instrText>
      </w:r>
      <w:r w:rsidR="002336CE" w:rsidRPr="009B6CCF">
        <w:fldChar w:fldCharType="separate"/>
      </w:r>
      <w:r w:rsidR="002336CE" w:rsidRPr="009B6CCF">
        <w:rPr>
          <w:rFonts w:cs="Arial"/>
        </w:rPr>
        <w:t>(MySQL, 2025)</w:t>
      </w:r>
      <w:r w:rsidR="002336CE" w:rsidRPr="009B6CCF">
        <w:fldChar w:fldCharType="end"/>
      </w:r>
      <w:r w:rsidRPr="009B6CCF">
        <w:t xml:space="preserve"> para armazenamento de informações; </w:t>
      </w:r>
    </w:p>
    <w:p w14:paraId="5214EA07" w14:textId="07C35241" w:rsidR="006C7A3A" w:rsidRPr="009B6CCF" w:rsidRDefault="006D3D4B">
      <w:pPr>
        <w:pStyle w:val="PargrafodaLista"/>
        <w:numPr>
          <w:ilvl w:val="0"/>
          <w:numId w:val="15"/>
        </w:numPr>
        <w:pPrChange w:id="120" w:author="Carlos" w:date="2026-03-13T15:21:00Z">
          <w:pPr>
            <w:pStyle w:val="PargrafodaLista"/>
            <w:numPr>
              <w:numId w:val="29"/>
            </w:numPr>
            <w:tabs>
              <w:tab w:val="num" w:pos="360"/>
              <w:tab w:val="num" w:pos="720"/>
            </w:tabs>
            <w:ind w:hanging="720"/>
          </w:pPr>
        </w:pPrChange>
      </w:pPr>
      <w:r w:rsidRPr="009B6CCF">
        <w:t xml:space="preserve">a linguagem de programação </w:t>
      </w:r>
      <w:r w:rsidRPr="009B6CCF">
        <w:rPr>
          <w:i/>
          <w:iCs/>
        </w:rPr>
        <w:t>Javascript</w:t>
      </w:r>
      <w:r w:rsidRPr="009B6CCF">
        <w:t xml:space="preserve"> </w:t>
      </w:r>
      <w:r w:rsidR="002336CE" w:rsidRPr="009B6CCF">
        <w:fldChar w:fldCharType="begin"/>
      </w:r>
      <w:r w:rsidR="004975CD" w:rsidRPr="009B6CCF">
        <w:instrText xml:space="preserve"> ADDIN ZOTERO_ITEM CSL_CITATION {"citationID":"O09PBweO","properties":{"formattedCitation":"(JavaScript | MDN, 2025)","plainCitation":"(JavaScript | MDN, 2025)","noteIndex":0},"citationItems":[{"id":238,"uris":["http://zotero.org/users/15531986/items/AN3PSKYU"],"itemData":{"id":238,"type":"webpage","abstract":"JavaScript® (às vezes abreviado para JS) é uma linguagem leve, interpretada e baseada em objetos com funções de primeira classe, mais conhecida como a linguagem de script para páginas Web, mas usada também em vários outros ambientes sem browser, tais como node.js, Apache CouchDB e Adobe Acrobat. O JavaScript é uma linguagem baseada em protótipos, multi-paradigma e dinâmica, suportando estilos de orientação a objetos, imperativos e declarativos (como por exemplo a programação funcional). Saiba mais sobre o JavaScript.","language":"pt-BR","title":"JavaScript | MDN","URL":"https://developer.mozilla.org/pt-BR/docs/Web/JavaScript","accessed":{"date-parts":[["2025",8,10]]},"issued":{"date-parts":[["2025",4,27]]}}}],"schema":"https://github.com/citation-style-language/schema/raw/master/csl-citation.json"} </w:instrText>
      </w:r>
      <w:r w:rsidR="002336CE" w:rsidRPr="009B6CCF">
        <w:fldChar w:fldCharType="separate"/>
      </w:r>
      <w:r w:rsidR="002336CE" w:rsidRPr="009B6CCF">
        <w:rPr>
          <w:rFonts w:cs="Arial"/>
        </w:rPr>
        <w:t>(JavaScript | MDN, 2025)</w:t>
      </w:r>
      <w:r w:rsidR="002336CE" w:rsidRPr="009B6CCF">
        <w:fldChar w:fldCharType="end"/>
      </w:r>
      <w:r w:rsidR="006B2186" w:rsidRPr="009B6CCF">
        <w:t xml:space="preserve"> </w:t>
      </w:r>
      <w:r w:rsidRPr="009B6CCF">
        <w:t xml:space="preserve">para a realização de cálculos e desenvolvimento das páginas e; </w:t>
      </w:r>
    </w:p>
    <w:p w14:paraId="78B6268E" w14:textId="0C52B951" w:rsidR="006C7A3A" w:rsidRPr="009B6CCF" w:rsidRDefault="006D3D4B">
      <w:pPr>
        <w:pStyle w:val="PargrafodaLista"/>
        <w:numPr>
          <w:ilvl w:val="0"/>
          <w:numId w:val="15"/>
        </w:numPr>
        <w:pPrChange w:id="121" w:author="Carlos" w:date="2026-03-13T15:21:00Z">
          <w:pPr>
            <w:pStyle w:val="PargrafodaLista"/>
            <w:numPr>
              <w:numId w:val="29"/>
            </w:numPr>
            <w:tabs>
              <w:tab w:val="num" w:pos="360"/>
              <w:tab w:val="num" w:pos="720"/>
            </w:tabs>
            <w:ind w:hanging="720"/>
          </w:pPr>
        </w:pPrChange>
      </w:pPr>
      <w:r w:rsidRPr="009B6CCF">
        <w:t xml:space="preserve">a biblioteca </w:t>
      </w:r>
      <w:r w:rsidRPr="009B6CCF">
        <w:rPr>
          <w:i/>
          <w:iCs/>
        </w:rPr>
        <w:t>Leaflet</w:t>
      </w:r>
      <w:r w:rsidRPr="009B6CCF">
        <w:t xml:space="preserve"> </w:t>
      </w:r>
      <w:r w:rsidR="002336CE" w:rsidRPr="009B6CCF">
        <w:fldChar w:fldCharType="begin"/>
      </w:r>
      <w:r w:rsidR="004975CD" w:rsidRPr="009B6CCF">
        <w:instrText xml:space="preserve"> ADDIN ZOTERO_ITEM CSL_CITATION {"citationID":"ZV6nuvI6","properties":{"formattedCitation":"(Leaflet, 2025)","plainCitation":"(Leaflet, 2025)","noteIndex":0},"citationItems":[{"id":237,"uris":["http://zotero.org/users/15531986/items/IN4F7NZB"],"itemData":{"id":237,"type":"webpage","title":"Leaflet - a JavaScript library for interactive maps","title-short":"Leaflet","URL":"https://leafletjs.com/","accessed":{"date-parts":[["2025",8,10]]},"issued":{"date-parts":[["2025"]]}}}],"schema":"https://github.com/citation-style-language/schema/raw/master/csl-citation.json"} </w:instrText>
      </w:r>
      <w:r w:rsidR="002336CE" w:rsidRPr="009B6CCF">
        <w:fldChar w:fldCharType="separate"/>
      </w:r>
      <w:r w:rsidR="002336CE" w:rsidRPr="009B6CCF">
        <w:rPr>
          <w:rFonts w:cs="Arial"/>
        </w:rPr>
        <w:t>(Leaflet, 2025)</w:t>
      </w:r>
      <w:r w:rsidR="002336CE" w:rsidRPr="009B6CCF">
        <w:fldChar w:fldCharType="end"/>
      </w:r>
      <w:r w:rsidRPr="009B6CCF">
        <w:t xml:space="preserve"> para a visualização cartográfica. </w:t>
      </w:r>
    </w:p>
    <w:p w14:paraId="469DFB50" w14:textId="16F51198" w:rsidR="00843254" w:rsidRPr="009B6CCF" w:rsidRDefault="00A37B55" w:rsidP="00EB0378">
      <w:r w:rsidRPr="009B6CCF">
        <w:t>Todos esses componentes são fornecidos pelo serviço de hospedagem.</w:t>
      </w:r>
      <w:r w:rsidR="00EB0378" w:rsidRPr="009B6CCF">
        <w:t xml:space="preserve"> O acesso à aplicação e aos documentos e códigos pode ser feito pela URL: </w:t>
      </w:r>
      <w:hyperlink r:id="rId15" w:history="1">
        <w:r w:rsidR="00086E18" w:rsidRPr="009B6CCF">
          <w:rPr>
            <w:rStyle w:val="Hyperlink"/>
          </w:rPr>
          <w:t>https://SuperCIATA.smuu.com.br</w:t>
        </w:r>
      </w:hyperlink>
      <w:r w:rsidR="00EB0378" w:rsidRPr="009B6CCF">
        <w:t>.</w:t>
      </w:r>
    </w:p>
    <w:p w14:paraId="79C16C46" w14:textId="12E5FB93" w:rsidR="000C7CE5" w:rsidRPr="009B6CCF" w:rsidRDefault="000C7CE5" w:rsidP="00093FBB">
      <w:pPr>
        <w:pStyle w:val="Ttulo3"/>
        <w:rPr>
          <w:i/>
          <w:iCs/>
        </w:rPr>
      </w:pPr>
      <w:bookmarkStart w:id="122" w:name="_Toc223789515"/>
      <w:r w:rsidRPr="009B6CCF">
        <w:t xml:space="preserve">Atributos do CNEFE Usados no </w:t>
      </w:r>
      <w:r w:rsidRPr="009B6CCF">
        <w:rPr>
          <w:i/>
          <w:iCs/>
        </w:rPr>
        <w:t>SuperCIATA</w:t>
      </w:r>
      <w:bookmarkEnd w:id="122"/>
    </w:p>
    <w:p w14:paraId="65C88BDF" w14:textId="16142A8E" w:rsidR="00FC1A76" w:rsidRPr="009B6CCF" w:rsidRDefault="002D30C6" w:rsidP="00FC1A76">
      <w:r w:rsidRPr="009B6CCF">
        <w:t>Sob a ó</w:t>
      </w:r>
      <w:r w:rsidR="009B5939">
        <w:t>p</w:t>
      </w:r>
      <w:r w:rsidRPr="009B6CCF">
        <w:t xml:space="preserve">tica do CNEFE, os agrupamentos urbanos são modelados exclusivamente como pontos georreferenciados representativos de endereços. Nessa estrutura, a "quadra" não existe como uma entidade geométrica delimitada (polígono), mas sim como uma abstração derivada da concentração desses pontos. Consequentemente, as quadras não possuem limites espaciais definidos com precisão na base original, exigindo um processo de organização e consolidação de dados para viabilizar a integração desses pontos ao domínio do projeto CIATA. A </w:t>
      </w:r>
      <w:r w:rsidRPr="009B6CCF">
        <w:fldChar w:fldCharType="begin"/>
      </w:r>
      <w:r w:rsidRPr="009B6CCF">
        <w:instrText xml:space="preserve"> REF _Ref223083035 \h </w:instrText>
      </w:r>
      <w:r w:rsidRPr="009B6CCF">
        <w:fldChar w:fldCharType="separate"/>
      </w:r>
      <w:r w:rsidR="003750EA" w:rsidRPr="009B6CCF">
        <w:t xml:space="preserve">Figura </w:t>
      </w:r>
      <w:r w:rsidR="003750EA">
        <w:rPr>
          <w:noProof/>
        </w:rPr>
        <w:t>4</w:t>
      </w:r>
      <w:r w:rsidRPr="009B6CCF">
        <w:fldChar w:fldCharType="end"/>
      </w:r>
      <w:r w:rsidRPr="009B6CCF">
        <w:t xml:space="preserve">  ilustra essa representação gráfica, evidenciando como a malha urbana é percebida pelo CNEFE apenas através de sua dispersão pontual.</w:t>
      </w:r>
    </w:p>
    <w:p w14:paraId="59AACCB1" w14:textId="2DBFB76A" w:rsidR="00FC1A76" w:rsidRPr="009B6CCF" w:rsidRDefault="00FC1A76" w:rsidP="00A6278E">
      <w:pPr>
        <w:pStyle w:val="Legenda"/>
      </w:pPr>
      <w:bookmarkStart w:id="123" w:name="_Ref223083035"/>
      <w:r w:rsidRPr="009B6CCF">
        <w:lastRenderedPageBreak/>
        <w:t xml:space="preserve">Figura </w:t>
      </w:r>
      <w:fldSimple w:instr=" SEQ Figura \* ARABIC ">
        <w:r w:rsidR="003750EA">
          <w:rPr>
            <w:noProof/>
          </w:rPr>
          <w:t>4</w:t>
        </w:r>
      </w:fldSimple>
      <w:bookmarkEnd w:id="123"/>
      <w:r w:rsidRPr="009B6CCF">
        <w:t>: Quadra gerada a partir do CNEFE</w:t>
      </w:r>
    </w:p>
    <w:tbl>
      <w:tblPr>
        <w:tblStyle w:val="Tabelacomgrade"/>
        <w:tblW w:w="0" w:type="auto"/>
        <w:jc w:val="right"/>
        <w:tblLook w:val="04A0" w:firstRow="1" w:lastRow="0" w:firstColumn="1" w:lastColumn="0" w:noHBand="0" w:noVBand="1"/>
      </w:tblPr>
      <w:tblGrid>
        <w:gridCol w:w="9061"/>
      </w:tblGrid>
      <w:tr w:rsidR="00FC1A76" w:rsidRPr="009B6CCF" w14:paraId="059B1424" w14:textId="77777777" w:rsidTr="00926561">
        <w:trPr>
          <w:jc w:val="right"/>
        </w:trPr>
        <w:tc>
          <w:tcPr>
            <w:tcW w:w="9061" w:type="dxa"/>
          </w:tcPr>
          <w:p w14:paraId="087B849C" w14:textId="77777777" w:rsidR="00FC1A76" w:rsidRPr="009B6CCF" w:rsidRDefault="00FC1A76" w:rsidP="00926561">
            <w:pPr>
              <w:keepNext/>
              <w:widowControl w:val="0"/>
              <w:ind w:left="-109" w:firstLine="0"/>
              <w:jc w:val="center"/>
            </w:pPr>
            <w:r w:rsidRPr="009B6CCF">
              <w:rPr>
                <w:noProof/>
                <w:lang w:eastAsia="pt-BR"/>
              </w:rPr>
              <w:drawing>
                <wp:inline distT="0" distB="0" distL="0" distR="0" wp14:anchorId="6FEE2F37" wp14:editId="1F9634CA">
                  <wp:extent cx="5760085" cy="4149725"/>
                  <wp:effectExtent l="0" t="0" r="0" b="3175"/>
                  <wp:docPr id="999109228" name="Imagem 2" descr="Gráfico, Gráfico de dispersã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68851" name="Imagem 2" descr="Gráfico, Gráfico de dispersão&#10;&#10;O conteúdo gerado por IA pode estar incorreto."/>
                          <pic:cNvPicPr/>
                        </pic:nvPicPr>
                        <pic:blipFill>
                          <a:blip r:embed="rId16">
                            <a:extLst>
                              <a:ext uri="{28A0092B-C50C-407E-A947-70E740481C1C}">
                                <a14:useLocalDpi xmlns:a14="http://schemas.microsoft.com/office/drawing/2010/main" val="0"/>
                              </a:ext>
                            </a:extLst>
                          </a:blip>
                          <a:stretch>
                            <a:fillRect/>
                          </a:stretch>
                        </pic:blipFill>
                        <pic:spPr>
                          <a:xfrm>
                            <a:off x="0" y="0"/>
                            <a:ext cx="5760085" cy="4149725"/>
                          </a:xfrm>
                          <a:prstGeom prst="rect">
                            <a:avLst/>
                          </a:prstGeom>
                        </pic:spPr>
                      </pic:pic>
                    </a:graphicData>
                  </a:graphic>
                </wp:inline>
              </w:drawing>
            </w:r>
          </w:p>
        </w:tc>
      </w:tr>
    </w:tbl>
    <w:p w14:paraId="296056C9" w14:textId="77777777" w:rsidR="00FC1A76" w:rsidRPr="009B6CCF" w:rsidRDefault="00FC1A76" w:rsidP="00A6278E">
      <w:pPr>
        <w:pStyle w:val="Legenda"/>
      </w:pPr>
      <w:r w:rsidRPr="009B6CCF">
        <w:t>Elaboração: Os autores (2026)</w:t>
      </w:r>
    </w:p>
    <w:p w14:paraId="579C3937" w14:textId="77777777" w:rsidR="00FC1A76" w:rsidRPr="009B6CCF" w:rsidRDefault="00FC1A76" w:rsidP="000C7CE5"/>
    <w:p w14:paraId="4BEF0E33" w14:textId="4BA91111" w:rsidR="0083559C" w:rsidRPr="009B6CCF" w:rsidRDefault="0083559C" w:rsidP="0083559C">
      <w:r w:rsidRPr="009B6CCF">
        <w:t xml:space="preserve">Para transpor essa abstração e converter a dispersão pontual em dados processáveis pelo algoritmo, o ponto de partida reside na extração dos dados brutos da base nacional. Os arquivos do CNEFE relativos a cada município brasileiro são disponibilizados no portal oficial do IBGE </w:t>
      </w:r>
      <w:r w:rsidRPr="009B6CCF">
        <w:fldChar w:fldCharType="begin"/>
      </w:r>
      <w:r w:rsidRPr="009B6CCF">
        <w:instrText xml:space="preserve"> ADDIN ZOTERO_ITEM CSL_CITATION {"citationID":"sZXgVJxl","properties":{"formattedCitation":"(IBGE, 2025a)","plainCitation":"(IBGE, 2025a)","noteIndex":0},"citationItems":[{"id":213,"uris":["http://zotero.org/users/15531986/items/JJKDRNNA"],"itemData":{"id":213,"type":"webpage","container-title":"IBGE","title":"Cadastro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Pr="009B6CCF">
        <w:fldChar w:fldCharType="separate"/>
      </w:r>
      <w:r w:rsidRPr="009B6CCF">
        <w:rPr>
          <w:rFonts w:cs="Arial"/>
        </w:rPr>
        <w:t>(IBGE, 2025a)</w:t>
      </w:r>
      <w:r w:rsidRPr="009B6CCF">
        <w:fldChar w:fldCharType="end"/>
      </w:r>
      <w:r w:rsidRPr="009B6CCF">
        <w:t xml:space="preserve"> em formato </w:t>
      </w:r>
      <w:r w:rsidRPr="009B6CCF">
        <w:rPr>
          <w:i/>
          <w:iCs/>
        </w:rPr>
        <w:t>Comma Separated Values</w:t>
      </w:r>
      <w:r w:rsidRPr="009B6CCF">
        <w:t xml:space="preserve"> (CSV), estruturados com delimitadores de ponto e vírgula, conforme o padrão técnico nacional.</w:t>
      </w:r>
    </w:p>
    <w:p w14:paraId="1A87E948" w14:textId="77777777" w:rsidR="00755190" w:rsidRPr="009B6CCF" w:rsidRDefault="0083559C" w:rsidP="000C7CE5">
      <w:r w:rsidRPr="009B6CCF">
        <w:t xml:space="preserve">Embora cada registro contenha 35 atributos que abrangem diversas dimensões censitárias e estatísticas, a metodologia </w:t>
      </w:r>
      <w:r w:rsidRPr="009B6CCF">
        <w:rPr>
          <w:i/>
          <w:iCs/>
        </w:rPr>
        <w:t>SuperCIATA</w:t>
      </w:r>
      <w:r w:rsidRPr="009B6CCF">
        <w:t xml:space="preserve"> </w:t>
      </w:r>
      <w:r w:rsidR="00AC6010" w:rsidRPr="009B6CCF">
        <w:t xml:space="preserve">necessita </w:t>
      </w:r>
      <w:r w:rsidRPr="009B6CCF">
        <w:t>apenas 12 desses campos para sua plena execução</w:t>
      </w:r>
    </w:p>
    <w:p w14:paraId="52A73C0C" w14:textId="5C469325" w:rsidR="001C0C71" w:rsidRPr="009B6CCF" w:rsidRDefault="000C7CE5" w:rsidP="000C7CE5">
      <w:r w:rsidRPr="009B6CCF">
        <w:t xml:space="preserve">A extração de informações baseou-se nos parâmetros de coleta definidos no Manual do Recenseador pelo </w:t>
      </w:r>
      <w:r w:rsidRPr="009B6CCF">
        <w:fldChar w:fldCharType="begin"/>
      </w:r>
      <w:r w:rsidR="00482ADE" w:rsidRPr="009B6CCF">
        <w:instrText xml:space="preserve"> ADDIN ZOTERO_ITEM CSL_CITATION {"citationID":"uqqtrRkc","properties":{"formattedCitation":"(IBGE, 2022b)","plainCitation":"(IBGE, 2022b)","dontUpdate":true,"noteIndex":0},"citationItems":[{"id":301,"uris":["http://zotero.org/users/15531986/items/UDDG25EF"],"itemData":{"id":301,"type":"book","publisher":"IBGE","publisher-place":"Rio de Janeiro","title":"Manual do Recenseador: Censo Demográfico 2022","URL":"https://censo2022.ibge.gov.br/component/rsfiles/download-file/files.html?path=censo2021%252Fmanuais%252FManual_Recenseador_CD_1_09.pdf","author":[{"literal":"IBGE"}],"issued":{"date-parts":[["2022"]]}}}],"schema":"https://github.com/citation-style-language/schema/raw/master/csl-citation.json"} </w:instrText>
      </w:r>
      <w:r w:rsidRPr="009B6CCF">
        <w:fldChar w:fldCharType="separate"/>
      </w:r>
      <w:r w:rsidR="00B23842" w:rsidRPr="009B6CCF">
        <w:rPr>
          <w:rFonts w:cs="Arial"/>
        </w:rPr>
        <w:t>IBGE</w:t>
      </w:r>
      <w:r w:rsidR="006C2090" w:rsidRPr="009B6CCF">
        <w:rPr>
          <w:rFonts w:cs="Arial"/>
        </w:rPr>
        <w:t xml:space="preserve"> (</w:t>
      </w:r>
      <w:r w:rsidR="00B23842" w:rsidRPr="009B6CCF">
        <w:rPr>
          <w:rFonts w:cs="Arial"/>
        </w:rPr>
        <w:t>2022b)</w:t>
      </w:r>
      <w:r w:rsidRPr="009B6CCF">
        <w:fldChar w:fldCharType="end"/>
      </w:r>
      <w:r w:rsidRPr="009B6CCF">
        <w:t>. A partir dessa estrutura, são elencados os atributos essenciais para a execução do algoritmo, detalhando-se suas funções conforme a seguinte relação:</w:t>
      </w:r>
    </w:p>
    <w:p w14:paraId="4A1CF7CA" w14:textId="77777777" w:rsidR="000C7CE5" w:rsidRPr="009B6CCF" w:rsidRDefault="000C7CE5" w:rsidP="004E1CB8">
      <w:pPr>
        <w:pStyle w:val="Ttulo4"/>
      </w:pPr>
      <w:r w:rsidRPr="009B6CCF">
        <w:t>COD_UNICO_ENDERECO</w:t>
      </w:r>
    </w:p>
    <w:p w14:paraId="545ACA56" w14:textId="77777777" w:rsidR="000C7CE5" w:rsidRPr="009B6CCF" w:rsidRDefault="000C7CE5" w:rsidP="000C7CE5">
      <w:pPr>
        <w:rPr>
          <w:b/>
          <w:bCs/>
        </w:rPr>
      </w:pPr>
      <w:r w:rsidRPr="009B6CCF">
        <w:rPr>
          <w:b/>
          <w:bCs/>
        </w:rPr>
        <w:t>Descrição:</w:t>
      </w:r>
      <w:r w:rsidRPr="009B6CCF">
        <w:rPr>
          <w:b/>
          <w:bCs/>
        </w:rPr>
        <w:tab/>
      </w:r>
      <w:r w:rsidRPr="009B6CCF">
        <w:t>Código único do endereço.</w:t>
      </w:r>
    </w:p>
    <w:p w14:paraId="3A1129CC" w14:textId="77777777" w:rsidR="000C7CE5" w:rsidRPr="009B6CCF" w:rsidRDefault="000C7CE5" w:rsidP="000C7CE5">
      <w:r w:rsidRPr="009B6CCF">
        <w:rPr>
          <w:b/>
          <w:bCs/>
        </w:rPr>
        <w:lastRenderedPageBreak/>
        <w:t>Origem:</w:t>
      </w:r>
      <w:r w:rsidRPr="009B6CCF">
        <w:tab/>
        <w:t>Arquivo CNEFE do município.</w:t>
      </w:r>
    </w:p>
    <w:p w14:paraId="3F7D47CF" w14:textId="77777777" w:rsidR="000C7CE5" w:rsidRPr="009B6CCF" w:rsidRDefault="000C7CE5" w:rsidP="000C7CE5">
      <w:r w:rsidRPr="009B6CCF">
        <w:rPr>
          <w:b/>
          <w:bCs/>
        </w:rPr>
        <w:t>Objetivo:</w:t>
      </w:r>
      <w:r w:rsidRPr="009B6CCF">
        <w:rPr>
          <w:b/>
          <w:bCs/>
        </w:rPr>
        <w:tab/>
      </w:r>
      <w:r w:rsidRPr="009B6CCF">
        <w:t>Permitir a identificação e individualização inequívoca de cada unidade (domicílio ou estabelecimento) cadastrada, garantindo que cada endereço possua um identificador exclusivo que não se repete em nenhum outro registro.</w:t>
      </w:r>
    </w:p>
    <w:p w14:paraId="44389BBA" w14:textId="77777777" w:rsidR="000C7CE5" w:rsidRPr="009B6CCF" w:rsidRDefault="000C7CE5" w:rsidP="000C7CE5">
      <w:r w:rsidRPr="009B6CCF">
        <w:rPr>
          <w:b/>
          <w:bCs/>
        </w:rPr>
        <w:t>Notas:</w:t>
      </w:r>
      <w:r w:rsidRPr="009B6CCF">
        <w:rPr>
          <w:b/>
          <w:bCs/>
        </w:rPr>
        <w:tab/>
      </w:r>
      <w:r w:rsidRPr="009B6CCF">
        <w:t>É uma Identificação Permanente. Funciona como um rastreador que permite ao IBGE realizar o acompanhamento de um mesmo endereço em divulgações futuras e ao longo de diferentes operações censitárias e pesquisas amostrais.</w:t>
      </w:r>
    </w:p>
    <w:p w14:paraId="4ABB0C01" w14:textId="77777777" w:rsidR="000C7CE5" w:rsidRPr="009B6CCF" w:rsidRDefault="000C7CE5" w:rsidP="000C7CE5">
      <w:r w:rsidRPr="009B6CCF">
        <w:t>Assim como o CPF identifica uma pessoa de forma única em todo o território nacional, independentemente de mudanças em seu nome ou estado civil, este código garante que um endereço seja sempre reconhecido como o mesmo pelo IBGE, facilitando seu monitoramento e organização em qualquer pesquisa estatística.</w:t>
      </w:r>
    </w:p>
    <w:p w14:paraId="04C86F9D" w14:textId="77777777" w:rsidR="000C7CE5" w:rsidRPr="009B6CCF" w:rsidRDefault="000C7CE5" w:rsidP="000C7CE5">
      <w:r w:rsidRPr="009B6CCF">
        <w:t>Além de identificar o local textualmente, o código único está vinculado à sua geolocalização (latitude e longitude), permitindo validar a existência da unidade no território.</w:t>
      </w:r>
    </w:p>
    <w:p w14:paraId="7EFE4C5C" w14:textId="77777777" w:rsidR="004357D7" w:rsidRPr="009B6CCF" w:rsidRDefault="000C7CE5" w:rsidP="00CF49F4">
      <w:r w:rsidRPr="009B6CCF">
        <w:t>Em resumo, o COD_UNICO_ENDERECO é a "chave primária" que sustenta a organização do cadastro nacional, sendo fundamental para o planejamento e a execução de políticas públicas baseadas na distribuição espacial da população.</w:t>
      </w:r>
    </w:p>
    <w:p w14:paraId="63407762" w14:textId="7CC463D3" w:rsidR="000C7CE5" w:rsidRPr="009B6CCF" w:rsidRDefault="000C7CE5" w:rsidP="004E1CB8">
      <w:pPr>
        <w:pStyle w:val="Ttulo4"/>
      </w:pPr>
      <w:commentRangeStart w:id="124"/>
      <w:r w:rsidRPr="009B6CCF">
        <w:t>COD_MUNICIPIO</w:t>
      </w:r>
    </w:p>
    <w:p w14:paraId="3B30CD22" w14:textId="77777777" w:rsidR="000C7CE5" w:rsidRPr="009B6CCF" w:rsidRDefault="000C7CE5" w:rsidP="000C7CE5">
      <w:r w:rsidRPr="009B6CCF">
        <w:rPr>
          <w:b/>
          <w:bCs/>
        </w:rPr>
        <w:t>Descrição:</w:t>
      </w:r>
      <w:r w:rsidRPr="009B6CCF">
        <w:tab/>
        <w:t>Código do município.</w:t>
      </w:r>
    </w:p>
    <w:p w14:paraId="5A3A65B8" w14:textId="77777777" w:rsidR="000C7CE5" w:rsidRPr="009B6CCF" w:rsidRDefault="000C7CE5" w:rsidP="000C7CE5">
      <w:r w:rsidRPr="009B6CCF">
        <w:rPr>
          <w:b/>
          <w:bCs/>
        </w:rPr>
        <w:t>Origem:</w:t>
      </w:r>
      <w:r w:rsidRPr="009B6CCF">
        <w:tab/>
        <w:t>Arquivo CNEFE do município e tabela de códigos do IBGE</w:t>
      </w:r>
    </w:p>
    <w:p w14:paraId="0D5D31EB" w14:textId="77777777" w:rsidR="000C7CE5" w:rsidRPr="009B6CCF" w:rsidRDefault="000C7CE5" w:rsidP="000C7CE5">
      <w:r w:rsidRPr="009B6CCF">
        <w:rPr>
          <w:b/>
          <w:bCs/>
        </w:rPr>
        <w:t>Objetivo:</w:t>
      </w:r>
      <w:r w:rsidRPr="009B6CCF">
        <w:tab/>
        <w:t>Identificar o município em bancos de dados compartilhados por vários municípios.</w:t>
      </w:r>
    </w:p>
    <w:p w14:paraId="4B50B154" w14:textId="77777777" w:rsidR="000C7CE5" w:rsidRPr="009B6CCF" w:rsidRDefault="000C7CE5" w:rsidP="000C7CE5">
      <w:r w:rsidRPr="009B6CCF">
        <w:rPr>
          <w:b/>
          <w:bCs/>
        </w:rPr>
        <w:t>Notas:</w:t>
      </w:r>
      <w:r w:rsidRPr="009B6CCF">
        <w:rPr>
          <w:b/>
          <w:bCs/>
        </w:rPr>
        <w:tab/>
      </w:r>
      <w:r w:rsidRPr="009B6CCF">
        <w:t>Esse atributo é opcional quando o banco de dados contém dados de apenas um município.</w:t>
      </w:r>
      <w:commentRangeEnd w:id="124"/>
      <w:r w:rsidR="00853FDB" w:rsidRPr="009B6CCF">
        <w:rPr>
          <w:rStyle w:val="Refdecomentrio"/>
          <w:sz w:val="24"/>
          <w:szCs w:val="22"/>
        </w:rPr>
        <w:commentReference w:id="124"/>
      </w:r>
    </w:p>
    <w:p w14:paraId="71AFBCC1" w14:textId="77777777" w:rsidR="000C7CE5" w:rsidRPr="009B6CCF" w:rsidRDefault="000C7CE5" w:rsidP="004E1CB8">
      <w:pPr>
        <w:pStyle w:val="Ttulo4"/>
      </w:pPr>
      <w:commentRangeStart w:id="125"/>
      <w:r w:rsidRPr="009B6CCF">
        <w:t>COD_SETOR</w:t>
      </w:r>
      <w:commentRangeEnd w:id="125"/>
      <w:r w:rsidR="00853FDB" w:rsidRPr="009B6CCF">
        <w:rPr>
          <w:rStyle w:val="Refdecomentrio"/>
          <w:sz w:val="24"/>
          <w:szCs w:val="22"/>
        </w:rPr>
        <w:commentReference w:id="125"/>
      </w:r>
    </w:p>
    <w:p w14:paraId="7DE91EC3" w14:textId="77777777" w:rsidR="000C7CE5" w:rsidRPr="009B6CCF" w:rsidRDefault="000C7CE5" w:rsidP="000C7CE5">
      <w:r w:rsidRPr="009B6CCF">
        <w:rPr>
          <w:b/>
          <w:bCs/>
        </w:rPr>
        <w:t>Descrição:</w:t>
      </w:r>
      <w:r w:rsidRPr="009B6CCF">
        <w:rPr>
          <w:b/>
          <w:bCs/>
        </w:rPr>
        <w:tab/>
      </w:r>
      <w:r w:rsidRPr="009B6CCF">
        <w:t>Código do setor.</w:t>
      </w:r>
    </w:p>
    <w:p w14:paraId="734E1958" w14:textId="77777777" w:rsidR="000C7CE5" w:rsidRPr="009B6CCF" w:rsidRDefault="000C7CE5" w:rsidP="000C7CE5">
      <w:r w:rsidRPr="009B6CCF">
        <w:rPr>
          <w:b/>
          <w:bCs/>
        </w:rPr>
        <w:t>Origem:</w:t>
      </w:r>
      <w:r w:rsidRPr="009B6CCF">
        <w:tab/>
        <w:t>Arquivo CNEFE do município.</w:t>
      </w:r>
    </w:p>
    <w:p w14:paraId="162F4493" w14:textId="77777777" w:rsidR="000C7CE5" w:rsidRPr="009B6CCF" w:rsidRDefault="000C7CE5" w:rsidP="000C7CE5">
      <w:r w:rsidRPr="009B6CCF">
        <w:rPr>
          <w:b/>
          <w:bCs/>
        </w:rPr>
        <w:t>Objetivo:</w:t>
      </w:r>
      <w:r w:rsidRPr="009B6CCF">
        <w:tab/>
        <w:t>identificar de forma única a unidade territorial básica que o IBGE utiliza para o planejamento, a execução da coleta e a posterior divulgação de dados estatísticos.</w:t>
      </w:r>
    </w:p>
    <w:p w14:paraId="2E667BC4" w14:textId="77777777" w:rsidR="000C7CE5" w:rsidRPr="009B6CCF" w:rsidRDefault="000C7CE5" w:rsidP="000C7CE5">
      <w:r w:rsidRPr="009B6CCF">
        <w:rPr>
          <w:b/>
          <w:bCs/>
        </w:rPr>
        <w:lastRenderedPageBreak/>
        <w:t>Notas:</w:t>
      </w:r>
      <w:r w:rsidRPr="009B6CCF">
        <w:rPr>
          <w:b/>
          <w:bCs/>
        </w:rPr>
        <w:tab/>
      </w:r>
      <w:r w:rsidRPr="009B6CCF">
        <w:t>No CNEFE, todo endereço registrado deve estar obrigatoriamente vinculado a um setor censitário, o que permite localizar a população e as unidades construídas com precisão dentro do território.</w:t>
      </w:r>
    </w:p>
    <w:p w14:paraId="2CA6E92B" w14:textId="77777777" w:rsidR="000C7CE5" w:rsidRPr="009B6CCF" w:rsidRDefault="000C7CE5" w:rsidP="000C7CE5">
      <w:r w:rsidRPr="009B6CCF">
        <w:t xml:space="preserve">Embora o campo COD_SETOR identifique o número específico do setor, ele integra o geocódigo do setor, uma designação de 15 dígitos que permite identificar a localização completa da unidade, abrangendo desde a UF até o subdistrito. </w:t>
      </w:r>
    </w:p>
    <w:p w14:paraId="6B8610DE" w14:textId="77777777" w:rsidR="000C7CE5" w:rsidRPr="00853FDB" w:rsidRDefault="000C7CE5" w:rsidP="004E1CB8">
      <w:pPr>
        <w:pStyle w:val="Ttulo4"/>
        <w:rPr>
          <w:color w:val="FF0000"/>
          <w:rPrChange w:id="126" w:author="Carlos" w:date="2026-03-18T09:19:00Z">
            <w:rPr/>
          </w:rPrChange>
        </w:rPr>
      </w:pPr>
      <w:r w:rsidRPr="00853FDB">
        <w:rPr>
          <w:color w:val="FF0000"/>
          <w:rPrChange w:id="127" w:author="Carlos" w:date="2026-03-18T09:19:00Z">
            <w:rPr/>
          </w:rPrChange>
        </w:rPr>
        <w:t>NUM_QUADRA</w:t>
      </w:r>
    </w:p>
    <w:p w14:paraId="11420EDC" w14:textId="77777777" w:rsidR="000C7CE5" w:rsidRPr="009B6CCF" w:rsidRDefault="000C7CE5" w:rsidP="000C7CE5">
      <w:pPr>
        <w:rPr>
          <w:b/>
          <w:bCs/>
        </w:rPr>
      </w:pPr>
      <w:r w:rsidRPr="009B6CCF">
        <w:rPr>
          <w:b/>
          <w:bCs/>
        </w:rPr>
        <w:t>Descrição:</w:t>
      </w:r>
      <w:r w:rsidRPr="009B6CCF">
        <w:rPr>
          <w:b/>
          <w:bCs/>
        </w:rPr>
        <w:tab/>
      </w:r>
      <w:r w:rsidRPr="009B6CCF">
        <w:t>Número da quadra.</w:t>
      </w:r>
    </w:p>
    <w:p w14:paraId="2E40CB4A" w14:textId="77777777" w:rsidR="000C7CE5" w:rsidRPr="009B6CCF" w:rsidRDefault="000C7CE5" w:rsidP="000C7CE5">
      <w:r w:rsidRPr="009B6CCF">
        <w:rPr>
          <w:b/>
          <w:bCs/>
        </w:rPr>
        <w:t>Origem:</w:t>
      </w:r>
      <w:r w:rsidRPr="009B6CCF">
        <w:tab/>
        <w:t>Arquivo CNEFE do município.</w:t>
      </w:r>
    </w:p>
    <w:p w14:paraId="06C3A6A9" w14:textId="77777777" w:rsidR="000C7CE5" w:rsidRPr="009B6CCF" w:rsidRDefault="000C7CE5" w:rsidP="000C7CE5">
      <w:r w:rsidRPr="009B6CCF">
        <w:rPr>
          <w:b/>
          <w:bCs/>
        </w:rPr>
        <w:t>Objetivo:</w:t>
      </w:r>
      <w:r w:rsidRPr="009B6CCF">
        <w:tab/>
        <w:t>Fornecer uma identificação numérica para a quadra onde o endereço está localizado, servindo como uma de suas referências posicionais.</w:t>
      </w:r>
    </w:p>
    <w:p w14:paraId="1ADD4D88" w14:textId="77777777" w:rsidR="000C7CE5" w:rsidRPr="009B6CCF" w:rsidRDefault="000C7CE5" w:rsidP="000C7CE5">
      <w:r w:rsidRPr="009B6CCF">
        <w:rPr>
          <w:b/>
          <w:bCs/>
        </w:rPr>
        <w:t>Notas:</w:t>
      </w:r>
      <w:r w:rsidRPr="009B6CCF">
        <w:rPr>
          <w:b/>
          <w:bCs/>
        </w:rPr>
        <w:tab/>
      </w:r>
      <w:r w:rsidRPr="009B6CCF">
        <w:t>Quadra é geralmente um trecho retangular de uma área urbana ou aglomerado rural limitado por vias (ruas, estradas, trilhos) ou formas naturais (cursos d’água, encostas). Cada quadra é formada por faces.</w:t>
      </w:r>
    </w:p>
    <w:p w14:paraId="36F40D5C" w14:textId="77777777" w:rsidR="000C7CE5" w:rsidRPr="009B6CCF" w:rsidRDefault="000C7CE5" w:rsidP="000C7CE5">
      <w:r w:rsidRPr="009B6CCF">
        <w:t>As quadras podem ser "fechadas", quando suas faces constituem um perímetro completo, ou "abertas", quando faltam faces para o fechamento do perímetro.</w:t>
      </w:r>
    </w:p>
    <w:p w14:paraId="4BB149AE" w14:textId="6844D8F9" w:rsidR="000C7CE5" w:rsidRPr="009B6CCF" w:rsidRDefault="000C7CE5" w:rsidP="000C7CE5">
      <w:r w:rsidRPr="009B6CCF">
        <w:t xml:space="preserve">O uso do número </w:t>
      </w:r>
      <w:r w:rsidR="00C34183" w:rsidRPr="009B6CCF">
        <w:t xml:space="preserve">zero </w:t>
      </w:r>
      <w:r w:rsidRPr="009B6CCF">
        <w:t>é um recurso do sistema do Cadastro Nacional de Endereços para Fins Estatísticos (CNEFE) aplicado em setores onde não existem arruamentos ou desenhos de quadras bem definidos, como é comum em áreas rurais</w:t>
      </w:r>
    </w:p>
    <w:p w14:paraId="6B646815" w14:textId="77777777" w:rsidR="000C7CE5" w:rsidRPr="009B6CCF" w:rsidRDefault="000C7CE5" w:rsidP="000C7CE5">
      <w:r w:rsidRPr="009B6CCF">
        <w:t>Visto que a numeração das quadras é reiniciada a cada novo setor censitário, a identificação unívoca de uma quadra requer a composição do atributo NUM_QUADRA com o COD_SETOR.</w:t>
      </w:r>
    </w:p>
    <w:p w14:paraId="5E03AEB2" w14:textId="77777777" w:rsidR="000C7CE5" w:rsidRPr="00853FDB" w:rsidRDefault="000C7CE5" w:rsidP="004E1CB8">
      <w:pPr>
        <w:pStyle w:val="Ttulo4"/>
        <w:rPr>
          <w:color w:val="FF0000"/>
          <w:rPrChange w:id="128" w:author="Carlos" w:date="2026-03-18T09:20:00Z">
            <w:rPr/>
          </w:rPrChange>
        </w:rPr>
      </w:pPr>
      <w:r w:rsidRPr="00853FDB">
        <w:rPr>
          <w:color w:val="FF0000"/>
          <w:rPrChange w:id="129" w:author="Carlos" w:date="2026-03-18T09:20:00Z">
            <w:rPr/>
          </w:rPrChange>
        </w:rPr>
        <w:t>NUM_FACE</w:t>
      </w:r>
    </w:p>
    <w:p w14:paraId="4E51D2C2" w14:textId="77777777" w:rsidR="000C7CE5" w:rsidRPr="009B6CCF" w:rsidRDefault="000C7CE5" w:rsidP="000C7CE5">
      <w:pPr>
        <w:rPr>
          <w:b/>
          <w:bCs/>
        </w:rPr>
      </w:pPr>
      <w:r w:rsidRPr="009B6CCF">
        <w:rPr>
          <w:b/>
          <w:bCs/>
        </w:rPr>
        <w:t>Descrição:</w:t>
      </w:r>
      <w:r w:rsidRPr="009B6CCF">
        <w:rPr>
          <w:b/>
          <w:bCs/>
        </w:rPr>
        <w:tab/>
      </w:r>
      <w:r w:rsidRPr="009B6CCF">
        <w:t>Número da face.</w:t>
      </w:r>
    </w:p>
    <w:p w14:paraId="340F2C20" w14:textId="77777777" w:rsidR="000C7CE5" w:rsidRPr="009B6CCF" w:rsidRDefault="000C7CE5" w:rsidP="000C7CE5">
      <w:r w:rsidRPr="009B6CCF">
        <w:rPr>
          <w:b/>
          <w:bCs/>
        </w:rPr>
        <w:t>Origem:</w:t>
      </w:r>
      <w:r w:rsidRPr="009B6CCF">
        <w:tab/>
        <w:t>Arquivo CNEFE do município.</w:t>
      </w:r>
    </w:p>
    <w:p w14:paraId="451CA4B0" w14:textId="77777777" w:rsidR="000C7CE5" w:rsidRPr="009B6CCF" w:rsidRDefault="000C7CE5" w:rsidP="000C7CE5">
      <w:r w:rsidRPr="009B6CCF">
        <w:rPr>
          <w:b/>
          <w:bCs/>
        </w:rPr>
        <w:t>Objetivo:</w:t>
      </w:r>
      <w:r w:rsidRPr="009B6CCF">
        <w:tab/>
        <w:t>Identificar cada um dos lados da quadra (ou quarteirão), servindo como uma ancoragem espacial precisa para a associação dos endereços no território.</w:t>
      </w:r>
    </w:p>
    <w:p w14:paraId="76E6BE57" w14:textId="77777777" w:rsidR="000C7CE5" w:rsidRPr="009B6CCF" w:rsidRDefault="000C7CE5" w:rsidP="000C7CE5">
      <w:r w:rsidRPr="009B6CCF">
        <w:rPr>
          <w:b/>
          <w:bCs/>
        </w:rPr>
        <w:t>Notas:</w:t>
      </w:r>
      <w:r w:rsidRPr="009B6CCF">
        <w:rPr>
          <w:b/>
          <w:bCs/>
        </w:rPr>
        <w:tab/>
      </w:r>
      <w:r w:rsidRPr="009B6CCF">
        <w:t>A face é compreendida geralmente pela interseção de logradouros. Em situações específicas, onde não há interseção, ela pode ser delimitada pelos próprios limites do setor censitário.</w:t>
      </w:r>
    </w:p>
    <w:p w14:paraId="0D20F79C" w14:textId="77777777" w:rsidR="000C7CE5" w:rsidRPr="009B6CCF" w:rsidRDefault="000C7CE5" w:rsidP="000C7CE5">
      <w:r w:rsidRPr="009B6CCF">
        <w:lastRenderedPageBreak/>
        <w:t>Dentro de uma quadra, cada face recebe uma numeração específica. A combinação dos atributos COD_SETOR, NUM_QUADRA e NUM_FACE permite identificar de forma única uma feição geométrica linear no mapa do IBGE.</w:t>
      </w:r>
    </w:p>
    <w:p w14:paraId="410F2EB8" w14:textId="77777777" w:rsidR="000C7CE5" w:rsidRPr="00853FDB" w:rsidRDefault="000C7CE5" w:rsidP="004E1CB8">
      <w:pPr>
        <w:pStyle w:val="Ttulo4"/>
        <w:rPr>
          <w:color w:val="FF0000"/>
          <w:rPrChange w:id="130" w:author="Carlos" w:date="2026-03-18T09:20:00Z">
            <w:rPr/>
          </w:rPrChange>
        </w:rPr>
      </w:pPr>
      <w:r w:rsidRPr="00853FDB">
        <w:rPr>
          <w:color w:val="FF0000"/>
          <w:rPrChange w:id="131" w:author="Carlos" w:date="2026-03-18T09:20:00Z">
            <w:rPr/>
          </w:rPrChange>
        </w:rPr>
        <w:t>NOM_TIPO_SEGLOGR</w:t>
      </w:r>
    </w:p>
    <w:p w14:paraId="7E801125" w14:textId="77777777" w:rsidR="000C7CE5" w:rsidRPr="009B6CCF" w:rsidRDefault="000C7CE5" w:rsidP="000C7CE5">
      <w:r w:rsidRPr="009B6CCF">
        <w:rPr>
          <w:b/>
          <w:bCs/>
        </w:rPr>
        <w:t>Descrição:</w:t>
      </w:r>
      <w:r w:rsidRPr="009B6CCF">
        <w:rPr>
          <w:b/>
          <w:bCs/>
        </w:rPr>
        <w:tab/>
      </w:r>
      <w:r w:rsidRPr="009B6CCF">
        <w:t>Tipo do logradouro.</w:t>
      </w:r>
    </w:p>
    <w:p w14:paraId="121EC383" w14:textId="77777777" w:rsidR="000C7CE5" w:rsidRPr="009B6CCF" w:rsidRDefault="000C7CE5" w:rsidP="000C7CE5">
      <w:r w:rsidRPr="009B6CCF">
        <w:rPr>
          <w:b/>
          <w:bCs/>
        </w:rPr>
        <w:t>Origem:</w:t>
      </w:r>
      <w:r w:rsidRPr="009B6CCF">
        <w:tab/>
        <w:t>Arquivo CNEFE do município.</w:t>
      </w:r>
    </w:p>
    <w:p w14:paraId="413F30DC" w14:textId="77777777" w:rsidR="000C7CE5" w:rsidRPr="009B6CCF" w:rsidRDefault="000C7CE5" w:rsidP="000C7CE5">
      <w:r w:rsidRPr="009B6CCF">
        <w:rPr>
          <w:b/>
          <w:bCs/>
        </w:rPr>
        <w:t>Objetivo:</w:t>
      </w:r>
      <w:r w:rsidRPr="009B6CCF">
        <w:tab/>
        <w:t xml:space="preserve">Indicar a natureza do logradouro, descrevendo se ele é uma construção humana ou uma forma natural que serve para a circulação de pessoas, veículos e mercadorias. </w:t>
      </w:r>
    </w:p>
    <w:p w14:paraId="30425192" w14:textId="77777777" w:rsidR="000C7CE5" w:rsidRPr="009B6CCF" w:rsidRDefault="000C7CE5" w:rsidP="000C7CE5">
      <w:r w:rsidRPr="009B6CCF">
        <w:rPr>
          <w:b/>
          <w:bCs/>
        </w:rPr>
        <w:t>Notas:</w:t>
      </w:r>
      <w:r w:rsidRPr="009B6CCF">
        <w:tab/>
        <w:t>No padrão do IBGE, o logradouro é formado por até três componentes: Tipo (ex: Rua), Título (ex: Doutor) e o Nome propriamente dito.</w:t>
      </w:r>
    </w:p>
    <w:p w14:paraId="7B402C38" w14:textId="77777777" w:rsidR="000C7CE5" w:rsidRPr="009B6CCF" w:rsidRDefault="000C7CE5" w:rsidP="000C7CE5">
      <w:r w:rsidRPr="009B6CCF">
        <w:t>Este atributo é fundamental para a individualização inequívoca de cada endereço. Ele permite que o IBGE organize e diferencie endereços que podem compartilhar o mesmo nome, mas possuem naturezas distintas (ex: Rua Brasil vs. Avenida Brasil).</w:t>
      </w:r>
    </w:p>
    <w:p w14:paraId="1A77F732" w14:textId="77777777" w:rsidR="000C7CE5" w:rsidRPr="00853FDB" w:rsidRDefault="000C7CE5" w:rsidP="004E1CB8">
      <w:pPr>
        <w:pStyle w:val="Ttulo4"/>
        <w:rPr>
          <w:color w:val="FF0000"/>
          <w:rPrChange w:id="132" w:author="Carlos" w:date="2026-03-18T09:20:00Z">
            <w:rPr/>
          </w:rPrChange>
        </w:rPr>
      </w:pPr>
      <w:r w:rsidRPr="00853FDB">
        <w:rPr>
          <w:color w:val="FF0000"/>
          <w:rPrChange w:id="133" w:author="Carlos" w:date="2026-03-18T09:20:00Z">
            <w:rPr/>
          </w:rPrChange>
        </w:rPr>
        <w:t>NOM_TITULO_SEGLOGR</w:t>
      </w:r>
    </w:p>
    <w:p w14:paraId="0752F6C2" w14:textId="77777777" w:rsidR="000C7CE5" w:rsidRPr="009B6CCF" w:rsidRDefault="000C7CE5" w:rsidP="000C7CE5">
      <w:pPr>
        <w:rPr>
          <w:b/>
          <w:bCs/>
        </w:rPr>
      </w:pPr>
      <w:r w:rsidRPr="009B6CCF">
        <w:rPr>
          <w:b/>
          <w:bCs/>
        </w:rPr>
        <w:t>Descrição:</w:t>
      </w:r>
      <w:r w:rsidRPr="009B6CCF">
        <w:rPr>
          <w:b/>
          <w:bCs/>
        </w:rPr>
        <w:tab/>
      </w:r>
      <w:r w:rsidRPr="009B6CCF">
        <w:t>Título do logradouro.</w:t>
      </w:r>
    </w:p>
    <w:p w14:paraId="14D12FCB" w14:textId="77777777" w:rsidR="000C7CE5" w:rsidRPr="009B6CCF" w:rsidRDefault="000C7CE5" w:rsidP="000C7CE5">
      <w:r w:rsidRPr="009B6CCF">
        <w:rPr>
          <w:b/>
          <w:bCs/>
        </w:rPr>
        <w:t>Origem:</w:t>
      </w:r>
      <w:r w:rsidRPr="009B6CCF">
        <w:tab/>
        <w:t>Arquivo CNEFE do município.</w:t>
      </w:r>
    </w:p>
    <w:p w14:paraId="382344E1" w14:textId="77777777" w:rsidR="000C7CE5" w:rsidRPr="009B6CCF" w:rsidRDefault="000C7CE5" w:rsidP="000C7CE5">
      <w:r w:rsidRPr="009B6CCF">
        <w:rPr>
          <w:b/>
          <w:bCs/>
        </w:rPr>
        <w:t>Objetivo:</w:t>
      </w:r>
      <w:r w:rsidRPr="009B6CCF">
        <w:t xml:space="preserve"> </w:t>
      </w:r>
      <w:r w:rsidRPr="009B6CCF">
        <w:tab/>
        <w:t>Indicar a patente, a profissão ou o título de nobreza da personalidade ou entidade homenageada na denominação de uma via pública.</w:t>
      </w:r>
    </w:p>
    <w:p w14:paraId="3C16462D" w14:textId="77777777" w:rsidR="000C7CE5" w:rsidRPr="009B6CCF" w:rsidRDefault="000C7CE5" w:rsidP="000C7CE5">
      <w:r w:rsidRPr="009B6CCF">
        <w:rPr>
          <w:b/>
          <w:bCs/>
        </w:rPr>
        <w:t>Notas:</w:t>
      </w:r>
      <w:r w:rsidRPr="009B6CCF">
        <w:tab/>
        <w:t>Atua como um elemento de qualificação que, juntamente com o NOM_TIPO_SEGLOGR e o NOM_SEGLOGR, compõe a identificação completa e inequívoca de um endereço no padrão adotado pelo IBGE.</w:t>
      </w:r>
    </w:p>
    <w:p w14:paraId="3D8F0F67" w14:textId="77777777" w:rsidR="000C7CE5" w:rsidRPr="009B6CCF" w:rsidRDefault="000C7CE5" w:rsidP="000C7CE5">
      <w:r w:rsidRPr="009B6CCF">
        <w:t>Este campo somente é preenchido quando houver, de fato, um título associado ao logradouro.</w:t>
      </w:r>
    </w:p>
    <w:p w14:paraId="344EC134" w14:textId="77777777" w:rsidR="000C7CE5" w:rsidRPr="009B6CCF" w:rsidRDefault="000C7CE5" w:rsidP="000C7CE5">
      <w:r w:rsidRPr="009B6CCF">
        <w:t>Entre os títulos registrados com frequência estão: Santa, São, Doutor, Coronel, Professor, Presidente, Dom e Senhora.</w:t>
      </w:r>
    </w:p>
    <w:p w14:paraId="3608637B" w14:textId="77777777" w:rsidR="000C7CE5" w:rsidRPr="00853FDB" w:rsidRDefault="000C7CE5" w:rsidP="004E1CB8">
      <w:pPr>
        <w:pStyle w:val="Ttulo4"/>
        <w:rPr>
          <w:color w:val="FF0000"/>
          <w:rPrChange w:id="134" w:author="Carlos" w:date="2026-03-18T09:20:00Z">
            <w:rPr/>
          </w:rPrChange>
        </w:rPr>
      </w:pPr>
      <w:r w:rsidRPr="00853FDB">
        <w:rPr>
          <w:color w:val="FF0000"/>
          <w:rPrChange w:id="135" w:author="Carlos" w:date="2026-03-18T09:20:00Z">
            <w:rPr/>
          </w:rPrChange>
        </w:rPr>
        <w:t>NOM_SEGLOGR</w:t>
      </w:r>
    </w:p>
    <w:p w14:paraId="7ADD2645" w14:textId="77777777" w:rsidR="000C7CE5" w:rsidRPr="009B6CCF" w:rsidRDefault="000C7CE5" w:rsidP="000C7CE5">
      <w:pPr>
        <w:rPr>
          <w:b/>
          <w:bCs/>
        </w:rPr>
      </w:pPr>
      <w:r w:rsidRPr="009B6CCF">
        <w:rPr>
          <w:b/>
          <w:bCs/>
        </w:rPr>
        <w:t>Descrição:</w:t>
      </w:r>
      <w:r w:rsidRPr="009B6CCF">
        <w:rPr>
          <w:b/>
          <w:bCs/>
        </w:rPr>
        <w:tab/>
      </w:r>
      <w:r w:rsidRPr="009B6CCF">
        <w:t>Nome do logradouro.</w:t>
      </w:r>
    </w:p>
    <w:p w14:paraId="111214F0" w14:textId="77777777" w:rsidR="000C7CE5" w:rsidRPr="009B6CCF" w:rsidRDefault="000C7CE5" w:rsidP="000C7CE5">
      <w:r w:rsidRPr="009B6CCF">
        <w:rPr>
          <w:b/>
          <w:bCs/>
        </w:rPr>
        <w:t>Origem:</w:t>
      </w:r>
      <w:r w:rsidRPr="009B6CCF">
        <w:tab/>
        <w:t>Arquivo CNEFE do município.</w:t>
      </w:r>
    </w:p>
    <w:p w14:paraId="7DB9F601" w14:textId="77777777" w:rsidR="000C7CE5" w:rsidRPr="009B6CCF" w:rsidRDefault="000C7CE5" w:rsidP="000C7CE5">
      <w:r w:rsidRPr="009B6CCF">
        <w:rPr>
          <w:b/>
          <w:bCs/>
        </w:rPr>
        <w:t>Objetivo:</w:t>
      </w:r>
      <w:r w:rsidRPr="009B6CCF">
        <w:rPr>
          <w:b/>
          <w:bCs/>
        </w:rPr>
        <w:tab/>
      </w:r>
      <w:r w:rsidRPr="009B6CCF">
        <w:t xml:space="preserve">Denominar propriamente o logradouro. </w:t>
      </w:r>
    </w:p>
    <w:p w14:paraId="621F74C1" w14:textId="77777777" w:rsidR="000C7CE5" w:rsidRPr="009B6CCF" w:rsidRDefault="000C7CE5" w:rsidP="000C7CE5">
      <w:r w:rsidRPr="009B6CCF">
        <w:rPr>
          <w:b/>
          <w:bCs/>
        </w:rPr>
        <w:lastRenderedPageBreak/>
        <w:t>Notas:</w:t>
      </w:r>
      <w:r w:rsidRPr="009B6CCF">
        <w:rPr>
          <w:b/>
          <w:bCs/>
        </w:rPr>
        <w:tab/>
      </w:r>
      <w:r w:rsidRPr="009B6CCF">
        <w:t>O atributo NOM_SEGLOGR armazena especificamente o Nome do Logradouro, incluindo a preposição, caso exista. Por exemplo, no logradouro "Avenida Duque de Caxias", o nome registrado seria "de Caxias".</w:t>
      </w:r>
    </w:p>
    <w:p w14:paraId="7E9868CA" w14:textId="77777777" w:rsidR="000C7CE5" w:rsidRPr="00853FDB" w:rsidRDefault="000C7CE5" w:rsidP="004E1CB8">
      <w:pPr>
        <w:pStyle w:val="Ttulo4"/>
        <w:rPr>
          <w:color w:val="FF0000"/>
          <w:rPrChange w:id="136" w:author="Carlos" w:date="2026-03-18T09:20:00Z">
            <w:rPr/>
          </w:rPrChange>
        </w:rPr>
      </w:pPr>
      <w:r w:rsidRPr="00853FDB">
        <w:rPr>
          <w:color w:val="FF0000"/>
          <w:rPrChange w:id="137" w:author="Carlos" w:date="2026-03-18T09:20:00Z">
            <w:rPr/>
          </w:rPrChange>
        </w:rPr>
        <w:t>NUM_ENDERECO</w:t>
      </w:r>
    </w:p>
    <w:p w14:paraId="37F8FFCD" w14:textId="77777777" w:rsidR="000C7CE5" w:rsidRPr="009B6CCF" w:rsidRDefault="000C7CE5" w:rsidP="000C7CE5">
      <w:pPr>
        <w:rPr>
          <w:b/>
          <w:bCs/>
        </w:rPr>
      </w:pPr>
      <w:r w:rsidRPr="009B6CCF">
        <w:rPr>
          <w:b/>
          <w:bCs/>
        </w:rPr>
        <w:t>Descrição:</w:t>
      </w:r>
      <w:r w:rsidRPr="009B6CCF">
        <w:rPr>
          <w:b/>
          <w:bCs/>
        </w:rPr>
        <w:tab/>
      </w:r>
      <w:r w:rsidRPr="009B6CCF">
        <w:t>Número do endereço.</w:t>
      </w:r>
    </w:p>
    <w:p w14:paraId="667A1D08" w14:textId="77777777" w:rsidR="000C7CE5" w:rsidRPr="009B6CCF" w:rsidRDefault="000C7CE5" w:rsidP="000C7CE5">
      <w:r w:rsidRPr="009B6CCF">
        <w:rPr>
          <w:b/>
          <w:bCs/>
        </w:rPr>
        <w:t>Origem:</w:t>
      </w:r>
      <w:r w:rsidRPr="009B6CCF">
        <w:tab/>
        <w:t>Arquivo CNEFE do município.</w:t>
      </w:r>
    </w:p>
    <w:p w14:paraId="75B8B9A2" w14:textId="77777777" w:rsidR="000C7CE5" w:rsidRPr="009B6CCF" w:rsidRDefault="000C7CE5" w:rsidP="000C7CE5">
      <w:r w:rsidRPr="009B6CCF">
        <w:rPr>
          <w:b/>
          <w:bCs/>
        </w:rPr>
        <w:t>Objetivo:</w:t>
      </w:r>
      <w:r w:rsidRPr="009B6CCF">
        <w:tab/>
        <w:t>Fornecer o valor numérico que indica a posição exata de uma edificação ao longo de um logradouro.</w:t>
      </w:r>
    </w:p>
    <w:p w14:paraId="4AB6741C" w14:textId="77777777" w:rsidR="000C7CE5" w:rsidRPr="009B6CCF" w:rsidRDefault="000C7CE5" w:rsidP="000C7CE5">
      <w:r w:rsidRPr="009B6CCF">
        <w:rPr>
          <w:b/>
          <w:bCs/>
        </w:rPr>
        <w:t>Notas:</w:t>
      </w:r>
      <w:r w:rsidRPr="009B6CCF">
        <w:rPr>
          <w:b/>
          <w:bCs/>
        </w:rPr>
        <w:tab/>
      </w:r>
      <w:r w:rsidRPr="009B6CCF">
        <w:t xml:space="preserve">Serve para caracterizar e individualizar cada endereço de forma inequívoca, permitindo identificar a posição relativa de uma unidade (domicílio ou estabelecimento) em relação às demais na mesma via. </w:t>
      </w:r>
    </w:p>
    <w:p w14:paraId="5491448A" w14:textId="77777777" w:rsidR="000C7CE5" w:rsidRPr="009B6CCF" w:rsidRDefault="000C7CE5" w:rsidP="000C7CE5">
      <w:r w:rsidRPr="009B6CCF">
        <w:t>Nas pesquisas do IBGE, prevalece sempre o número oficial do endereço, reconhecido pela prefeitura do município.</w:t>
      </w:r>
    </w:p>
    <w:p w14:paraId="63FF5153" w14:textId="77777777" w:rsidR="000C7CE5" w:rsidRPr="009B6CCF" w:rsidRDefault="000C7CE5" w:rsidP="000C7CE5">
      <w:r w:rsidRPr="009B6CCF">
        <w:t>Quando não existe uma numeração oficial ou reconhecida, o sistema registra o modificador "SN". Nesses casos, para fins de armazenamento no banco de dados, o campo numérico é preenchido com o valor "0".</w:t>
      </w:r>
    </w:p>
    <w:p w14:paraId="28AC5B38" w14:textId="77777777" w:rsidR="000C7CE5" w:rsidRPr="00853FDB" w:rsidRDefault="000C7CE5" w:rsidP="004E1CB8">
      <w:pPr>
        <w:pStyle w:val="Ttulo4"/>
        <w:rPr>
          <w:color w:val="FF0000"/>
          <w:rPrChange w:id="138" w:author="Carlos" w:date="2026-03-18T09:20:00Z">
            <w:rPr/>
          </w:rPrChange>
        </w:rPr>
      </w:pPr>
      <w:r w:rsidRPr="00853FDB">
        <w:rPr>
          <w:color w:val="FF0000"/>
          <w:rPrChange w:id="139" w:author="Carlos" w:date="2026-03-18T09:20:00Z">
            <w:rPr/>
          </w:rPrChange>
        </w:rPr>
        <w:t>LATITUDE e LONGITUDE</w:t>
      </w:r>
    </w:p>
    <w:p w14:paraId="77343940" w14:textId="77777777" w:rsidR="000C7CE5" w:rsidRPr="009B6CCF" w:rsidRDefault="000C7CE5" w:rsidP="000C7CE5">
      <w:pPr>
        <w:rPr>
          <w:b/>
          <w:bCs/>
        </w:rPr>
      </w:pPr>
      <w:r w:rsidRPr="009B6CCF">
        <w:rPr>
          <w:b/>
          <w:bCs/>
        </w:rPr>
        <w:t xml:space="preserve">Descrição: </w:t>
      </w:r>
      <w:r w:rsidRPr="009B6CCF">
        <w:t>Coordenadas do endereço.</w:t>
      </w:r>
    </w:p>
    <w:p w14:paraId="29853826" w14:textId="77777777" w:rsidR="000C7CE5" w:rsidRPr="009B6CCF" w:rsidRDefault="000C7CE5" w:rsidP="000C7CE5">
      <w:r w:rsidRPr="009B6CCF">
        <w:rPr>
          <w:b/>
          <w:bCs/>
        </w:rPr>
        <w:t>Origem:</w:t>
      </w:r>
      <w:r w:rsidRPr="009B6CCF">
        <w:tab/>
        <w:t>Arquivo CNEFE do município.</w:t>
      </w:r>
    </w:p>
    <w:p w14:paraId="76C7D2DB" w14:textId="77777777" w:rsidR="000C7CE5" w:rsidRPr="009B6CCF" w:rsidRDefault="000C7CE5" w:rsidP="000C7CE5">
      <w:r w:rsidRPr="009B6CCF">
        <w:rPr>
          <w:b/>
          <w:bCs/>
        </w:rPr>
        <w:t>Objetivo:</w:t>
      </w:r>
      <w:r w:rsidRPr="009B6CCF">
        <w:tab/>
        <w:t>Fornecer a posição das edificações.</w:t>
      </w:r>
    </w:p>
    <w:p w14:paraId="6AF11F94" w14:textId="77777777" w:rsidR="000C7CE5" w:rsidRPr="009B6CCF" w:rsidRDefault="000C7CE5" w:rsidP="000C7CE5">
      <w:r w:rsidRPr="009B6CCF">
        <w:rPr>
          <w:b/>
          <w:bCs/>
        </w:rPr>
        <w:t>Notas:</w:t>
      </w:r>
      <w:r w:rsidRPr="009B6CCF">
        <w:rPr>
          <w:b/>
          <w:bCs/>
        </w:rPr>
        <w:tab/>
      </w:r>
      <w:r w:rsidRPr="009B6CCF">
        <w:t>No Censo Demográfico 2022, a captura das coordenadas foi realizada pelos recenseadores utilizando o Dispositivo Móvel de Coleta (DMC), que possui receptores de sinais de satélite (GPS/GNSS) integrados. A orientação técnica é que a captura ocorra, preferencialmente, na edificação da própria unidade visitada. Em situações de obstrução de sinal (como em prédios muito altos ou áreas densamente arborizadas), o agente pode utilizar pontos alternativos de captura, como a entrada do prédio ou o acesso pelo logradouro.</w:t>
      </w:r>
    </w:p>
    <w:p w14:paraId="3F557311" w14:textId="0F73A2CB" w:rsidR="000C7CE5" w:rsidRPr="009B6CCF" w:rsidRDefault="000C7CE5" w:rsidP="000C7CE5">
      <w:r w:rsidRPr="009B6CCF">
        <w:t xml:space="preserve">Para assegurar a qualidade e a padronização dos dados, o IBGE adota o Sistema de Referência Geocêntrico para as Américas (SIRGAS 2000). Como as capturas em campo podem apresentar imprecisões médias de cerca de 10 metros, as coordenadas passam por processos de validação, padronização e estimação pós-coleta. A confiabilidade posicional resultante é quantificada pelo atributo </w:t>
      </w:r>
      <w:r w:rsidRPr="009B6CCF">
        <w:lastRenderedPageBreak/>
        <w:t>NV_GEO_COORD (</w:t>
      </w:r>
      <w:r w:rsidRPr="009B6CCF">
        <w:fldChar w:fldCharType="begin"/>
      </w:r>
      <w:r w:rsidRPr="009B6CCF">
        <w:instrText xml:space="preserve"> REF _Ref217885221 \n \h </w:instrText>
      </w:r>
      <w:r w:rsidRPr="009B6CCF">
        <w:fldChar w:fldCharType="separate"/>
      </w:r>
      <w:r w:rsidR="003750EA">
        <w:t>3.2.1.11</w:t>
      </w:r>
      <w:r w:rsidRPr="009B6CCF">
        <w:fldChar w:fldCharType="end"/>
      </w:r>
      <w:r w:rsidRPr="009B6CCF">
        <w:t>), que atesta o rigor do processamento aplicado a cada registro.</w:t>
      </w:r>
    </w:p>
    <w:p w14:paraId="4C2C2838" w14:textId="77777777" w:rsidR="000C7CE5" w:rsidRPr="009B6CCF" w:rsidRDefault="000C7CE5" w:rsidP="000C7CE5">
      <w:r w:rsidRPr="009B6CCF">
        <w:t>A integração desses dados ao Cadastro Nacional de Endereços para Fins Estatísticos (CNEFE) permite que o IBGE retrate com precisão a distribuição da população no território brasileiro.</w:t>
      </w:r>
    </w:p>
    <w:p w14:paraId="5A216003" w14:textId="77777777" w:rsidR="000C7CE5" w:rsidRPr="00853FDB" w:rsidRDefault="000C7CE5" w:rsidP="004E1CB8">
      <w:pPr>
        <w:pStyle w:val="Ttulo4"/>
        <w:rPr>
          <w:color w:val="FF0000"/>
          <w:rPrChange w:id="140" w:author="Carlos" w:date="2026-03-18T09:20:00Z">
            <w:rPr/>
          </w:rPrChange>
        </w:rPr>
      </w:pPr>
      <w:bookmarkStart w:id="141" w:name="_Ref217885221"/>
      <w:r w:rsidRPr="00853FDB">
        <w:rPr>
          <w:color w:val="FF0000"/>
          <w:rPrChange w:id="142" w:author="Carlos" w:date="2026-03-18T09:20:00Z">
            <w:rPr/>
          </w:rPrChange>
        </w:rPr>
        <w:t>NV_GEO_COORD</w:t>
      </w:r>
      <w:bookmarkEnd w:id="141"/>
    </w:p>
    <w:p w14:paraId="4D6D2FB3" w14:textId="77777777" w:rsidR="000C7CE5" w:rsidRPr="009B6CCF" w:rsidRDefault="000C7CE5" w:rsidP="000C7CE5">
      <w:pPr>
        <w:rPr>
          <w:b/>
          <w:bCs/>
        </w:rPr>
      </w:pPr>
      <w:r w:rsidRPr="009B6CCF">
        <w:rPr>
          <w:b/>
          <w:bCs/>
        </w:rPr>
        <w:t>Descrição:</w:t>
      </w:r>
      <w:r w:rsidRPr="009B6CCF">
        <w:rPr>
          <w:b/>
          <w:bCs/>
        </w:rPr>
        <w:tab/>
      </w:r>
      <w:r w:rsidRPr="009B6CCF">
        <w:t>Nível de geocodificação.</w:t>
      </w:r>
    </w:p>
    <w:p w14:paraId="70CBD358" w14:textId="77777777" w:rsidR="000C7CE5" w:rsidRPr="009B6CCF" w:rsidRDefault="000C7CE5" w:rsidP="000C7CE5">
      <w:r w:rsidRPr="009B6CCF">
        <w:rPr>
          <w:b/>
          <w:bCs/>
        </w:rPr>
        <w:t>Origem:</w:t>
      </w:r>
      <w:r w:rsidRPr="009B6CCF">
        <w:tab/>
        <w:t>Arquivo CNEFE do município.</w:t>
      </w:r>
    </w:p>
    <w:p w14:paraId="5677D7B2" w14:textId="77777777" w:rsidR="000C7CE5" w:rsidRPr="009B6CCF" w:rsidRDefault="000C7CE5" w:rsidP="000C7CE5">
      <w:r w:rsidRPr="009B6CCF">
        <w:rPr>
          <w:b/>
          <w:bCs/>
        </w:rPr>
        <w:t>Objetivo:</w:t>
      </w:r>
      <w:r w:rsidRPr="009B6CCF">
        <w:rPr>
          <w:b/>
          <w:bCs/>
        </w:rPr>
        <w:tab/>
      </w:r>
      <w:r w:rsidRPr="009B6CCF">
        <w:t>Determinar a qualidade das coordenadas do registro.</w:t>
      </w:r>
    </w:p>
    <w:p w14:paraId="4E9AA3E6" w14:textId="387840BD" w:rsidR="000C7CE5" w:rsidRPr="009B6CCF" w:rsidRDefault="000C7CE5" w:rsidP="000C7CE5">
      <w:r w:rsidRPr="009B6CCF">
        <w:rPr>
          <w:b/>
          <w:bCs/>
        </w:rPr>
        <w:t>Notas:</w:t>
      </w:r>
      <w:r w:rsidRPr="009B6CCF">
        <w:rPr>
          <w:b/>
          <w:bCs/>
        </w:rPr>
        <w:tab/>
      </w:r>
      <w:r w:rsidRPr="009B6CCF">
        <w:t>O Nível de Geocodificação (NV_GEO_COORD) é um indicador de qualidade posicional que informa como as coordenadas foram obtidas ou estimadas (</w:t>
      </w:r>
      <w:r w:rsidRPr="009B6CCF">
        <w:fldChar w:fldCharType="begin"/>
      </w:r>
      <w:r w:rsidRPr="009B6CCF">
        <w:instrText xml:space="preserve"> REF _Ref217811889 \h </w:instrText>
      </w:r>
      <w:r w:rsidRPr="009B6CCF">
        <w:fldChar w:fldCharType="separate"/>
      </w:r>
      <w:r w:rsidR="003750EA" w:rsidRPr="009B6CCF">
        <w:t xml:space="preserve">Quadro </w:t>
      </w:r>
      <w:r w:rsidR="003750EA">
        <w:rPr>
          <w:noProof/>
        </w:rPr>
        <w:t>5</w:t>
      </w:r>
      <w:r w:rsidRPr="009B6CCF">
        <w:fldChar w:fldCharType="end"/>
      </w:r>
      <w:r w:rsidRPr="009B6CCF">
        <w:t xml:space="preserve">). </w:t>
      </w:r>
    </w:p>
    <w:p w14:paraId="1D8E9F66" w14:textId="77777777" w:rsidR="000C7CE5" w:rsidRPr="009B6CCF" w:rsidRDefault="000C7CE5" w:rsidP="000C7CE5"/>
    <w:p w14:paraId="0385D4AA" w14:textId="26750E49" w:rsidR="000C7CE5" w:rsidRPr="009B6CCF" w:rsidRDefault="000C7CE5" w:rsidP="00A6278E">
      <w:pPr>
        <w:pStyle w:val="Legenda"/>
      </w:pPr>
      <w:bookmarkStart w:id="143" w:name="_Ref217811889"/>
      <w:r w:rsidRPr="009B6CCF">
        <w:t xml:space="preserve">Quadro </w:t>
      </w:r>
      <w:fldSimple w:instr=" SEQ Quadro \* ARABIC ">
        <w:r w:rsidR="003750EA">
          <w:rPr>
            <w:noProof/>
          </w:rPr>
          <w:t>5</w:t>
        </w:r>
      </w:fldSimple>
      <w:bookmarkEnd w:id="143"/>
      <w:r w:rsidR="008E47F5" w:rsidRPr="009B6CCF">
        <w:t xml:space="preserve"> –</w:t>
      </w:r>
      <w:r w:rsidRPr="009B6CCF">
        <w:t xml:space="preserve"> Valores válidos para NV_GEO_COORD</w:t>
      </w:r>
    </w:p>
    <w:tbl>
      <w:tblPr>
        <w:tblStyle w:val="Tabelacomgrade"/>
        <w:tblW w:w="0" w:type="auto"/>
        <w:tblLook w:val="04A0" w:firstRow="1" w:lastRow="0" w:firstColumn="1" w:lastColumn="0" w:noHBand="0" w:noVBand="1"/>
      </w:tblPr>
      <w:tblGrid>
        <w:gridCol w:w="1906"/>
        <w:gridCol w:w="4610"/>
        <w:gridCol w:w="2545"/>
      </w:tblGrid>
      <w:tr w:rsidR="000C7CE5" w:rsidRPr="009B6CCF" w14:paraId="12C2A2CA" w14:textId="77777777" w:rsidTr="00926561">
        <w:tc>
          <w:tcPr>
            <w:tcW w:w="1906" w:type="dxa"/>
          </w:tcPr>
          <w:p w14:paraId="403C319C" w14:textId="77777777" w:rsidR="000C7CE5" w:rsidRPr="009B6CCF" w:rsidRDefault="000C7CE5" w:rsidP="00926561">
            <w:pPr>
              <w:keepNext/>
              <w:widowControl w:val="0"/>
              <w:ind w:firstLine="0"/>
              <w:jc w:val="center"/>
              <w:rPr>
                <w:b/>
                <w:bCs/>
                <w:sz w:val="20"/>
                <w:szCs w:val="20"/>
              </w:rPr>
            </w:pPr>
            <w:r w:rsidRPr="009B6CCF">
              <w:rPr>
                <w:b/>
                <w:bCs/>
                <w:sz w:val="20"/>
                <w:szCs w:val="20"/>
              </w:rPr>
              <w:t>NV_GEO_COORD</w:t>
            </w:r>
          </w:p>
        </w:tc>
        <w:tc>
          <w:tcPr>
            <w:tcW w:w="4610" w:type="dxa"/>
          </w:tcPr>
          <w:p w14:paraId="6047FBD2" w14:textId="77777777" w:rsidR="000C7CE5" w:rsidRPr="009B6CCF" w:rsidRDefault="000C7CE5" w:rsidP="00926561">
            <w:pPr>
              <w:keepNext/>
              <w:widowControl w:val="0"/>
              <w:ind w:firstLine="0"/>
              <w:jc w:val="center"/>
              <w:rPr>
                <w:b/>
                <w:bCs/>
              </w:rPr>
            </w:pPr>
            <w:r w:rsidRPr="009B6CCF">
              <w:rPr>
                <w:b/>
                <w:bCs/>
              </w:rPr>
              <w:t>Origem das coordenadas</w:t>
            </w:r>
          </w:p>
        </w:tc>
        <w:tc>
          <w:tcPr>
            <w:tcW w:w="2545" w:type="dxa"/>
          </w:tcPr>
          <w:p w14:paraId="44949270" w14:textId="77777777" w:rsidR="000C7CE5" w:rsidRPr="009B6CCF" w:rsidRDefault="000C7CE5" w:rsidP="00926561">
            <w:pPr>
              <w:keepNext/>
              <w:widowControl w:val="0"/>
              <w:ind w:firstLine="0"/>
              <w:jc w:val="center"/>
              <w:rPr>
                <w:b/>
                <w:bCs/>
              </w:rPr>
            </w:pPr>
            <w:r w:rsidRPr="009B6CCF">
              <w:rPr>
                <w:b/>
                <w:bCs/>
              </w:rPr>
              <w:t>Precisão Estimada</w:t>
            </w:r>
          </w:p>
        </w:tc>
      </w:tr>
      <w:tr w:rsidR="000C7CE5" w:rsidRPr="009B6CCF" w14:paraId="63601BF1" w14:textId="77777777" w:rsidTr="00926561">
        <w:tc>
          <w:tcPr>
            <w:tcW w:w="1906" w:type="dxa"/>
            <w:vAlign w:val="center"/>
          </w:tcPr>
          <w:p w14:paraId="4FEBD987" w14:textId="77777777" w:rsidR="000C7CE5" w:rsidRPr="009B6CCF" w:rsidRDefault="000C7CE5" w:rsidP="00926561">
            <w:pPr>
              <w:keepNext/>
              <w:widowControl w:val="0"/>
              <w:ind w:firstLine="0"/>
              <w:jc w:val="center"/>
            </w:pPr>
            <w:r w:rsidRPr="009B6CCF">
              <w:t>1</w:t>
            </w:r>
          </w:p>
        </w:tc>
        <w:tc>
          <w:tcPr>
            <w:tcW w:w="4610" w:type="dxa"/>
            <w:vAlign w:val="center"/>
          </w:tcPr>
          <w:p w14:paraId="2604E816" w14:textId="77777777" w:rsidR="000C7CE5" w:rsidRPr="009B6CCF" w:rsidRDefault="000C7CE5" w:rsidP="00926561">
            <w:pPr>
              <w:keepNext/>
              <w:widowControl w:val="0"/>
              <w:ind w:firstLine="0"/>
              <w:jc w:val="center"/>
            </w:pPr>
            <w:r w:rsidRPr="009B6CCF">
              <w:t>Endereço - coordenada original do Censo 2022</w:t>
            </w:r>
          </w:p>
        </w:tc>
        <w:tc>
          <w:tcPr>
            <w:tcW w:w="2545" w:type="dxa"/>
            <w:vAlign w:val="center"/>
          </w:tcPr>
          <w:p w14:paraId="254857E1" w14:textId="77777777" w:rsidR="000C7CE5" w:rsidRPr="009B6CCF" w:rsidRDefault="000C7CE5" w:rsidP="00926561">
            <w:pPr>
              <w:keepNext/>
              <w:widowControl w:val="0"/>
              <w:ind w:firstLine="0"/>
              <w:jc w:val="center"/>
            </w:pPr>
            <w:r w:rsidRPr="009B6CCF">
              <w:t xml:space="preserve">Alta </w:t>
            </w:r>
            <w:r w:rsidRPr="009B6CCF">
              <w:br/>
              <w:t>(Ponto exato)</w:t>
            </w:r>
          </w:p>
        </w:tc>
      </w:tr>
      <w:tr w:rsidR="000C7CE5" w:rsidRPr="009B6CCF" w14:paraId="04524EAF" w14:textId="77777777" w:rsidTr="00926561">
        <w:tc>
          <w:tcPr>
            <w:tcW w:w="1906" w:type="dxa"/>
            <w:vAlign w:val="center"/>
          </w:tcPr>
          <w:p w14:paraId="791CD825" w14:textId="77777777" w:rsidR="000C7CE5" w:rsidRPr="009B6CCF" w:rsidRDefault="000C7CE5" w:rsidP="00926561">
            <w:pPr>
              <w:keepNext/>
              <w:widowControl w:val="0"/>
              <w:ind w:firstLine="0"/>
              <w:jc w:val="center"/>
            </w:pPr>
            <w:r w:rsidRPr="009B6CCF">
              <w:t>2</w:t>
            </w:r>
          </w:p>
        </w:tc>
        <w:tc>
          <w:tcPr>
            <w:tcW w:w="4610" w:type="dxa"/>
            <w:vAlign w:val="center"/>
          </w:tcPr>
          <w:p w14:paraId="629CFD59" w14:textId="77777777" w:rsidR="000C7CE5" w:rsidRPr="009B6CCF" w:rsidRDefault="000C7CE5" w:rsidP="00926561">
            <w:pPr>
              <w:keepNext/>
              <w:widowControl w:val="0"/>
              <w:ind w:firstLine="0"/>
              <w:jc w:val="center"/>
            </w:pPr>
            <w:r w:rsidRPr="009B6CCF">
              <w:t>Endereço - coordenada modificada (apartamentos em um</w:t>
            </w:r>
          </w:p>
          <w:p w14:paraId="3BB02D8D" w14:textId="77777777" w:rsidR="000C7CE5" w:rsidRPr="009B6CCF" w:rsidRDefault="000C7CE5" w:rsidP="00926561">
            <w:pPr>
              <w:keepNext/>
              <w:widowControl w:val="0"/>
              <w:ind w:firstLine="0"/>
              <w:jc w:val="center"/>
            </w:pPr>
            <w:r w:rsidRPr="009B6CCF">
              <w:t>mesmo número no logradouro)</w:t>
            </w:r>
          </w:p>
        </w:tc>
        <w:tc>
          <w:tcPr>
            <w:tcW w:w="2545" w:type="dxa"/>
            <w:vAlign w:val="center"/>
          </w:tcPr>
          <w:p w14:paraId="70D05B7A" w14:textId="77777777" w:rsidR="000C7CE5" w:rsidRPr="009B6CCF" w:rsidRDefault="000C7CE5" w:rsidP="00926561">
            <w:pPr>
              <w:keepNext/>
              <w:widowControl w:val="0"/>
              <w:ind w:firstLine="0"/>
              <w:jc w:val="center"/>
            </w:pPr>
            <w:r w:rsidRPr="009B6CCF">
              <w:t xml:space="preserve">Alta </w:t>
            </w:r>
            <w:r w:rsidRPr="009B6CCF">
              <w:br/>
              <w:t>(Ponto ajustado)</w:t>
            </w:r>
          </w:p>
        </w:tc>
      </w:tr>
      <w:tr w:rsidR="000C7CE5" w:rsidRPr="009B6CCF" w14:paraId="006F6479" w14:textId="77777777" w:rsidTr="00926561">
        <w:tc>
          <w:tcPr>
            <w:tcW w:w="1906" w:type="dxa"/>
            <w:vAlign w:val="center"/>
          </w:tcPr>
          <w:p w14:paraId="64A150AF" w14:textId="77777777" w:rsidR="000C7CE5" w:rsidRPr="009B6CCF" w:rsidRDefault="000C7CE5" w:rsidP="00926561">
            <w:pPr>
              <w:keepNext/>
              <w:widowControl w:val="0"/>
              <w:ind w:firstLine="0"/>
              <w:jc w:val="center"/>
            </w:pPr>
            <w:r w:rsidRPr="009B6CCF">
              <w:t>3</w:t>
            </w:r>
          </w:p>
        </w:tc>
        <w:tc>
          <w:tcPr>
            <w:tcW w:w="4610" w:type="dxa"/>
            <w:vAlign w:val="center"/>
          </w:tcPr>
          <w:p w14:paraId="1BA143DC" w14:textId="77777777" w:rsidR="000C7CE5" w:rsidRPr="009B6CCF" w:rsidRDefault="000C7CE5" w:rsidP="00926561">
            <w:pPr>
              <w:keepNext/>
              <w:widowControl w:val="0"/>
              <w:ind w:firstLine="0"/>
              <w:jc w:val="center"/>
            </w:pPr>
            <w:r w:rsidRPr="009B6CCF">
              <w:t>Endereço - coordenada estimada (endereços originalmente</w:t>
            </w:r>
          </w:p>
          <w:p w14:paraId="14B5132F" w14:textId="77777777" w:rsidR="000C7CE5" w:rsidRPr="009B6CCF" w:rsidRDefault="000C7CE5" w:rsidP="00926561">
            <w:pPr>
              <w:keepNext/>
              <w:widowControl w:val="0"/>
              <w:ind w:firstLine="0"/>
              <w:jc w:val="center"/>
            </w:pPr>
            <w:r w:rsidRPr="009B6CCF">
              <w:t>sem coordenadas ou coordenadas inválidas)</w:t>
            </w:r>
          </w:p>
        </w:tc>
        <w:tc>
          <w:tcPr>
            <w:tcW w:w="2545" w:type="dxa"/>
            <w:vAlign w:val="center"/>
          </w:tcPr>
          <w:p w14:paraId="01ADB7C3" w14:textId="77777777" w:rsidR="000C7CE5" w:rsidRPr="009B6CCF" w:rsidRDefault="000C7CE5" w:rsidP="00926561">
            <w:pPr>
              <w:keepNext/>
              <w:widowControl w:val="0"/>
              <w:ind w:firstLine="0"/>
              <w:jc w:val="center"/>
            </w:pPr>
            <w:r w:rsidRPr="009B6CCF">
              <w:t>Média (Estimativa)</w:t>
            </w:r>
          </w:p>
        </w:tc>
      </w:tr>
      <w:tr w:rsidR="000C7CE5" w:rsidRPr="009B6CCF" w14:paraId="326D866F" w14:textId="77777777" w:rsidTr="00926561">
        <w:tc>
          <w:tcPr>
            <w:tcW w:w="1906" w:type="dxa"/>
            <w:vAlign w:val="center"/>
          </w:tcPr>
          <w:p w14:paraId="4C6E2504" w14:textId="77777777" w:rsidR="000C7CE5" w:rsidRPr="009B6CCF" w:rsidRDefault="000C7CE5" w:rsidP="00926561">
            <w:pPr>
              <w:keepNext/>
              <w:widowControl w:val="0"/>
              <w:ind w:firstLine="0"/>
              <w:jc w:val="center"/>
            </w:pPr>
            <w:r w:rsidRPr="009B6CCF">
              <w:t>4</w:t>
            </w:r>
          </w:p>
        </w:tc>
        <w:tc>
          <w:tcPr>
            <w:tcW w:w="4610" w:type="dxa"/>
            <w:vAlign w:val="center"/>
          </w:tcPr>
          <w:p w14:paraId="388ED7A0" w14:textId="77777777" w:rsidR="000C7CE5" w:rsidRPr="009B6CCF" w:rsidRDefault="000C7CE5" w:rsidP="00926561">
            <w:pPr>
              <w:keepNext/>
              <w:widowControl w:val="0"/>
              <w:ind w:firstLine="0"/>
              <w:jc w:val="center"/>
            </w:pPr>
            <w:r w:rsidRPr="009B6CCF">
              <w:t>Face de quadra</w:t>
            </w:r>
          </w:p>
        </w:tc>
        <w:tc>
          <w:tcPr>
            <w:tcW w:w="2545" w:type="dxa"/>
            <w:vAlign w:val="center"/>
          </w:tcPr>
          <w:p w14:paraId="5AF2DF4D" w14:textId="77777777" w:rsidR="000C7CE5" w:rsidRPr="009B6CCF" w:rsidRDefault="000C7CE5" w:rsidP="00926561">
            <w:pPr>
              <w:keepNext/>
              <w:widowControl w:val="0"/>
              <w:ind w:firstLine="0"/>
              <w:jc w:val="center"/>
            </w:pPr>
            <w:r w:rsidRPr="009B6CCF">
              <w:t xml:space="preserve">Baixa </w:t>
            </w:r>
            <w:r w:rsidRPr="009B6CCF">
              <w:br/>
              <w:t>(Centroide de face)</w:t>
            </w:r>
          </w:p>
        </w:tc>
      </w:tr>
      <w:tr w:rsidR="000C7CE5" w:rsidRPr="009B6CCF" w14:paraId="7F25F439" w14:textId="77777777" w:rsidTr="00926561">
        <w:tc>
          <w:tcPr>
            <w:tcW w:w="1906" w:type="dxa"/>
            <w:vAlign w:val="center"/>
          </w:tcPr>
          <w:p w14:paraId="2ECB14A9" w14:textId="77777777" w:rsidR="000C7CE5" w:rsidRPr="009B6CCF" w:rsidRDefault="000C7CE5" w:rsidP="00926561">
            <w:pPr>
              <w:keepNext/>
              <w:widowControl w:val="0"/>
              <w:ind w:firstLine="0"/>
              <w:jc w:val="center"/>
            </w:pPr>
            <w:r w:rsidRPr="009B6CCF">
              <w:t>5</w:t>
            </w:r>
          </w:p>
        </w:tc>
        <w:tc>
          <w:tcPr>
            <w:tcW w:w="4610" w:type="dxa"/>
            <w:vAlign w:val="center"/>
          </w:tcPr>
          <w:p w14:paraId="3FE4640C" w14:textId="77777777" w:rsidR="000C7CE5" w:rsidRPr="009B6CCF" w:rsidRDefault="000C7CE5" w:rsidP="00926561">
            <w:pPr>
              <w:keepNext/>
              <w:widowControl w:val="0"/>
              <w:ind w:firstLine="0"/>
              <w:jc w:val="center"/>
            </w:pPr>
            <w:r w:rsidRPr="009B6CCF">
              <w:t>Localidade</w:t>
            </w:r>
          </w:p>
        </w:tc>
        <w:tc>
          <w:tcPr>
            <w:tcW w:w="2545" w:type="dxa"/>
            <w:vAlign w:val="center"/>
          </w:tcPr>
          <w:p w14:paraId="37DEF33B" w14:textId="77777777" w:rsidR="000C7CE5" w:rsidRPr="009B6CCF" w:rsidRDefault="000C7CE5" w:rsidP="00926561">
            <w:pPr>
              <w:keepNext/>
              <w:widowControl w:val="0"/>
              <w:ind w:firstLine="0"/>
              <w:jc w:val="center"/>
            </w:pPr>
            <w:r w:rsidRPr="009B6CCF">
              <w:t xml:space="preserve">Muito Baixa </w:t>
            </w:r>
            <w:r w:rsidRPr="009B6CCF">
              <w:br/>
              <w:t>(Centroide local)</w:t>
            </w:r>
          </w:p>
        </w:tc>
      </w:tr>
      <w:tr w:rsidR="000C7CE5" w:rsidRPr="009B6CCF" w14:paraId="0B0D9BCB" w14:textId="77777777" w:rsidTr="00926561">
        <w:tc>
          <w:tcPr>
            <w:tcW w:w="1906" w:type="dxa"/>
            <w:vAlign w:val="center"/>
          </w:tcPr>
          <w:p w14:paraId="6E172E15" w14:textId="77777777" w:rsidR="000C7CE5" w:rsidRPr="009B6CCF" w:rsidRDefault="000C7CE5" w:rsidP="00926561">
            <w:pPr>
              <w:keepNext/>
              <w:widowControl w:val="0"/>
              <w:ind w:firstLine="0"/>
              <w:jc w:val="center"/>
            </w:pPr>
            <w:r w:rsidRPr="009B6CCF">
              <w:t>6</w:t>
            </w:r>
          </w:p>
        </w:tc>
        <w:tc>
          <w:tcPr>
            <w:tcW w:w="4610" w:type="dxa"/>
            <w:vAlign w:val="center"/>
          </w:tcPr>
          <w:p w14:paraId="0A4FD3BE" w14:textId="77777777" w:rsidR="000C7CE5" w:rsidRPr="009B6CCF" w:rsidRDefault="000C7CE5" w:rsidP="00926561">
            <w:pPr>
              <w:keepNext/>
              <w:widowControl w:val="0"/>
              <w:ind w:firstLine="0"/>
              <w:jc w:val="center"/>
            </w:pPr>
            <w:r w:rsidRPr="009B6CCF">
              <w:t>Setor censitário</w:t>
            </w:r>
          </w:p>
        </w:tc>
        <w:tc>
          <w:tcPr>
            <w:tcW w:w="2545" w:type="dxa"/>
            <w:vAlign w:val="center"/>
          </w:tcPr>
          <w:p w14:paraId="337ADA18" w14:textId="77777777" w:rsidR="000C7CE5" w:rsidRPr="009B6CCF" w:rsidRDefault="000C7CE5" w:rsidP="00926561">
            <w:pPr>
              <w:keepNext/>
              <w:widowControl w:val="0"/>
              <w:ind w:firstLine="0"/>
              <w:jc w:val="center"/>
            </w:pPr>
            <w:r w:rsidRPr="009B6CCF">
              <w:t xml:space="preserve">Muito Baixa </w:t>
            </w:r>
            <w:r w:rsidRPr="009B6CCF">
              <w:br/>
              <w:t>(Centroide do setor)</w:t>
            </w:r>
          </w:p>
        </w:tc>
      </w:tr>
    </w:tbl>
    <w:p w14:paraId="241E82C1" w14:textId="16BBF207" w:rsidR="000C7CE5" w:rsidRPr="009B6CCF" w:rsidRDefault="000C7CE5" w:rsidP="00A6278E">
      <w:pPr>
        <w:pStyle w:val="Legenda"/>
      </w:pPr>
      <w:r w:rsidRPr="009B6CCF">
        <w:t xml:space="preserve">Fonte: Nota metodológica n. 01 </w:t>
      </w:r>
      <w:r w:rsidRPr="009B6CCF">
        <w:fldChar w:fldCharType="begin"/>
      </w:r>
      <w:r w:rsidR="004975CD" w:rsidRPr="009B6CCF">
        <w:instrText xml:space="preserve"> ADDIN ZOTERO_ITEM CSL_CITATION {"citationID":"p9PWNj62","properties":{"formattedCitation":"(IBGE, 2024)","plainCitation":"(IBGE, 2024)","noteIndex":0},"citationItems":[{"id":215,"uris":["http://zotero.org/users/15531986/items/BAHLL2VM"],"itemData":{"id":215,"type":"document","title":"Censo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Pr="009B6CCF">
        <w:fldChar w:fldCharType="separate"/>
      </w:r>
      <w:r w:rsidRPr="009B6CCF">
        <w:rPr>
          <w:rFonts w:cs="Arial"/>
        </w:rPr>
        <w:t>(IBGE, 2024)</w:t>
      </w:r>
      <w:r w:rsidRPr="009B6CCF">
        <w:fldChar w:fldCharType="end"/>
      </w:r>
    </w:p>
    <w:p w14:paraId="418AEEF2" w14:textId="77777777" w:rsidR="000C7CE5" w:rsidRPr="009B6CCF" w:rsidRDefault="000C7CE5" w:rsidP="000C7CE5"/>
    <w:p w14:paraId="09FD82AC" w14:textId="77777777" w:rsidR="000C7CE5" w:rsidRPr="009B6CCF" w:rsidRDefault="000C7CE5" w:rsidP="000C7CE5">
      <w:r w:rsidRPr="009B6CCF">
        <w:t xml:space="preserve">Para assegurar o rigor técnico da metodologia </w:t>
      </w:r>
      <w:r w:rsidRPr="009B6CCF">
        <w:rPr>
          <w:i/>
          <w:iCs/>
        </w:rPr>
        <w:t>SuperCIATA</w:t>
      </w:r>
      <w:r w:rsidRPr="009B6CCF">
        <w:t>, optou-se pelo descarte de registros com baixo nível de precisão. Assim, o algoritmo processa exclusivamente registros com NV_GEO_COORD &lt;= 3, garantindo que a identificação das faces de quadra e o cálculo das testadas sejam baseados em dados vinculados diretamente à unidade do endereço e não em generalizações geográficas de nível 4, 5 ou 6.</w:t>
      </w:r>
    </w:p>
    <w:p w14:paraId="5D8AC245" w14:textId="77777777" w:rsidR="000C7CE5" w:rsidRPr="009B6CCF" w:rsidRDefault="000C7CE5" w:rsidP="000C7CE5">
      <w:r w:rsidRPr="009B6CCF">
        <w:lastRenderedPageBreak/>
        <w:t>Mais de 99% dos endereços do Censo 2022 estão geocodificados no nível do "Endereço" (categorias 1, 2 e 3), o que reflete a alta qualidade geral do cadastro.</w:t>
      </w:r>
    </w:p>
    <w:p w14:paraId="37679307" w14:textId="77777777" w:rsidR="00D533A7" w:rsidRPr="009B6CCF" w:rsidRDefault="00355B7A" w:rsidP="000C7CE5">
      <w:r w:rsidRPr="009B6CCF">
        <w:t xml:space="preserve">Também </w:t>
      </w:r>
      <w:commentRangeStart w:id="144"/>
      <w:r w:rsidRPr="009B6CCF">
        <w:t>são</w:t>
      </w:r>
      <w:commentRangeEnd w:id="144"/>
      <w:r w:rsidR="00853FDB" w:rsidRPr="009B6CCF">
        <w:rPr>
          <w:rStyle w:val="Refdecomentrio"/>
          <w:sz w:val="24"/>
          <w:szCs w:val="22"/>
        </w:rPr>
        <w:commentReference w:id="144"/>
      </w:r>
      <w:r w:rsidRPr="009B6CCF">
        <w:t xml:space="preserve"> descartados os pontos </w:t>
      </w:r>
      <w:r w:rsidR="003F189D" w:rsidRPr="009B6CCF">
        <w:t xml:space="preserve">que se referem às quadras </w:t>
      </w:r>
      <w:r w:rsidR="007B09DE" w:rsidRPr="009B6CCF">
        <w:t>localizadas em áreas não urbanas</w:t>
      </w:r>
      <w:r w:rsidR="0042517F" w:rsidRPr="009B6CCF">
        <w:t xml:space="preserve"> (NUM_QUADRA = 0). </w:t>
      </w:r>
    </w:p>
    <w:p w14:paraId="57C3C506" w14:textId="48AB17F2" w:rsidR="00BC3196" w:rsidRPr="009B6CCF" w:rsidRDefault="00BC3196" w:rsidP="00093FBB">
      <w:pPr>
        <w:pStyle w:val="Ttulo3"/>
        <w:rPr>
          <w:i/>
          <w:iCs/>
        </w:rPr>
      </w:pPr>
      <w:bookmarkStart w:id="145" w:name="_Ref220510009"/>
      <w:bookmarkStart w:id="146" w:name="_Toc223789516"/>
      <w:r w:rsidRPr="009B6CCF">
        <w:t>Atributos</w:t>
      </w:r>
      <w:r w:rsidR="00E818B0" w:rsidRPr="009B6CCF">
        <w:t xml:space="preserve"> do </w:t>
      </w:r>
      <w:r w:rsidR="00C27405" w:rsidRPr="009B6CCF">
        <w:t>Cadastro Territorial Urbano</w:t>
      </w:r>
      <w:r w:rsidRPr="009B6CCF">
        <w:t xml:space="preserve"> essenciais </w:t>
      </w:r>
      <w:r w:rsidR="00AE240A" w:rsidRPr="009B6CCF">
        <w:t>a</w:t>
      </w:r>
      <w:r w:rsidRPr="009B6CCF">
        <w:t xml:space="preserve">o </w:t>
      </w:r>
      <w:r w:rsidRPr="009B6CCF">
        <w:rPr>
          <w:i/>
          <w:iCs/>
        </w:rPr>
        <w:t>SuperCIATA</w:t>
      </w:r>
      <w:bookmarkEnd w:id="145"/>
      <w:bookmarkEnd w:id="146"/>
    </w:p>
    <w:p w14:paraId="4CFB58A9" w14:textId="498C18EA" w:rsidR="00F26AE0" w:rsidRPr="009B6CCF" w:rsidRDefault="00F26AE0" w:rsidP="00F26AE0">
      <w:pPr>
        <w:rPr>
          <w:lang w:eastAsia="pt-BR"/>
        </w:rPr>
      </w:pPr>
      <w:commentRangeStart w:id="147"/>
      <w:r w:rsidRPr="009B6CCF">
        <w:rPr>
          <w:lang w:eastAsia="pt-BR"/>
        </w:rPr>
        <w:t>Em um Cadastro Territorial Urbano, na maioria dos casos, o componente básico é o lote</w:t>
      </w:r>
      <w:commentRangeEnd w:id="147"/>
      <w:r w:rsidR="00853FDB" w:rsidRPr="009B6CCF">
        <w:rPr>
          <w:rStyle w:val="Refdecomentrio"/>
          <w:sz w:val="24"/>
          <w:szCs w:val="22"/>
          <w:lang w:eastAsia="pt-BR"/>
        </w:rPr>
        <w:commentReference w:id="147"/>
      </w:r>
      <w:r w:rsidR="008D2AA1" w:rsidRPr="009B6CCF">
        <w:rPr>
          <w:lang w:eastAsia="pt-BR"/>
        </w:rPr>
        <w:t>,</w:t>
      </w:r>
      <w:r w:rsidRPr="009B6CCF">
        <w:rPr>
          <w:lang w:eastAsia="pt-BR"/>
        </w:rPr>
        <w:t xml:space="preserve"> materializado pelas suas dimensões e identificado apenas pelo seu endereço.  Nesse contexto, a quadra, por exemplo é apenas uma estrutura geográfica que agrupa esses lotes sob uma precedência topológica, sem que se possa determinar, com precisão, sua posição e orientação. (</w:t>
      </w:r>
      <w:r w:rsidRPr="009B6CCF">
        <w:rPr>
          <w:lang w:eastAsia="pt-BR"/>
        </w:rPr>
        <w:fldChar w:fldCharType="begin"/>
      </w:r>
      <w:r w:rsidRPr="009B6CCF">
        <w:rPr>
          <w:lang w:eastAsia="pt-BR"/>
        </w:rPr>
        <w:instrText xml:space="preserve"> REF _Ref223084599 \h </w:instrText>
      </w:r>
      <w:r w:rsidRPr="009B6CCF">
        <w:rPr>
          <w:lang w:eastAsia="pt-BR"/>
        </w:rPr>
      </w:r>
      <w:r w:rsidRPr="009B6CCF">
        <w:rPr>
          <w:lang w:eastAsia="pt-BR"/>
        </w:rPr>
        <w:fldChar w:fldCharType="separate"/>
      </w:r>
      <w:r w:rsidR="003750EA" w:rsidRPr="009B6CCF">
        <w:t xml:space="preserve">Figura </w:t>
      </w:r>
      <w:r w:rsidR="003750EA">
        <w:rPr>
          <w:noProof/>
        </w:rPr>
        <w:t>5</w:t>
      </w:r>
      <w:r w:rsidRPr="009B6CCF">
        <w:rPr>
          <w:lang w:eastAsia="pt-BR"/>
        </w:rPr>
        <w:fldChar w:fldCharType="end"/>
      </w:r>
      <w:r w:rsidRPr="009B6CCF">
        <w:rPr>
          <w:lang w:eastAsia="pt-BR"/>
        </w:rPr>
        <w:t>).</w:t>
      </w:r>
    </w:p>
    <w:p w14:paraId="29619075" w14:textId="77777777" w:rsidR="00610895" w:rsidRPr="009B6CCF" w:rsidRDefault="00610895" w:rsidP="00F26AE0">
      <w:pPr>
        <w:rPr>
          <w:lang w:eastAsia="pt-BR"/>
        </w:rPr>
      </w:pPr>
    </w:p>
    <w:p w14:paraId="618525D5" w14:textId="1C6A5C48" w:rsidR="00F26AE0" w:rsidRPr="009B6CCF" w:rsidRDefault="00F26AE0" w:rsidP="00A6278E">
      <w:pPr>
        <w:pStyle w:val="Legenda"/>
      </w:pPr>
      <w:bookmarkStart w:id="148" w:name="_Ref223084599"/>
      <w:r w:rsidRPr="009B6CCF">
        <w:t xml:space="preserve">Figura </w:t>
      </w:r>
      <w:fldSimple w:instr=" SEQ Figura \* ARABIC ">
        <w:r w:rsidR="003750EA">
          <w:rPr>
            <w:noProof/>
          </w:rPr>
          <w:t>5</w:t>
        </w:r>
      </w:fldSimple>
      <w:bookmarkEnd w:id="148"/>
      <w:r w:rsidRPr="009B6CCF">
        <w:t xml:space="preserve"> – Quadra gerada a partir do CTU/CIATA</w:t>
      </w:r>
    </w:p>
    <w:tbl>
      <w:tblPr>
        <w:tblStyle w:val="Tabelacomgrade"/>
        <w:tblW w:w="0" w:type="auto"/>
        <w:jc w:val="right"/>
        <w:tblLook w:val="04A0" w:firstRow="1" w:lastRow="0" w:firstColumn="1" w:lastColumn="0" w:noHBand="0" w:noVBand="1"/>
      </w:tblPr>
      <w:tblGrid>
        <w:gridCol w:w="9061"/>
      </w:tblGrid>
      <w:tr w:rsidR="00F26AE0" w:rsidRPr="009B6CCF" w14:paraId="19D3641C" w14:textId="77777777" w:rsidTr="00926561">
        <w:trPr>
          <w:jc w:val="right"/>
        </w:trPr>
        <w:tc>
          <w:tcPr>
            <w:tcW w:w="9061" w:type="dxa"/>
          </w:tcPr>
          <w:p w14:paraId="4C093F6F" w14:textId="77777777" w:rsidR="00F26AE0" w:rsidRPr="009B6CCF" w:rsidRDefault="00F26AE0" w:rsidP="00926561">
            <w:pPr>
              <w:keepNext/>
              <w:widowControl w:val="0"/>
              <w:ind w:firstLine="0"/>
              <w:jc w:val="center"/>
            </w:pPr>
            <w:r w:rsidRPr="009B6CCF">
              <w:rPr>
                <w:noProof/>
                <w:lang w:eastAsia="pt-BR"/>
              </w:rPr>
              <w:drawing>
                <wp:inline distT="0" distB="0" distL="0" distR="0" wp14:anchorId="3AF194CE" wp14:editId="60E66C57">
                  <wp:extent cx="5760085" cy="4344306"/>
                  <wp:effectExtent l="0" t="0" r="0" b="0"/>
                  <wp:docPr id="1190490911" name="Imagem 1" descr="Uma imagem contendo 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490911" name="Imagem 1" descr="Uma imagem contendo Gráfico&#10;&#10;O conteúdo gerado por IA pode estar incorreto."/>
                          <pic:cNvPicPr/>
                        </pic:nvPicPr>
                        <pic:blipFill>
                          <a:blip r:embed="rId17">
                            <a:extLst>
                              <a:ext uri="{28A0092B-C50C-407E-A947-70E740481C1C}">
                                <a14:useLocalDpi xmlns:a14="http://schemas.microsoft.com/office/drawing/2010/main" val="0"/>
                              </a:ext>
                            </a:extLst>
                          </a:blip>
                          <a:stretch>
                            <a:fillRect/>
                          </a:stretch>
                        </pic:blipFill>
                        <pic:spPr>
                          <a:xfrm>
                            <a:off x="0" y="0"/>
                            <a:ext cx="5760085" cy="4344306"/>
                          </a:xfrm>
                          <a:prstGeom prst="rect">
                            <a:avLst/>
                          </a:prstGeom>
                        </pic:spPr>
                      </pic:pic>
                    </a:graphicData>
                  </a:graphic>
                </wp:inline>
              </w:drawing>
            </w:r>
          </w:p>
        </w:tc>
      </w:tr>
    </w:tbl>
    <w:p w14:paraId="5DB45765" w14:textId="77777777" w:rsidR="00F26AE0" w:rsidRPr="009B6CCF" w:rsidRDefault="00F26AE0" w:rsidP="00A6278E">
      <w:pPr>
        <w:pStyle w:val="Legenda"/>
      </w:pPr>
      <w:r w:rsidRPr="009B6CCF">
        <w:t>Elaboração: Os autores (2026)</w:t>
      </w:r>
    </w:p>
    <w:p w14:paraId="6A8993A2" w14:textId="77777777" w:rsidR="00F26AE0" w:rsidRPr="009B6CCF" w:rsidRDefault="00F26AE0" w:rsidP="00F26AE0">
      <w:pPr>
        <w:rPr>
          <w:lang w:eastAsia="pt-BR"/>
        </w:rPr>
      </w:pPr>
    </w:p>
    <w:p w14:paraId="43789150" w14:textId="77777777" w:rsidR="00742335" w:rsidRPr="009B6CCF" w:rsidRDefault="00742335" w:rsidP="00F26AE0">
      <w:pPr>
        <w:rPr>
          <w:lang w:eastAsia="pt-BR"/>
        </w:rPr>
      </w:pPr>
    </w:p>
    <w:p w14:paraId="021E36E4" w14:textId="256A5F67" w:rsidR="009E6CCB" w:rsidRPr="009B6CCF" w:rsidRDefault="00C63F8C" w:rsidP="00240662">
      <w:pPr>
        <w:rPr>
          <w:rStyle w:val="bold"/>
        </w:rPr>
      </w:pPr>
      <w:r w:rsidRPr="009B6CCF">
        <w:rPr>
          <w:rStyle w:val="bold"/>
        </w:rPr>
        <w:t>Para transpor essa limitação de precisão posicional e viabilizar a espacialização automatizada, d</w:t>
      </w:r>
      <w:r w:rsidR="00855B23" w:rsidRPr="009B6CCF">
        <w:rPr>
          <w:rStyle w:val="bold"/>
        </w:rPr>
        <w:t>o extenso conjunto de informações definidos pelo Projeto CIATA original e detalhado</w:t>
      </w:r>
      <w:r w:rsidR="00AE7760" w:rsidRPr="009B6CCF">
        <w:rPr>
          <w:rStyle w:val="bold"/>
        </w:rPr>
        <w:t>s</w:t>
      </w:r>
      <w:r w:rsidR="00855B23" w:rsidRPr="009B6CCF">
        <w:rPr>
          <w:rStyle w:val="bold"/>
        </w:rPr>
        <w:t xml:space="preserve"> no Manual do Cadastro Imobiliário – MCI </w:t>
      </w:r>
      <w:r w:rsidR="00855B23" w:rsidRPr="009B6CCF">
        <w:rPr>
          <w:rStyle w:val="bold"/>
        </w:rPr>
        <w:lastRenderedPageBreak/>
        <w:fldChar w:fldCharType="begin"/>
      </w:r>
      <w:r w:rsidR="000B1D95" w:rsidRPr="009B6CCF">
        <w:rPr>
          <w:rStyle w:val="bold"/>
        </w:rPr>
        <w:instrText xml:space="preserve"> ADDIN ZOTERO_ITEM CSL_CITATION {"citationID":"XjKyRfjD","properties":{"formattedCitation":"(SERPRO,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855B23" w:rsidRPr="009B6CCF">
        <w:rPr>
          <w:rStyle w:val="bold"/>
        </w:rPr>
        <w:fldChar w:fldCharType="separate"/>
      </w:r>
      <w:r w:rsidR="000B1D95" w:rsidRPr="009B6CCF">
        <w:rPr>
          <w:rFonts w:cs="Arial"/>
        </w:rPr>
        <w:t>(SERPRO, 2025)</w:t>
      </w:r>
      <w:r w:rsidR="00855B23" w:rsidRPr="009B6CCF">
        <w:rPr>
          <w:rStyle w:val="bold"/>
        </w:rPr>
        <w:fldChar w:fldCharType="end"/>
      </w:r>
      <w:r w:rsidR="00855B23" w:rsidRPr="009B6CCF">
        <w:rPr>
          <w:rStyle w:val="bold"/>
        </w:rPr>
        <w:t xml:space="preserve">, apenas um recorte específico de atributos foi selecionado como essencial para a metodologia de espacialização proposta. Essa seleção justifica-se pela divergência de objetivos: enquanto o projeto original visava uma estrutura multifinalitária com ênfase na administração tributária, o </w:t>
      </w:r>
      <w:r w:rsidR="00855B23" w:rsidRPr="009B6CCF">
        <w:rPr>
          <w:rStyle w:val="bold"/>
          <w:i/>
          <w:iCs/>
        </w:rPr>
        <w:t>SuperCIATA</w:t>
      </w:r>
      <w:r w:rsidR="00855B23" w:rsidRPr="009B6CCF">
        <w:rPr>
          <w:rStyle w:val="bold"/>
        </w:rPr>
        <w:t xml:space="preserve"> prioriza, em sua fase inicial, a viabilização de uma metodologia de georreferenciamento em massa das parcelas urbanas.</w:t>
      </w:r>
    </w:p>
    <w:p w14:paraId="08A1B766" w14:textId="780F6838" w:rsidR="00855B23" w:rsidRPr="009B6CCF" w:rsidRDefault="00855B23" w:rsidP="00240662">
      <w:pPr>
        <w:rPr>
          <w:lang w:eastAsia="pt-BR"/>
        </w:rPr>
      </w:pPr>
      <w:r w:rsidRPr="009B6CCF">
        <w:rPr>
          <w:lang w:eastAsia="pt-BR"/>
        </w:rPr>
        <w:t>Assim, foram isolados apenas os atributos que contribuem diretamente para o processamento geométrico e a integração de bases. Cabe ressaltar que, mesmo em municípios cujos cadastros descritivos não seguem estritamente as diretrizes do CIATA, tais variáveis costumam estar presentes, ainda que sob nomenclaturas ou tipologias distintas, o que confere reprodutibilidade ao modelo.</w:t>
      </w:r>
    </w:p>
    <w:p w14:paraId="3F056F5D" w14:textId="51FD83DE" w:rsidR="00855B23" w:rsidRPr="009B6CCF" w:rsidRDefault="00855B23" w:rsidP="00240662">
      <w:pPr>
        <w:rPr>
          <w:lang w:eastAsia="pt-BR"/>
        </w:rPr>
      </w:pPr>
      <w:r w:rsidRPr="009B6CCF">
        <w:rPr>
          <w:lang w:eastAsia="pt-BR"/>
        </w:rPr>
        <w:t>A estrutura de dados para o intercâmbio de informações, consolidada em formato CSV, é apresentada no</w:t>
      </w:r>
      <w:r w:rsidR="00674124" w:rsidRPr="009B6CCF">
        <w:rPr>
          <w:lang w:eastAsia="pt-BR"/>
        </w:rPr>
        <w:t xml:space="preserve"> </w:t>
      </w:r>
      <w:r w:rsidR="004E0C33" w:rsidRPr="009B6CCF">
        <w:rPr>
          <w:lang w:eastAsia="pt-BR"/>
        </w:rPr>
        <w:fldChar w:fldCharType="begin"/>
      </w:r>
      <w:r w:rsidR="004E0C33" w:rsidRPr="009B6CCF">
        <w:rPr>
          <w:lang w:eastAsia="pt-BR"/>
        </w:rPr>
        <w:instrText xml:space="preserve"> REF _Ref217640619 \h </w:instrText>
      </w:r>
      <w:r w:rsidR="004E0C33" w:rsidRPr="009B6CCF">
        <w:rPr>
          <w:lang w:eastAsia="pt-BR"/>
        </w:rPr>
      </w:r>
      <w:r w:rsidR="004E0C33" w:rsidRPr="009B6CCF">
        <w:rPr>
          <w:lang w:eastAsia="pt-BR"/>
        </w:rPr>
        <w:fldChar w:fldCharType="separate"/>
      </w:r>
      <w:r w:rsidR="003750EA" w:rsidRPr="009B6CCF">
        <w:t xml:space="preserve">Quadro </w:t>
      </w:r>
      <w:r w:rsidR="003750EA">
        <w:rPr>
          <w:noProof/>
        </w:rPr>
        <w:t>6</w:t>
      </w:r>
      <w:r w:rsidR="004E0C33" w:rsidRPr="009B6CCF">
        <w:rPr>
          <w:lang w:eastAsia="pt-BR"/>
        </w:rPr>
        <w:fldChar w:fldCharType="end"/>
      </w:r>
      <w:r w:rsidRPr="009B6CCF">
        <w:rPr>
          <w:lang w:eastAsia="pt-BR"/>
        </w:rPr>
        <w:t xml:space="preserve">. </w:t>
      </w:r>
      <w:r w:rsidR="00B3759B" w:rsidRPr="009B6CCF">
        <w:rPr>
          <w:lang w:eastAsia="pt-BR"/>
        </w:rPr>
        <w:t>Ressalt</w:t>
      </w:r>
      <w:r w:rsidR="00F26DC9" w:rsidRPr="009B6CCF">
        <w:rPr>
          <w:lang w:eastAsia="pt-BR"/>
        </w:rPr>
        <w:t>a</w:t>
      </w:r>
      <w:r w:rsidR="00B3759B" w:rsidRPr="009B6CCF">
        <w:rPr>
          <w:lang w:eastAsia="pt-BR"/>
        </w:rPr>
        <w:t xml:space="preserve">-se que </w:t>
      </w:r>
      <w:r w:rsidR="00B3759B" w:rsidRPr="009B6CCF">
        <w:t>as planilhas ou bancos de dados podem exigir separadores de campos ou de decimais diferentes.</w:t>
      </w:r>
    </w:p>
    <w:p w14:paraId="6B5BAA8A" w14:textId="60CE7E80" w:rsidR="00664645" w:rsidRPr="009B6CCF" w:rsidRDefault="00664645" w:rsidP="00A6278E">
      <w:pPr>
        <w:pStyle w:val="Legenda"/>
      </w:pPr>
      <w:bookmarkStart w:id="149" w:name="_Ref217640619"/>
      <w:r w:rsidRPr="009B6CCF">
        <w:t xml:space="preserve">Quadro </w:t>
      </w:r>
      <w:fldSimple w:instr=" SEQ Quadro \* ARABIC ">
        <w:r w:rsidR="003750EA">
          <w:rPr>
            <w:noProof/>
          </w:rPr>
          <w:t>6</w:t>
        </w:r>
      </w:fldSimple>
      <w:bookmarkEnd w:id="149"/>
      <w:r w:rsidR="004B4D10" w:rsidRPr="009B6CCF">
        <w:t xml:space="preserve"> –</w:t>
      </w:r>
      <w:r w:rsidRPr="009B6CCF">
        <w:t xml:space="preserve"> Cabeçalho do arquivo CSV CIATA</w:t>
      </w:r>
    </w:p>
    <w:tbl>
      <w:tblPr>
        <w:tblStyle w:val="Tabelacomgrade"/>
        <w:tblW w:w="0" w:type="auto"/>
        <w:tblLook w:val="04A0" w:firstRow="1" w:lastRow="0" w:firstColumn="1" w:lastColumn="0" w:noHBand="0" w:noVBand="1"/>
      </w:tblPr>
      <w:tblGrid>
        <w:gridCol w:w="9061"/>
      </w:tblGrid>
      <w:tr w:rsidR="00BA7A25" w:rsidRPr="009B6CCF" w14:paraId="4850A2BD" w14:textId="77777777" w:rsidTr="00BA7A25">
        <w:tc>
          <w:tcPr>
            <w:tcW w:w="9061" w:type="dxa"/>
          </w:tcPr>
          <w:p w14:paraId="63AB93C4" w14:textId="680DE5E7" w:rsidR="00BA7A25" w:rsidRPr="009B6CCF" w:rsidRDefault="00BA7A25" w:rsidP="00857BE5">
            <w:pPr>
              <w:pStyle w:val="Codigo"/>
            </w:pPr>
            <w:r w:rsidRPr="009B6CCF">
              <w:t xml:space="preserve">COD_MUNICIPIO; COD_UNICO_ENDERECO; </w:t>
            </w:r>
            <w:r w:rsidR="00396D48" w:rsidRPr="009B6CCF">
              <w:t>2.2.2.3</w:t>
            </w:r>
            <w:r w:rsidR="00396D48" w:rsidRPr="009B6CCF">
              <w:tab/>
              <w:t>NUM_QUADRA</w:t>
            </w:r>
            <w:r w:rsidRPr="009B6CCF">
              <w:t>; NOM_LOGRADOURO; NUM_ENDERECO; NOM_LOGRADOURO_ADJACENTE;</w:t>
            </w:r>
            <w:r w:rsidR="00857BE5" w:rsidRPr="009B6CCF">
              <w:t xml:space="preserve"> </w:t>
            </w:r>
            <w:r w:rsidRPr="009B6CCF">
              <w:t>DIM_TESTADA; DIM_PROFUNDIDADE</w:t>
            </w:r>
            <w:r w:rsidR="0089785C" w:rsidRPr="009B6CCF">
              <w:t>; AREA</w:t>
            </w:r>
            <w:r w:rsidR="00F00D82" w:rsidRPr="009B6CCF">
              <w:t>;</w:t>
            </w:r>
          </w:p>
        </w:tc>
      </w:tr>
    </w:tbl>
    <w:p w14:paraId="6D89ABC7" w14:textId="556ED0D6" w:rsidR="00AD6C1E" w:rsidRPr="009B6CCF" w:rsidRDefault="00AD6C1E" w:rsidP="00A6278E">
      <w:pPr>
        <w:pStyle w:val="Legenda"/>
      </w:pPr>
      <w:r w:rsidRPr="009B6CCF">
        <w:t>Elaboração: Os autores</w:t>
      </w:r>
      <w:r w:rsidR="0063382C" w:rsidRPr="009B6CCF">
        <w:t xml:space="preserve"> (2025)</w:t>
      </w:r>
    </w:p>
    <w:p w14:paraId="02B37531" w14:textId="77777777" w:rsidR="005C16DD" w:rsidRPr="009B6CCF" w:rsidRDefault="005C16DD" w:rsidP="00BC3196"/>
    <w:p w14:paraId="307453CE" w14:textId="4C01A09D" w:rsidR="00BC3196" w:rsidRPr="009B6CCF" w:rsidRDefault="009D71AF" w:rsidP="001C0C71">
      <w:r w:rsidRPr="009B6CCF">
        <w:t xml:space="preserve">Abaixo </w:t>
      </w:r>
      <w:r w:rsidR="00EB7A74" w:rsidRPr="009B6CCF">
        <w:t>detalham-se</w:t>
      </w:r>
      <w:r w:rsidRPr="009B6CCF">
        <w:t xml:space="preserve"> os atributos do CIATA original necessários para o preenchimento das tabelas que possibilitam a conexão entre os domínios CIATA e CNEFE. </w:t>
      </w:r>
      <w:r w:rsidR="00BC3196" w:rsidRPr="009B6CCF">
        <w:t xml:space="preserve">Todas as informações foram adaptadas do Boletim de Cadastro Imobiliário – BCI – do Manual do Cadastro Imobiliário do Projeto CIATA </w:t>
      </w:r>
      <w:r w:rsidR="00BC3196" w:rsidRPr="009B6CCF">
        <w:fldChar w:fldCharType="begin"/>
      </w:r>
      <w:r w:rsidR="000B1D95" w:rsidRPr="009B6CCF">
        <w:instrText xml:space="preserve"> ADDIN ZOTERO_ITEM CSL_CITATION {"citationID":"7RiStnsO","properties":{"formattedCitation":"(SERPRO,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BC3196" w:rsidRPr="009B6CCF">
        <w:fldChar w:fldCharType="separate"/>
      </w:r>
      <w:r w:rsidR="000B1D95" w:rsidRPr="009B6CCF">
        <w:rPr>
          <w:rFonts w:cs="Arial"/>
        </w:rPr>
        <w:t>(SERPRO, 2025)</w:t>
      </w:r>
      <w:r w:rsidR="00BC3196" w:rsidRPr="009B6CCF">
        <w:fldChar w:fldCharType="end"/>
      </w:r>
      <w:r w:rsidR="00BC3196" w:rsidRPr="009B6CCF">
        <w:t xml:space="preserve">. </w:t>
      </w:r>
    </w:p>
    <w:p w14:paraId="6EC460A9" w14:textId="77777777" w:rsidR="00B63AA3" w:rsidRPr="00853FDB" w:rsidRDefault="00B63AA3" w:rsidP="004E1CB8">
      <w:pPr>
        <w:pStyle w:val="Ttulo4"/>
        <w:rPr>
          <w:color w:val="FF0000"/>
          <w:rPrChange w:id="150" w:author="Carlos" w:date="2026-03-18T09:20:00Z">
            <w:rPr/>
          </w:rPrChange>
        </w:rPr>
      </w:pPr>
      <w:commentRangeStart w:id="151"/>
      <w:r w:rsidRPr="00853FDB">
        <w:rPr>
          <w:color w:val="FF0000"/>
          <w:rPrChange w:id="152" w:author="Carlos" w:date="2026-03-18T09:20:00Z">
            <w:rPr/>
          </w:rPrChange>
        </w:rPr>
        <w:t>COD_MUNICIPIO</w:t>
      </w:r>
    </w:p>
    <w:p w14:paraId="7EBD1C4A" w14:textId="77777777" w:rsidR="00B63AA3" w:rsidRPr="009B6CCF" w:rsidRDefault="00B63AA3" w:rsidP="00B63AA3">
      <w:r w:rsidRPr="009B6CCF">
        <w:rPr>
          <w:b/>
          <w:bCs/>
        </w:rPr>
        <w:t>Descrição:</w:t>
      </w:r>
      <w:r w:rsidRPr="009B6CCF">
        <w:rPr>
          <w:b/>
          <w:bCs/>
        </w:rPr>
        <w:tab/>
      </w:r>
      <w:r w:rsidRPr="009B6CCF">
        <w:t>Código do município</w:t>
      </w:r>
    </w:p>
    <w:p w14:paraId="37F34E7A" w14:textId="77777777" w:rsidR="00B63AA3" w:rsidRPr="009B6CCF" w:rsidRDefault="00B63AA3" w:rsidP="00B63AA3">
      <w:r w:rsidRPr="009B6CCF">
        <w:rPr>
          <w:b/>
          <w:bCs/>
        </w:rPr>
        <w:t>Origem:</w:t>
      </w:r>
      <w:r w:rsidRPr="009B6CCF">
        <w:rPr>
          <w:b/>
          <w:bCs/>
        </w:rPr>
        <w:tab/>
      </w:r>
      <w:r w:rsidRPr="009B6CCF">
        <w:t>Atribuído pelo Serpro ou Tabela de códigos do IBGE</w:t>
      </w:r>
    </w:p>
    <w:p w14:paraId="0C166116" w14:textId="77777777" w:rsidR="00B63AA3" w:rsidRPr="009B6CCF" w:rsidRDefault="00B63AA3" w:rsidP="00B63AA3">
      <w:r w:rsidRPr="009B6CCF">
        <w:rPr>
          <w:b/>
          <w:bCs/>
        </w:rPr>
        <w:t>Objetivo:</w:t>
      </w:r>
      <w:r w:rsidRPr="009B6CCF">
        <w:rPr>
          <w:b/>
          <w:bCs/>
        </w:rPr>
        <w:tab/>
      </w:r>
      <w:r w:rsidRPr="009B6CCF">
        <w:t>Identificar univocamente a municipalidade em bases de dados integrados e assegurar a unicidade da chave primária em contextos de múltiplos municípios.</w:t>
      </w:r>
    </w:p>
    <w:p w14:paraId="51973666" w14:textId="5E1528C4" w:rsidR="00B63AA3" w:rsidRPr="009B6CCF" w:rsidRDefault="00B63AA3" w:rsidP="00B63AA3">
      <w:r w:rsidRPr="009B6CCF">
        <w:rPr>
          <w:b/>
          <w:bCs/>
        </w:rPr>
        <w:t>Notas:</w:t>
      </w:r>
      <w:r w:rsidRPr="009B6CCF">
        <w:rPr>
          <w:b/>
          <w:bCs/>
        </w:rPr>
        <w:tab/>
      </w:r>
      <w:r w:rsidRPr="009B6CCF">
        <w:t>Esse atributo é opcional quando o banco de dados contém dados de apenas um município, mas recomenda-se mantê-lo para garantir que o COD_UNICO_ENDERECO funcione efetivamente como chave primária no contexto dos municípios brasileiros.</w:t>
      </w:r>
      <w:commentRangeEnd w:id="151"/>
      <w:r w:rsidR="00853FDB" w:rsidRPr="009B6CCF">
        <w:rPr>
          <w:rStyle w:val="Refdecomentrio"/>
          <w:sz w:val="24"/>
          <w:szCs w:val="22"/>
        </w:rPr>
        <w:commentReference w:id="151"/>
      </w:r>
    </w:p>
    <w:p w14:paraId="310EC3BE" w14:textId="699DECF3" w:rsidR="00B63AA3" w:rsidRPr="009B6CCF" w:rsidRDefault="00B63AA3" w:rsidP="00B63AA3">
      <w:r w:rsidRPr="009B6CCF">
        <w:lastRenderedPageBreak/>
        <w:t xml:space="preserve">Historicamente, essa codificação era atribuída pelo Serpro (Serviço Federal de Processamento de Dados), porém, atualmente, a adoção do padrão IBGE </w:t>
      </w:r>
      <w:r w:rsidRPr="009B6CCF">
        <w:fldChar w:fldCharType="begin"/>
      </w:r>
      <w:r w:rsidR="004975CD" w:rsidRPr="009B6CCF">
        <w:instrText xml:space="preserve"> ADDIN ZOTERO_ITEM CSL_CITATION {"citationID":"qywhqZfx","properties":{"formattedCitation":"(IBGE, 2025)","plainCitation":"(IBGE, 2025)","dontUpdate":true,"noteIndex":0},"citationItems":[{"id":276,"uris":["http://zotero.org/users/15531986/items/D2MNDCK8"],"itemData":{"id":276,"type":"webpage","title":"Códigos dos Municípios | IBGE","title-short":"IBGE","URL":"https://www.ibge.gov.br/explica/codigos-dos-municipios.php","author":[{"family":"IBGE","given":""}],"accessed":{"date-parts":[["2025",11,17]]},"issued":{"date-parts":[["2025"]]}}}],"schema":"https://github.com/citation-style-language/schema/raw/master/csl-citation.json"} </w:instrText>
      </w:r>
      <w:r w:rsidRPr="009B6CCF">
        <w:fldChar w:fldCharType="separate"/>
      </w:r>
      <w:r w:rsidRPr="009B6CCF">
        <w:rPr>
          <w:rFonts w:cs="Arial"/>
        </w:rPr>
        <w:t>(2025a)</w:t>
      </w:r>
      <w:r w:rsidRPr="009B6CCF">
        <w:fldChar w:fldCharType="end"/>
      </w:r>
      <w:r w:rsidRPr="009B6CCF">
        <w:t xml:space="preserve"> é a prática recomendada para assegurar a interoperabilidade com o CNEFE e outras infraestruturas de dados nacionais. </w:t>
      </w:r>
    </w:p>
    <w:p w14:paraId="0121C986" w14:textId="77777777" w:rsidR="00B63AA3" w:rsidRPr="00853FDB" w:rsidRDefault="00B63AA3" w:rsidP="004E1CB8">
      <w:pPr>
        <w:pStyle w:val="Ttulo4"/>
        <w:rPr>
          <w:color w:val="FF0000"/>
          <w:rPrChange w:id="153" w:author="Carlos" w:date="2026-03-18T09:20:00Z">
            <w:rPr/>
          </w:rPrChange>
        </w:rPr>
      </w:pPr>
      <w:r w:rsidRPr="00853FDB">
        <w:rPr>
          <w:color w:val="FF0000"/>
          <w:rPrChange w:id="154" w:author="Carlos" w:date="2026-03-18T09:20:00Z">
            <w:rPr/>
          </w:rPrChange>
        </w:rPr>
        <w:t>COD_UNICO_ENDERECO</w:t>
      </w:r>
    </w:p>
    <w:p w14:paraId="083CCFC8" w14:textId="77777777" w:rsidR="00B63AA3" w:rsidRPr="009B6CCF" w:rsidRDefault="00B63AA3" w:rsidP="00B63AA3">
      <w:r w:rsidRPr="009B6CCF">
        <w:rPr>
          <w:b/>
          <w:bCs/>
        </w:rPr>
        <w:t>Descrição:</w:t>
      </w:r>
      <w:r w:rsidRPr="009B6CCF">
        <w:rPr>
          <w:b/>
          <w:bCs/>
        </w:rPr>
        <w:tab/>
      </w:r>
      <w:r w:rsidRPr="009B6CCF">
        <w:t>Identificação única da parcela</w:t>
      </w:r>
    </w:p>
    <w:p w14:paraId="1FFBE4AE" w14:textId="77777777" w:rsidR="00B63AA3" w:rsidRPr="009B6CCF" w:rsidRDefault="00B63AA3" w:rsidP="00B63AA3">
      <w:r w:rsidRPr="009B6CCF">
        <w:rPr>
          <w:b/>
          <w:bCs/>
        </w:rPr>
        <w:t>Origem:</w:t>
      </w:r>
      <w:r w:rsidRPr="009B6CCF">
        <w:rPr>
          <w:b/>
          <w:bCs/>
        </w:rPr>
        <w:tab/>
      </w:r>
      <w:r w:rsidRPr="009B6CCF">
        <w:t>Quadro 02, Item 03 do Boletim de Cadastro Imobiliário – BCI</w:t>
      </w:r>
    </w:p>
    <w:p w14:paraId="1D80AEF5" w14:textId="77777777" w:rsidR="00B63AA3" w:rsidRPr="009B6CCF" w:rsidRDefault="00B63AA3" w:rsidP="00B63AA3">
      <w:r w:rsidRPr="009B6CCF">
        <w:rPr>
          <w:b/>
          <w:bCs/>
        </w:rPr>
        <w:t>Objetivo:</w:t>
      </w:r>
      <w:r w:rsidRPr="009B6CCF">
        <w:rPr>
          <w:b/>
          <w:bCs/>
        </w:rPr>
        <w:tab/>
      </w:r>
      <w:r w:rsidRPr="009B6CCF">
        <w:t>Permitir a atualização dos dados do cadastro municipal após o processo de georreferenciamento</w:t>
      </w:r>
    </w:p>
    <w:p w14:paraId="6CC4B0A0" w14:textId="1B222EA9" w:rsidR="00B63AA3" w:rsidRPr="009B6CCF" w:rsidRDefault="00B63AA3" w:rsidP="00B63AA3">
      <w:r w:rsidRPr="009B6CCF">
        <w:rPr>
          <w:b/>
          <w:bCs/>
        </w:rPr>
        <w:t>Notas:</w:t>
      </w:r>
      <w:r w:rsidRPr="009B6CCF">
        <w:rPr>
          <w:b/>
          <w:bCs/>
        </w:rPr>
        <w:tab/>
      </w:r>
      <w:r w:rsidRPr="009B6CCF">
        <w:t>Toda tabela em um banco de dados relacional deve possuir obrigatoriamente um identificador único, tecnicamente denominado chave primária (</w:t>
      </w:r>
      <w:r w:rsidRPr="009B6CCF">
        <w:rPr>
          <w:i/>
          <w:iCs/>
        </w:rPr>
        <w:t>primary key</w:t>
      </w:r>
      <w:r w:rsidRPr="009B6CCF">
        <w:t xml:space="preserve">) </w:t>
      </w:r>
      <w:r w:rsidRPr="009B6CCF">
        <w:fldChar w:fldCharType="begin"/>
      </w:r>
      <w:r w:rsidR="004975CD" w:rsidRPr="009B6CCF">
        <w:instrText xml:space="preserve"> ADDIN ZOTERO_ITEM CSL_CITATION {"citationID":"eLkTo5uO","properties":{"formattedCitation":"(Date, 2004)","plainCitation":"(Date, 2004)","noteIndex":0},"citationItems":[{"id":53,"uris":["http://zotero.org/users/15531986/items/MLI4PGDQ"],"itemData":{"id":53,"type":"book","ISBN":"978-85-352-1273-0","language":"pt-BR","publisher":"Elsevier","source":"Câmara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rsidRPr="009B6CCF">
        <w:fldChar w:fldCharType="separate"/>
      </w:r>
      <w:r w:rsidRPr="009B6CCF">
        <w:rPr>
          <w:rFonts w:cs="Arial"/>
        </w:rPr>
        <w:t>(Date, 2004)</w:t>
      </w:r>
      <w:r w:rsidRPr="009B6CCF">
        <w:fldChar w:fldCharType="end"/>
      </w:r>
      <w:r w:rsidRPr="009B6CCF">
        <w:t>, para cada registro existente. Não é diferente nos sistemas de cadastro territorial, que igualmente necessitam de um mecanismo para individualizar cada parcela do território.</w:t>
      </w:r>
    </w:p>
    <w:p w14:paraId="50B8D47C" w14:textId="77777777" w:rsidR="00B63AA3" w:rsidRPr="009B6CCF" w:rsidRDefault="00B63AA3" w:rsidP="00B63AA3">
      <w:r w:rsidRPr="009B6CCF">
        <w:t xml:space="preserve">Para atender à necessidade de um identificador único de parcelas territoriais do Brasil, a Receita Federal do Brasil publicou a Instrução Normativa nº 2030/2021 que instituiu o Código Imobiliário Brasileiro – CIB e disponibilizou a estrutura necessária à sua implementação. No Parágrafo único do Art. 1º a IN 2030/2021 explica que: </w:t>
      </w:r>
    </w:p>
    <w:p w14:paraId="5DBC7FEC" w14:textId="77777777" w:rsidR="00B63AA3" w:rsidRPr="009B6CCF" w:rsidRDefault="00B63AA3" w:rsidP="00B63AA3">
      <w:pPr>
        <w:pStyle w:val="Citao"/>
      </w:pPr>
      <w:r w:rsidRPr="009B6CCF">
        <w:t>Art. 1º Esta Instrução Normativa institui o Cadastro Imobiliário Brasileiro (CIB), que integrará o Sistema Nacional de Gestão de Informações Territoriais (Sinter).</w:t>
      </w:r>
    </w:p>
    <w:p w14:paraId="238469A3" w14:textId="77777777" w:rsidR="00B63AA3" w:rsidRPr="009B6CCF" w:rsidRDefault="00B63AA3" w:rsidP="00B63AA3">
      <w:pPr>
        <w:pStyle w:val="Citao"/>
      </w:pPr>
      <w:r w:rsidRPr="009B6CCF">
        <w:t>Parágrafo único. O CIB agrega informações cadastrais das unidades imobiliárias rurais e urbanas, públicas ou privadas, inscritas nos respectivos cadastros de origem, localizadas no território nacional, em seu subsolo, no mar territorial ou em zona econômica exclusiva.</w:t>
      </w:r>
    </w:p>
    <w:p w14:paraId="29D55115" w14:textId="77777777" w:rsidR="00B63AA3" w:rsidRPr="009B6CCF" w:rsidRDefault="00B63AA3" w:rsidP="00B63AA3">
      <w:r w:rsidRPr="009B6CCF">
        <w:t>E no artigo 4º:</w:t>
      </w:r>
    </w:p>
    <w:p w14:paraId="77945550" w14:textId="77777777" w:rsidR="00B63AA3" w:rsidRPr="009B6CCF" w:rsidRDefault="00B63AA3" w:rsidP="00B63AA3">
      <w:pPr>
        <w:pStyle w:val="Citao"/>
      </w:pPr>
      <w:r w:rsidRPr="009B6CCF">
        <w:t>Art. 4º A inscrição no CIB consiste na atribuição, a cada unidade imobiliária, de um código identificador unívoco, denominado código CIB, formado por 7 (sete) caracteres alfanuméricos e um dígito verificador, com a estrutura "AAAAAAA-D", válido em âmbito nacional.</w:t>
      </w:r>
    </w:p>
    <w:p w14:paraId="1099D13B" w14:textId="77777777" w:rsidR="00B63AA3" w:rsidRPr="009B6CCF" w:rsidRDefault="00B63AA3" w:rsidP="00B63AA3">
      <w:r w:rsidRPr="009B6CCF">
        <w:t xml:space="preserve">Com a edição da Lei Complementar 214/2025, já na esteira da Reforma Tributária de Consumo, o CIB teve sua importância ressaltada. Os artigos 59 e 265 da Lcp 214/2025 determinam que: </w:t>
      </w:r>
    </w:p>
    <w:p w14:paraId="77FC7EF3" w14:textId="77777777" w:rsidR="00B63AA3" w:rsidRPr="009B6CCF" w:rsidRDefault="00B63AA3" w:rsidP="00B63AA3">
      <w:pPr>
        <w:pStyle w:val="Citao"/>
      </w:pPr>
      <w:r w:rsidRPr="009B6CCF">
        <w:lastRenderedPageBreak/>
        <w:t>Art. 59. As pessoas físicas e jurídicas e as entidades sem personalidade jurídica sujeitas ao IBS e à CBS são obrigadas a se registrar em cadastro com identificação única, observado o disposto nas alíneas “a” e “b” do inciso I do § 3º do art. 11 desta Lei Complementar.</w:t>
      </w:r>
    </w:p>
    <w:p w14:paraId="2C9F2B29" w14:textId="77777777" w:rsidR="00B63AA3" w:rsidRPr="009B6CCF" w:rsidRDefault="00B63AA3" w:rsidP="00B63AA3">
      <w:pPr>
        <w:pStyle w:val="Citao"/>
      </w:pPr>
      <w:r w:rsidRPr="009B6CCF">
        <w:t>§ 1º Para efeitos do disposto no caput deste artigo, consideram-se os seguintes cadastros administrados pela RFB:</w:t>
      </w:r>
    </w:p>
    <w:p w14:paraId="71479989" w14:textId="77777777" w:rsidR="00B63AA3" w:rsidRPr="009B6CCF" w:rsidRDefault="00B63AA3" w:rsidP="00B63AA3">
      <w:pPr>
        <w:pStyle w:val="Citao"/>
      </w:pPr>
      <w:r w:rsidRPr="009B6CCF">
        <w:t>...</w:t>
      </w:r>
    </w:p>
    <w:p w14:paraId="62DA0E36" w14:textId="77777777" w:rsidR="00B63AA3" w:rsidRPr="009B6CCF" w:rsidRDefault="00B63AA3" w:rsidP="00B63AA3">
      <w:pPr>
        <w:pStyle w:val="Citao"/>
      </w:pPr>
      <w:r w:rsidRPr="009B6CCF">
        <w:t>III - de imóveis rurais e urbanos, o Cadastro Imobiliário Brasileiro (CIB).</w:t>
      </w:r>
    </w:p>
    <w:p w14:paraId="626007C1" w14:textId="77777777" w:rsidR="00B63AA3" w:rsidRPr="009B6CCF" w:rsidRDefault="00B63AA3" w:rsidP="00B63AA3">
      <w:pPr>
        <w:pStyle w:val="Citao"/>
      </w:pPr>
      <w:r w:rsidRPr="009B6CCF">
        <w:t>...</w:t>
      </w:r>
    </w:p>
    <w:p w14:paraId="191664A9" w14:textId="77777777" w:rsidR="00B63AA3" w:rsidRPr="009B6CCF" w:rsidRDefault="00B63AA3" w:rsidP="00B63AA3">
      <w:pPr>
        <w:pStyle w:val="Citao"/>
      </w:pPr>
      <w:r w:rsidRPr="009B6CCF">
        <w:t>Art. 265. Os bens imóveis urbanos e rurais de que trata esta Seção deverão ser inscritos no CIB, integrante do Sinter, de que trata o inciso III do § 1º do art. 59 desta Lei Complementar.</w:t>
      </w:r>
    </w:p>
    <w:p w14:paraId="0B20704E" w14:textId="77777777" w:rsidR="00B63AA3" w:rsidRPr="009B6CCF" w:rsidRDefault="00B63AA3" w:rsidP="00B63AA3">
      <w:pPr>
        <w:pStyle w:val="Citao"/>
      </w:pPr>
      <w:r w:rsidRPr="009B6CCF">
        <w:t>§ 1º O CIB é o inventário dos bens imóveis urbanos e rurais constituído com dados enviados pelos cadastros de origem, que deverão atender aos critérios de atribuição do código de inscrição no CIB.</w:t>
      </w:r>
    </w:p>
    <w:p w14:paraId="768109B1" w14:textId="77777777" w:rsidR="00B63AA3" w:rsidRPr="009B6CCF" w:rsidRDefault="00B63AA3" w:rsidP="00B63AA3">
      <w:pPr>
        <w:pStyle w:val="Citao"/>
      </w:pPr>
      <w:r w:rsidRPr="009B6CCF">
        <w:t>§ 2º O CIB deverá constar obrigatoriamente de todos os documentos relativos à obra de construção civil expedidos pelo Município.</w:t>
      </w:r>
    </w:p>
    <w:p w14:paraId="4F5DD5B1" w14:textId="77777777" w:rsidR="00B63AA3" w:rsidRPr="009B6CCF" w:rsidRDefault="00B63AA3" w:rsidP="00B63AA3">
      <w:r w:rsidRPr="009B6CCF">
        <w:t>Em termos técnicos e sob a ótica da Ciência de Dados, o CIB é um código semi-aleatório e sem cognição, ou seja, um identificador cuja estrutura não carrega significado explícito sobre o objeto representado.</w:t>
      </w:r>
    </w:p>
    <w:p w14:paraId="5DDBD405" w14:textId="77777777" w:rsidR="00B63AA3" w:rsidRPr="009B6CCF" w:rsidRDefault="00B63AA3" w:rsidP="00B63AA3">
      <w:r w:rsidRPr="009B6CCF">
        <w:t xml:space="preserve">O processo de atribuição do CIB, no âmbito do Sistema Nacional de Gestão de Informações Territoriais – SINTER ainda está em andamento e constitui um grande desafio nesse ano de 2026. </w:t>
      </w:r>
    </w:p>
    <w:p w14:paraId="5561B329" w14:textId="77777777" w:rsidR="00B63AA3" w:rsidRPr="009B6CCF" w:rsidRDefault="00B63AA3" w:rsidP="00B63AA3">
      <w:r w:rsidRPr="009B6CCF">
        <w:t>A criação do CIB resolve o problema do identificador único em novos sistemas, mas ele não existia quando os primeiros cadastros, baseados no CIATA, foram desenvolvidos.</w:t>
      </w:r>
    </w:p>
    <w:p w14:paraId="20230297" w14:textId="3E6B70C7" w:rsidR="00B63AA3" w:rsidRPr="009B6CCF" w:rsidRDefault="00B63AA3" w:rsidP="00B63AA3">
      <w:r w:rsidRPr="009B6CCF">
        <w:t>No CIATA o identificador único é cognitivo e é resultado de uma concatenação de valores (</w:t>
      </w:r>
      <w:fldSimple w:instr=" REF _Ref219188058 ">
        <w:r w:rsidR="003750EA" w:rsidRPr="009B6CCF">
          <w:t xml:space="preserve">Quadro </w:t>
        </w:r>
        <w:r w:rsidR="003750EA">
          <w:rPr>
            <w:noProof/>
          </w:rPr>
          <w:t>7</w:t>
        </w:r>
      </w:fldSimple>
      <w:r w:rsidRPr="009B6CCF">
        <w:t xml:space="preserve"> e </w:t>
      </w:r>
      <w:fldSimple w:instr=" REF _Ref219188068 ">
        <w:r w:rsidR="003750EA" w:rsidRPr="009B6CCF">
          <w:t xml:space="preserve">Quadro </w:t>
        </w:r>
        <w:r w:rsidR="003750EA">
          <w:rPr>
            <w:noProof/>
          </w:rPr>
          <w:t>8</w:t>
        </w:r>
      </w:fldSimple>
      <w:r w:rsidRPr="009B6CCF">
        <w:t xml:space="preserve">). Assim, para cada parcela/lote (ver item </w:t>
      </w:r>
      <w:fldSimple w:instr=" REF _Ref219188127 \r ">
        <w:r w:rsidR="003750EA">
          <w:t>2.3.2</w:t>
        </w:r>
      </w:fldSimple>
      <w:r w:rsidRPr="009B6CCF">
        <w:t>) do cadastro municipal foi atribuída uma chave derivada das próprias informações cadastrais, caracterizando um código cognitivo, dependente da organização territorial.</w:t>
      </w:r>
    </w:p>
    <w:p w14:paraId="48467A13" w14:textId="4429272A" w:rsidR="00B63AA3" w:rsidRPr="009B6CCF" w:rsidRDefault="00B63AA3" w:rsidP="00A6278E">
      <w:pPr>
        <w:pStyle w:val="Legenda"/>
      </w:pPr>
      <w:bookmarkStart w:id="155" w:name="_Ref219188058"/>
      <w:r w:rsidRPr="009B6CCF">
        <w:lastRenderedPageBreak/>
        <w:t xml:space="preserve">Quadro </w:t>
      </w:r>
      <w:fldSimple w:instr=" SEQ Quadro \* ARABIC ">
        <w:r w:rsidR="003750EA">
          <w:rPr>
            <w:noProof/>
          </w:rPr>
          <w:t>7</w:t>
        </w:r>
      </w:fldSimple>
      <w:bookmarkEnd w:id="155"/>
      <w:r w:rsidR="004B4D10" w:rsidRPr="009B6CCF">
        <w:t xml:space="preserve"> –</w:t>
      </w:r>
      <w:r w:rsidRPr="009B6CCF">
        <w:t xml:space="preserve"> Formação da chave primária no padrão CIATA</w:t>
      </w:r>
    </w:p>
    <w:tbl>
      <w:tblPr>
        <w:tblStyle w:val="Tabelacomgrade"/>
        <w:tblW w:w="0" w:type="auto"/>
        <w:tblLook w:val="04A0" w:firstRow="1" w:lastRow="0" w:firstColumn="1" w:lastColumn="0" w:noHBand="0" w:noVBand="1"/>
      </w:tblPr>
      <w:tblGrid>
        <w:gridCol w:w="9061"/>
      </w:tblGrid>
      <w:tr w:rsidR="00B63AA3" w:rsidRPr="009B6CCF" w14:paraId="60782152" w14:textId="77777777" w:rsidTr="00926561">
        <w:tc>
          <w:tcPr>
            <w:tcW w:w="9061" w:type="dxa"/>
          </w:tcPr>
          <w:p w14:paraId="52C60FD4" w14:textId="77777777" w:rsidR="00B63AA3" w:rsidRPr="009B6CCF" w:rsidRDefault="00B63AA3" w:rsidP="008910A4">
            <w:pPr>
              <w:keepNext/>
              <w:widowControl w:val="0"/>
              <w:ind w:hanging="120"/>
              <w:jc w:val="center"/>
              <w:rPr>
                <w:rFonts w:cs="Arial"/>
              </w:rPr>
            </w:pPr>
            <w:r w:rsidRPr="009B6CCF">
              <w:rPr>
                <w:rFonts w:cs="Arial"/>
                <w:b/>
                <w:bCs/>
              </w:rPr>
              <w:t>Município</w:t>
            </w:r>
            <w:r w:rsidRPr="009B6CCF">
              <w:rPr>
                <w:rStyle w:val="Refdenotaderodap"/>
              </w:rPr>
              <w:footnoteReference w:id="4"/>
            </w:r>
            <w:r w:rsidRPr="009B6CCF">
              <w:rPr>
                <w:rFonts w:cs="Arial"/>
                <w:b/>
                <w:bCs/>
              </w:rPr>
              <w:t xml:space="preserve"> + Distrito + Setor + Quadra + Lote</w:t>
            </w:r>
          </w:p>
          <w:p w14:paraId="135A2B8F" w14:textId="77777777" w:rsidR="00B63AA3" w:rsidRPr="009B6CCF" w:rsidRDefault="00B63AA3" w:rsidP="008910A4">
            <w:pPr>
              <w:keepNext/>
              <w:widowControl w:val="0"/>
              <w:ind w:firstLine="0"/>
              <w:jc w:val="center"/>
              <w:rPr>
                <w:rFonts w:cs="Arial"/>
              </w:rPr>
            </w:pPr>
          </w:p>
          <w:p w14:paraId="0545C3E0" w14:textId="77777777" w:rsidR="00B63AA3" w:rsidRPr="009B6CCF" w:rsidRDefault="00B63AA3" w:rsidP="008910A4">
            <w:pPr>
              <w:keepNext/>
              <w:widowControl w:val="0"/>
              <w:ind w:firstLine="0"/>
              <w:jc w:val="center"/>
              <w:rPr>
                <w:rFonts w:cs="Arial"/>
              </w:rPr>
            </w:pPr>
            <w:r w:rsidRPr="009B6CCF">
              <w:rPr>
                <w:rFonts w:cs="Arial"/>
                <w:b/>
                <w:bCs/>
              </w:rPr>
              <w:t>MMMMMMM.DD.</w:t>
            </w:r>
            <w:commentRangeStart w:id="156"/>
            <w:r w:rsidRPr="009B6CCF">
              <w:rPr>
                <w:rFonts w:cs="Arial"/>
                <w:b/>
                <w:bCs/>
              </w:rPr>
              <w:t>SS</w:t>
            </w:r>
            <w:commentRangeEnd w:id="156"/>
            <w:r w:rsidR="00853FDB" w:rsidRPr="009B6CCF">
              <w:rPr>
                <w:rStyle w:val="Refdecomentrio"/>
                <w:rFonts w:cs="Arial"/>
                <w:b/>
                <w:bCs/>
                <w:sz w:val="24"/>
                <w:szCs w:val="22"/>
              </w:rPr>
              <w:commentReference w:id="156"/>
            </w:r>
            <w:r w:rsidRPr="009B6CCF">
              <w:rPr>
                <w:rFonts w:cs="Arial"/>
                <w:b/>
                <w:bCs/>
              </w:rPr>
              <w:t>.QQQ.LLLL</w:t>
            </w:r>
          </w:p>
        </w:tc>
      </w:tr>
    </w:tbl>
    <w:p w14:paraId="7BA3226C" w14:textId="77777777" w:rsidR="00B63AA3" w:rsidRPr="009B6CCF" w:rsidRDefault="00B63AA3" w:rsidP="00A6278E">
      <w:pPr>
        <w:pStyle w:val="Legenda"/>
      </w:pPr>
      <w:r w:rsidRPr="009B6CCF">
        <w:t>Elaboração: Os autores (2025)</w:t>
      </w:r>
    </w:p>
    <w:p w14:paraId="3C6C8F0F" w14:textId="77777777" w:rsidR="00B63AA3" w:rsidRPr="009B6CCF" w:rsidRDefault="00B63AA3" w:rsidP="00A6278E">
      <w:pPr>
        <w:pStyle w:val="Legenda"/>
      </w:pPr>
    </w:p>
    <w:p w14:paraId="2BB8F5D0" w14:textId="15AF1FC1" w:rsidR="00B63AA3" w:rsidRPr="009B6CCF" w:rsidRDefault="00B63AA3" w:rsidP="00A6278E">
      <w:pPr>
        <w:pStyle w:val="Legenda"/>
      </w:pPr>
      <w:bookmarkStart w:id="157" w:name="_Ref219188068"/>
      <w:r w:rsidRPr="009B6CCF">
        <w:t xml:space="preserve">Quadro </w:t>
      </w:r>
      <w:fldSimple w:instr=" SEQ Quadro \* ARABIC ">
        <w:r w:rsidR="003750EA">
          <w:rPr>
            <w:noProof/>
          </w:rPr>
          <w:t>8</w:t>
        </w:r>
      </w:fldSimple>
      <w:bookmarkEnd w:id="157"/>
      <w:r w:rsidRPr="009B6CCF">
        <w:t>: Itens 01 e 03 do Boletim de Cadastro Imobiliário - BCI/CIATA</w:t>
      </w:r>
    </w:p>
    <w:tbl>
      <w:tblPr>
        <w:tblStyle w:val="Tabelacomgrade"/>
        <w:tblW w:w="0" w:type="auto"/>
        <w:tblLook w:val="04A0" w:firstRow="1" w:lastRow="0" w:firstColumn="1" w:lastColumn="0" w:noHBand="0" w:noVBand="1"/>
      </w:tblPr>
      <w:tblGrid>
        <w:gridCol w:w="9061"/>
      </w:tblGrid>
      <w:tr w:rsidR="00B63AA3" w:rsidRPr="009B6CCF" w14:paraId="2AE3BDC7" w14:textId="77777777" w:rsidTr="00926561">
        <w:tc>
          <w:tcPr>
            <w:tcW w:w="9061" w:type="dxa"/>
          </w:tcPr>
          <w:p w14:paraId="71BAEB5A" w14:textId="77777777" w:rsidR="00B63AA3" w:rsidRPr="009B6CCF" w:rsidRDefault="00B63AA3" w:rsidP="0084507A">
            <w:pPr>
              <w:keepNext/>
              <w:widowControl w:val="0"/>
              <w:ind w:firstLine="0"/>
              <w:jc w:val="center"/>
            </w:pPr>
            <w:r w:rsidRPr="009B6CCF">
              <w:rPr>
                <w:noProof/>
                <w:lang w:eastAsia="pt-BR"/>
              </w:rPr>
              <w:drawing>
                <wp:inline distT="0" distB="0" distL="0" distR="0" wp14:anchorId="4A8B2D96" wp14:editId="58609F3E">
                  <wp:extent cx="5334744" cy="895475"/>
                  <wp:effectExtent l="0" t="0" r="0" b="0"/>
                  <wp:docPr id="52289665"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9665" name="Imagem 1" descr="Texto&#10;&#10;O conteúdo gerado por IA pode estar incorreto."/>
                          <pic:cNvPicPr/>
                        </pic:nvPicPr>
                        <pic:blipFill>
                          <a:blip r:embed="rId18"/>
                          <a:stretch>
                            <a:fillRect/>
                          </a:stretch>
                        </pic:blipFill>
                        <pic:spPr>
                          <a:xfrm>
                            <a:off x="0" y="0"/>
                            <a:ext cx="5334744" cy="895475"/>
                          </a:xfrm>
                          <a:prstGeom prst="rect">
                            <a:avLst/>
                          </a:prstGeom>
                        </pic:spPr>
                      </pic:pic>
                    </a:graphicData>
                  </a:graphic>
                </wp:inline>
              </w:drawing>
            </w:r>
            <w:r w:rsidRPr="009B6CCF">
              <w:rPr>
                <w:noProof/>
                <w:lang w:eastAsia="pt-BR"/>
              </w:rPr>
              <w:drawing>
                <wp:inline distT="0" distB="0" distL="0" distR="0" wp14:anchorId="0DC9FFDE" wp14:editId="1969A22C">
                  <wp:extent cx="3829584" cy="905001"/>
                  <wp:effectExtent l="0" t="0" r="0" b="9525"/>
                  <wp:docPr id="180087481" name="Imagem 1" descr="Tela de celula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87481" name="Imagem 1" descr="Tela de celular com texto preto sobre fundo branco&#10;&#10;O conteúdo gerado por IA pode estar incorreto."/>
                          <pic:cNvPicPr/>
                        </pic:nvPicPr>
                        <pic:blipFill>
                          <a:blip r:embed="rId19"/>
                          <a:stretch>
                            <a:fillRect/>
                          </a:stretch>
                        </pic:blipFill>
                        <pic:spPr>
                          <a:xfrm>
                            <a:off x="0" y="0"/>
                            <a:ext cx="3829584" cy="905001"/>
                          </a:xfrm>
                          <a:prstGeom prst="rect">
                            <a:avLst/>
                          </a:prstGeom>
                        </pic:spPr>
                      </pic:pic>
                    </a:graphicData>
                  </a:graphic>
                </wp:inline>
              </w:drawing>
            </w:r>
          </w:p>
        </w:tc>
      </w:tr>
    </w:tbl>
    <w:p w14:paraId="7DF44C49" w14:textId="77777777" w:rsidR="00B63AA3" w:rsidRPr="009B6CCF" w:rsidRDefault="00B63AA3" w:rsidP="00A6278E">
      <w:pPr>
        <w:pStyle w:val="Legenda"/>
      </w:pPr>
      <w:r w:rsidRPr="009B6CCF">
        <w:t>Elaboração: Os autores (2025)</w:t>
      </w:r>
    </w:p>
    <w:p w14:paraId="201F9A49" w14:textId="77777777" w:rsidR="00B63AA3" w:rsidRPr="009B6CCF" w:rsidRDefault="00B63AA3" w:rsidP="00B63AA3"/>
    <w:p w14:paraId="776EAF78" w14:textId="77777777" w:rsidR="00B63AA3" w:rsidRPr="009B6CCF" w:rsidRDefault="00B63AA3" w:rsidP="00B63AA3">
      <w:r w:rsidRPr="009B6CCF">
        <w:t>Apesar de os códigos não cognitivos como o CIB apresentarem diversas vantagens para fins de automatização e integração de dados, a forma tradicional de identificação continua sendo amplamente utilizada, devido à sua simplicidade e praticidade. No município de São Paulo, por exemplo, os moradores conhecem os códigos de parcelas pela sigla SQL (Setor, Quadra e Lote).</w:t>
      </w:r>
    </w:p>
    <w:p w14:paraId="1A2B3811" w14:textId="77777777" w:rsidR="00B63AA3" w:rsidRPr="00270AE6" w:rsidRDefault="00B63AA3" w:rsidP="004E1CB8">
      <w:pPr>
        <w:pStyle w:val="Ttulo4"/>
        <w:rPr>
          <w:color w:val="FF0000"/>
          <w:rPrChange w:id="158" w:author="Carlos" w:date="2026-03-18T09:28:00Z">
            <w:rPr/>
          </w:rPrChange>
        </w:rPr>
      </w:pPr>
      <w:r w:rsidRPr="00270AE6">
        <w:rPr>
          <w:color w:val="FF0000"/>
          <w:rPrChange w:id="159" w:author="Carlos" w:date="2026-03-18T09:28:00Z">
            <w:rPr/>
          </w:rPrChange>
        </w:rPr>
        <w:t>NUM_QUADRA</w:t>
      </w:r>
    </w:p>
    <w:p w14:paraId="0712A657" w14:textId="77777777" w:rsidR="00B63AA3" w:rsidRPr="009B6CCF" w:rsidRDefault="00B63AA3" w:rsidP="00B63AA3">
      <w:r w:rsidRPr="009B6CCF">
        <w:rPr>
          <w:b/>
          <w:bCs/>
        </w:rPr>
        <w:t>Descrição:</w:t>
      </w:r>
      <w:r w:rsidRPr="009B6CCF">
        <w:rPr>
          <w:b/>
          <w:bCs/>
        </w:rPr>
        <w:tab/>
      </w:r>
      <w:r w:rsidRPr="009B6CCF">
        <w:t>Identificação da quadra a qual pertence a parcela/lote</w:t>
      </w:r>
    </w:p>
    <w:p w14:paraId="718419FD" w14:textId="77777777" w:rsidR="00B63AA3" w:rsidRPr="009B6CCF" w:rsidRDefault="00B63AA3" w:rsidP="00B63AA3">
      <w:r w:rsidRPr="009B6CCF">
        <w:rPr>
          <w:b/>
          <w:bCs/>
        </w:rPr>
        <w:t>Origem:</w:t>
      </w:r>
      <w:r w:rsidRPr="009B6CCF">
        <w:rPr>
          <w:b/>
          <w:bCs/>
        </w:rPr>
        <w:tab/>
      </w:r>
      <w:r w:rsidRPr="009B6CCF">
        <w:t>Quadro 02, Item 03 do Boletim de Cadastro Imobiliário – BCI</w:t>
      </w:r>
    </w:p>
    <w:p w14:paraId="73E5FC90" w14:textId="042EE39F" w:rsidR="00B63AA3" w:rsidRPr="009B6CCF" w:rsidRDefault="00B63AA3" w:rsidP="00B63AA3">
      <w:r w:rsidRPr="009B6CCF">
        <w:rPr>
          <w:b/>
          <w:bCs/>
        </w:rPr>
        <w:t>Objetivo:</w:t>
      </w:r>
      <w:r w:rsidRPr="009B6CCF">
        <w:tab/>
      </w:r>
      <w:r w:rsidR="00CD0A43" w:rsidRPr="009B6CCF">
        <w:t>Identificar univocamente uma quadra, conforme definida no BCI</w:t>
      </w:r>
      <w:r w:rsidRPr="009B6CCF">
        <w:t>.</w:t>
      </w:r>
    </w:p>
    <w:p w14:paraId="591711AE" w14:textId="62D58A53" w:rsidR="00B63AA3" w:rsidRPr="009B6CCF" w:rsidRDefault="00B63AA3" w:rsidP="00B63AA3">
      <w:r w:rsidRPr="009B6CCF">
        <w:rPr>
          <w:b/>
          <w:bCs/>
        </w:rPr>
        <w:t>Notas:</w:t>
      </w:r>
      <w:r w:rsidRPr="009B6CCF">
        <w:tab/>
        <w:t>A importância das quadras no projeto CIATA pode ser avaliada pela leitura do Boletim de Cadastro Imobiliário - BCI. Nele, se verifica que todo o levantamento de campo é planejado a partir da definição das quadras em um documento chamado Planta Quadra, cujo processo de elaboração descrito minuciosamente no BCI (SERPRO, 2025).</w:t>
      </w:r>
    </w:p>
    <w:p w14:paraId="650E134E" w14:textId="77777777" w:rsidR="00B63AA3" w:rsidRPr="009B6CCF" w:rsidRDefault="00B63AA3" w:rsidP="00B63AA3">
      <w:r w:rsidRPr="009B6CCF">
        <w:t xml:space="preserve">No projeto CIATA, os códigos de quadras são atribuídos arbitrariamente pelas prefeituras e só podem ser corretamente reconhecidos quando associados ao Município, Distrito e Setor. Embora a identificação da quadra possa ser considerada redundante sob a ótica da Ciência de Dados — uma vez que essa informação já está </w:t>
      </w:r>
      <w:r w:rsidRPr="009B6CCF">
        <w:lastRenderedPageBreak/>
        <w:t>contida em COD_UNICO_ENDERECO — ela foi declarada explicitamente por motivos de organização e para assegurar compatibilidade com as variações existentes nos sistemas cadastrais atuais.</w:t>
      </w:r>
    </w:p>
    <w:p w14:paraId="68078208" w14:textId="77777777" w:rsidR="00B63AA3" w:rsidRPr="00270AE6" w:rsidRDefault="00B63AA3" w:rsidP="004E1CB8">
      <w:pPr>
        <w:pStyle w:val="Ttulo4"/>
        <w:rPr>
          <w:color w:val="FF0000"/>
          <w:rPrChange w:id="160" w:author="Carlos" w:date="2026-03-18T09:30:00Z">
            <w:rPr/>
          </w:rPrChange>
        </w:rPr>
      </w:pPr>
      <w:r w:rsidRPr="00270AE6">
        <w:rPr>
          <w:color w:val="FF0000"/>
          <w:rPrChange w:id="161" w:author="Carlos" w:date="2026-03-18T09:30:00Z">
            <w:rPr/>
          </w:rPrChange>
        </w:rPr>
        <w:t>NOM_LOGRADOURO</w:t>
      </w:r>
    </w:p>
    <w:p w14:paraId="03145FED" w14:textId="77777777" w:rsidR="00B63AA3" w:rsidRPr="009B6CCF" w:rsidRDefault="00B63AA3" w:rsidP="00B63AA3">
      <w:r w:rsidRPr="009B6CCF">
        <w:rPr>
          <w:b/>
          <w:bCs/>
        </w:rPr>
        <w:t>Descrição:</w:t>
      </w:r>
      <w:r w:rsidRPr="009B6CCF">
        <w:rPr>
          <w:b/>
          <w:bCs/>
        </w:rPr>
        <w:tab/>
      </w:r>
      <w:r w:rsidRPr="009B6CCF">
        <w:t>Nome do logradouro da testada da parcela/lote</w:t>
      </w:r>
    </w:p>
    <w:p w14:paraId="3FB0B39B" w14:textId="77777777" w:rsidR="00B63AA3" w:rsidRPr="009B6CCF" w:rsidRDefault="00B63AA3" w:rsidP="00B63AA3">
      <w:r w:rsidRPr="009B6CCF">
        <w:rPr>
          <w:b/>
          <w:bCs/>
        </w:rPr>
        <w:t>Origem:</w:t>
      </w:r>
      <w:r w:rsidRPr="009B6CCF">
        <w:rPr>
          <w:b/>
          <w:bCs/>
        </w:rPr>
        <w:tab/>
      </w:r>
      <w:r w:rsidRPr="009B6CCF">
        <w:t>Quadro 04 do Boletim de Cadastro Imobiliário – BCI</w:t>
      </w:r>
    </w:p>
    <w:p w14:paraId="78E7171A" w14:textId="77777777" w:rsidR="00B63AA3" w:rsidRPr="009B6CCF" w:rsidRDefault="00B63AA3" w:rsidP="00B63AA3">
      <w:r w:rsidRPr="009B6CCF">
        <w:rPr>
          <w:b/>
          <w:bCs/>
        </w:rPr>
        <w:t>Objetivo:</w:t>
      </w:r>
      <w:r w:rsidRPr="009B6CCF">
        <w:tab/>
        <w:t>Compor a localização descritiva do lote e permitir a criação de um atributo capaz de se conectar com outros bancos de dados.</w:t>
      </w:r>
    </w:p>
    <w:p w14:paraId="546E3076" w14:textId="6FB4B35D" w:rsidR="00B63AA3" w:rsidRPr="009B6CCF" w:rsidRDefault="00B63AA3" w:rsidP="00B63AA3">
      <w:r w:rsidRPr="009B6CCF">
        <w:rPr>
          <w:b/>
          <w:bCs/>
        </w:rPr>
        <w:t>Notas:</w:t>
      </w:r>
      <w:r w:rsidRPr="009B6CCF">
        <w:tab/>
        <w:t xml:space="preserve">Embora os nomes de logradouros sejam fundamentais para o funcionamento da metodologia </w:t>
      </w:r>
      <w:r w:rsidRPr="009B6CCF">
        <w:rPr>
          <w:i/>
          <w:iCs/>
        </w:rPr>
        <w:t>SuperCIATA</w:t>
      </w:r>
      <w:r w:rsidRPr="009B6CCF">
        <w:t>, estes são inicialmente persistidos na tabela CI_LOTES sem tratamentos prévios. A etapa de padronização e normalização sintática ocorre em um segundo momento, após a análise exploratória da consistência dos dados, visando garantir a interoperabilidade e a integridade das junções (</w:t>
      </w:r>
      <w:r w:rsidRPr="009B6CCF">
        <w:rPr>
          <w:i/>
          <w:iCs/>
        </w:rPr>
        <w:t>joins</w:t>
      </w:r>
      <w:r w:rsidRPr="009B6CCF">
        <w:t>) com outr</w:t>
      </w:r>
      <w:r w:rsidR="00CD0A43" w:rsidRPr="009B6CCF">
        <w:t>as tabelas</w:t>
      </w:r>
      <w:r w:rsidRPr="009B6CCF">
        <w:t>.</w:t>
      </w:r>
    </w:p>
    <w:p w14:paraId="749364B2" w14:textId="77777777" w:rsidR="00B63AA3" w:rsidRPr="00270AE6" w:rsidRDefault="00B63AA3" w:rsidP="004E1CB8">
      <w:pPr>
        <w:pStyle w:val="Ttulo4"/>
        <w:rPr>
          <w:color w:val="FF0000"/>
          <w:rPrChange w:id="162" w:author="Carlos" w:date="2026-03-18T09:30:00Z">
            <w:rPr/>
          </w:rPrChange>
        </w:rPr>
      </w:pPr>
      <w:r w:rsidRPr="00270AE6">
        <w:rPr>
          <w:color w:val="FF0000"/>
          <w:rPrChange w:id="163" w:author="Carlos" w:date="2026-03-18T09:30:00Z">
            <w:rPr/>
          </w:rPrChange>
        </w:rPr>
        <w:t>NUM_ENDERECO</w:t>
      </w:r>
    </w:p>
    <w:p w14:paraId="558AECEF" w14:textId="77777777" w:rsidR="00B63AA3" w:rsidRPr="009B6CCF" w:rsidRDefault="00B63AA3" w:rsidP="00B63AA3">
      <w:r w:rsidRPr="009B6CCF">
        <w:rPr>
          <w:b/>
          <w:bCs/>
        </w:rPr>
        <w:t>Descrição:</w:t>
      </w:r>
      <w:r w:rsidRPr="009B6CCF">
        <w:rPr>
          <w:b/>
          <w:bCs/>
        </w:rPr>
        <w:tab/>
      </w:r>
      <w:r w:rsidRPr="009B6CCF">
        <w:t>Individualiza a parcela/lote no logradouro e na quadra</w:t>
      </w:r>
    </w:p>
    <w:p w14:paraId="4DB078CC" w14:textId="77777777" w:rsidR="00B63AA3" w:rsidRPr="009B6CCF" w:rsidRDefault="00B63AA3" w:rsidP="00B63AA3">
      <w:r w:rsidRPr="009B6CCF">
        <w:rPr>
          <w:b/>
          <w:bCs/>
        </w:rPr>
        <w:t>Origem:</w:t>
      </w:r>
      <w:r w:rsidRPr="009B6CCF">
        <w:tab/>
        <w:t>Quadro 04, item 09 do Boletim de Cadastro Imobiliário – BCI</w:t>
      </w:r>
    </w:p>
    <w:p w14:paraId="0616FA23" w14:textId="77777777" w:rsidR="00B63AA3" w:rsidRPr="009B6CCF" w:rsidRDefault="00B63AA3" w:rsidP="00B63AA3">
      <w:r w:rsidRPr="009B6CCF">
        <w:rPr>
          <w:b/>
          <w:bCs/>
        </w:rPr>
        <w:t>Objetivo:</w:t>
      </w:r>
      <w:r w:rsidRPr="009B6CCF">
        <w:tab/>
        <w:t>Consolidar a localização descritiva da unidade e permitir o ordenamento sequencial das parcelas ao longo das faces de quadra.</w:t>
      </w:r>
    </w:p>
    <w:p w14:paraId="3A86C3E4" w14:textId="302CF379" w:rsidR="00B63AA3" w:rsidRPr="009B6CCF" w:rsidRDefault="00B63AA3" w:rsidP="00B63AA3">
      <w:r w:rsidRPr="009B6CCF">
        <w:rPr>
          <w:b/>
          <w:bCs/>
        </w:rPr>
        <w:t>Notas:</w:t>
      </w:r>
      <w:r w:rsidRPr="009B6CCF">
        <w:tab/>
        <w:t>Em termos teóricos, a numeração predial deveria refletir a métrica ou a sequência lógica de ocupação ao longo do logradouro. Contudo, a existência de registros genéricos, como "S/N" (Sem Número) ou "0000", impõe obstáculos severos à automatização de processos. Visto que, em cadastros estritamente alfanuméricos, o endereço constitui o único vetor de localização disponível, a ausência de rigor na coleta e no armazenamento desses dados compromete a precisão da espacialização e a integridade do Cadastro Territorial Urbano (CTU).</w:t>
      </w:r>
    </w:p>
    <w:p w14:paraId="64F21CC8" w14:textId="650058A8" w:rsidR="00B63AA3" w:rsidRPr="009B6CCF" w:rsidRDefault="00B63AA3" w:rsidP="004E1CB8">
      <w:pPr>
        <w:pStyle w:val="Ttulo4"/>
      </w:pPr>
      <w:r w:rsidRPr="009B6CCF">
        <w:t xml:space="preserve"> </w:t>
      </w:r>
      <w:r w:rsidRPr="00270AE6">
        <w:rPr>
          <w:color w:val="FF0000"/>
          <w:rPrChange w:id="164" w:author="Carlos" w:date="2026-03-18T09:30:00Z">
            <w:rPr/>
          </w:rPrChange>
        </w:rPr>
        <w:t xml:space="preserve">NOM_LOGRADOURO_ADJACENTE </w:t>
      </w:r>
    </w:p>
    <w:p w14:paraId="374717BF" w14:textId="77777777" w:rsidR="00B63AA3" w:rsidRPr="009B6CCF" w:rsidRDefault="00B63AA3" w:rsidP="00B63AA3">
      <w:r w:rsidRPr="009B6CCF">
        <w:rPr>
          <w:b/>
          <w:bCs/>
        </w:rPr>
        <w:t>Descrição:</w:t>
      </w:r>
      <w:r w:rsidRPr="009B6CCF">
        <w:tab/>
        <w:t>Nome do logradouro adjacente na esquina. Essa informação só existe se for uma parcela/lote de esquina.</w:t>
      </w:r>
    </w:p>
    <w:p w14:paraId="3D66D43A" w14:textId="77777777" w:rsidR="00B63AA3" w:rsidRPr="009B6CCF" w:rsidRDefault="00B63AA3" w:rsidP="00B63AA3">
      <w:r w:rsidRPr="009B6CCF">
        <w:rPr>
          <w:b/>
          <w:bCs/>
        </w:rPr>
        <w:t>Origem:</w:t>
      </w:r>
      <w:r w:rsidRPr="009B6CCF">
        <w:tab/>
        <w:t xml:space="preserve">Resultado de uma consulta do Item 49 (se existente) na Planta Quadra.  </w:t>
      </w:r>
    </w:p>
    <w:p w14:paraId="2CE886BE" w14:textId="77777777" w:rsidR="00B63AA3" w:rsidRPr="009B6CCF" w:rsidRDefault="00B63AA3" w:rsidP="00B63AA3">
      <w:r w:rsidRPr="009B6CCF">
        <w:rPr>
          <w:b/>
          <w:bCs/>
        </w:rPr>
        <w:lastRenderedPageBreak/>
        <w:t>Objetivo:</w:t>
      </w:r>
      <w:r w:rsidRPr="009B6CCF">
        <w:tab/>
        <w:t>Identificar as parcelas/lotes situados em interseções viárias para fins de modelagem geométrica, permitindo que a dimensão de profundidade da parcela seja integrada ao somatório das testadas na face adjacente.</w:t>
      </w:r>
    </w:p>
    <w:p w14:paraId="6F860069" w14:textId="5B66A00D" w:rsidR="00B63AA3" w:rsidRPr="009B6CCF" w:rsidRDefault="00B63AA3" w:rsidP="00B63AA3">
      <w:r w:rsidRPr="009B6CCF">
        <w:rPr>
          <w:b/>
          <w:bCs/>
        </w:rPr>
        <w:t>Notas:</w:t>
      </w:r>
      <w:r w:rsidRPr="009B6CCF">
        <w:tab/>
        <w:t xml:space="preserve">Identificar lotes de esquina é de grande importância para a elaboração de um mapa cadastral urbano fidedigno. A detecção desse atributo sinaliza a necessidade de incorporar a dimensão de profundidade do lote para o cálculo da extensão total da face da quadra. </w:t>
      </w:r>
    </w:p>
    <w:p w14:paraId="34EAE80D" w14:textId="77777777" w:rsidR="00B63AA3" w:rsidRPr="00270AE6" w:rsidRDefault="00B63AA3" w:rsidP="004E1CB8">
      <w:pPr>
        <w:pStyle w:val="Ttulo4"/>
        <w:rPr>
          <w:color w:val="FF0000"/>
          <w:rPrChange w:id="165" w:author="Carlos" w:date="2026-03-18T09:30:00Z">
            <w:rPr/>
          </w:rPrChange>
        </w:rPr>
      </w:pPr>
      <w:r w:rsidRPr="00270AE6">
        <w:rPr>
          <w:color w:val="FF0000"/>
          <w:rPrChange w:id="166" w:author="Carlos" w:date="2026-03-18T09:30:00Z">
            <w:rPr/>
          </w:rPrChange>
        </w:rPr>
        <w:t>DIM_TESTADA</w:t>
      </w:r>
    </w:p>
    <w:p w14:paraId="32D506B4" w14:textId="77777777" w:rsidR="00B63AA3" w:rsidRPr="009B6CCF" w:rsidRDefault="00B63AA3" w:rsidP="00B63AA3">
      <w:r w:rsidRPr="009B6CCF">
        <w:rPr>
          <w:b/>
          <w:bCs/>
        </w:rPr>
        <w:t>Descrição:</w:t>
      </w:r>
      <w:r w:rsidRPr="009B6CCF">
        <w:tab/>
        <w:t>Medida linear, em metros, da testada principal da parcela (face voltada para o logradouro de referência).</w:t>
      </w:r>
    </w:p>
    <w:p w14:paraId="316EF8EA" w14:textId="77777777" w:rsidR="00B63AA3" w:rsidRPr="009B6CCF" w:rsidRDefault="00B63AA3" w:rsidP="00B63AA3">
      <w:r w:rsidRPr="009B6CCF">
        <w:rPr>
          <w:b/>
          <w:bCs/>
        </w:rPr>
        <w:t>Origem:</w:t>
      </w:r>
      <w:r w:rsidRPr="009B6CCF">
        <w:tab/>
        <w:t>Quadro 08, item 48 do Boletim de Cadastro Imobiliário – BCI</w:t>
      </w:r>
    </w:p>
    <w:p w14:paraId="094FF477" w14:textId="77777777" w:rsidR="00B63AA3" w:rsidRPr="009B6CCF" w:rsidRDefault="00B63AA3" w:rsidP="00B63AA3">
      <w:r w:rsidRPr="009B6CCF">
        <w:rPr>
          <w:b/>
          <w:bCs/>
        </w:rPr>
        <w:t>Objetivo:</w:t>
      </w:r>
      <w:r w:rsidRPr="009B6CCF">
        <w:tab/>
        <w:t>Quantificar a dimensão frontal da unidade imobiliária e, por meio do somatório com as demais parcelas adjacentes, determinar a extensão total da face da quadra.</w:t>
      </w:r>
    </w:p>
    <w:p w14:paraId="5B622955" w14:textId="0C1BE3DB" w:rsidR="00B63AA3" w:rsidRPr="009B6CCF" w:rsidRDefault="00B63AA3" w:rsidP="00B63AA3">
      <w:r w:rsidRPr="009B6CCF">
        <w:rPr>
          <w:b/>
          <w:bCs/>
        </w:rPr>
        <w:t>Notas:</w:t>
      </w:r>
      <w:r w:rsidRPr="009B6CCF">
        <w:tab/>
        <w:t xml:space="preserve">A DIM_TESTADA constitui uma das variáveis mais críticas para a fidedignidade do cadastro imobiliário municipal e para a modelagem geométrica do </w:t>
      </w:r>
      <w:r w:rsidRPr="009B6CCF">
        <w:rPr>
          <w:i/>
          <w:iCs/>
        </w:rPr>
        <w:t>SuperCIATA</w:t>
      </w:r>
      <w:r w:rsidRPr="009B6CCF">
        <w:t>. Visto que o sistema utiliza uma abordagem de espacialização baseada em medidas lineares, a precisão deste atributo é o que viabiliza o posicionamento relativo das parcelas ao longo do logradouro. Em conjunto com a identificação de lotes de esquina, este dado permite a reconstituição da malha fundiária urbana, garantindo que a soma das frentes dos lotes guarde conformidade com a geometria real da face da quadra.</w:t>
      </w:r>
    </w:p>
    <w:p w14:paraId="2C70B827" w14:textId="77777777" w:rsidR="00F00D82" w:rsidRPr="009B6CCF" w:rsidRDefault="00F00D82" w:rsidP="00F00D82">
      <w:pPr>
        <w:pStyle w:val="Ttulo4"/>
      </w:pPr>
      <w:r w:rsidRPr="009B6CCF">
        <w:t>DIM_PROFUNDIDADE</w:t>
      </w:r>
    </w:p>
    <w:p w14:paraId="7B5588E1" w14:textId="77777777" w:rsidR="00F00D82" w:rsidRPr="009B6CCF" w:rsidRDefault="00F00D82" w:rsidP="00F00D82">
      <w:r w:rsidRPr="009B6CCF">
        <w:rPr>
          <w:b/>
          <w:bCs/>
        </w:rPr>
        <w:t>Descrição:</w:t>
      </w:r>
      <w:r w:rsidRPr="009B6CCF">
        <w:tab/>
        <w:t>Medida linear, em metros, da distância entre a testada principal e o limite oposto da parcela, projetada em linha perpendicular.</w:t>
      </w:r>
    </w:p>
    <w:p w14:paraId="1B712257" w14:textId="77777777" w:rsidR="00F00D82" w:rsidRPr="009B6CCF" w:rsidRDefault="00F00D82" w:rsidP="00F00D82">
      <w:r w:rsidRPr="009B6CCF">
        <w:rPr>
          <w:b/>
          <w:bCs/>
        </w:rPr>
        <w:t>Origem:</w:t>
      </w:r>
      <w:r w:rsidRPr="009B6CCF">
        <w:tab/>
        <w:t>Quadro 11, item 61 do Boletim de Cadastro Imobiliário – BCI</w:t>
      </w:r>
    </w:p>
    <w:p w14:paraId="5E3F2E28" w14:textId="77777777" w:rsidR="00F00D82" w:rsidRPr="009B6CCF" w:rsidRDefault="00F00D82" w:rsidP="00F00D82">
      <w:r w:rsidRPr="009B6CCF">
        <w:rPr>
          <w:b/>
          <w:bCs/>
        </w:rPr>
        <w:t>Objetivo:</w:t>
      </w:r>
      <w:r w:rsidRPr="009B6CCF">
        <w:tab/>
        <w:t>Quantificar a dimensão longitudinal da unidade imobiliária e, em situações de parcelas situadas em esquinas, compor o somatório das dimensões da face adjacente da quadra.</w:t>
      </w:r>
    </w:p>
    <w:p w14:paraId="38DAAA78" w14:textId="77777777" w:rsidR="00F00D82" w:rsidRPr="009B6CCF" w:rsidRDefault="00F00D82" w:rsidP="00F00D82">
      <w:r w:rsidRPr="009B6CCF">
        <w:rPr>
          <w:b/>
          <w:bCs/>
        </w:rPr>
        <w:t>Notas:</w:t>
      </w:r>
      <w:r w:rsidRPr="009B6CCF">
        <w:tab/>
        <w:t xml:space="preserve">A relevância da DIM_PROFUNDIDADE é reiterada pelo </w:t>
      </w:r>
      <w:commentRangeStart w:id="167"/>
      <w:r w:rsidRPr="009B6CCF">
        <w:t>Manual do Cadastro Imobiliário (MCI)</w:t>
      </w:r>
      <w:commentRangeEnd w:id="167"/>
      <w:r w:rsidR="00270AE6" w:rsidRPr="009B6CCF">
        <w:rPr>
          <w:rStyle w:val="Refdecomentrio"/>
          <w:sz w:val="24"/>
          <w:szCs w:val="22"/>
        </w:rPr>
        <w:commentReference w:id="167"/>
      </w:r>
      <w:r w:rsidRPr="009B6CCF">
        <w:t xml:space="preserve"> do CIATA, que dedica especial atenção a este atributo ao prescrever fórmulas de cálculo e representações gráficas para diferentes tipologias de lotes. No contexto do </w:t>
      </w:r>
      <w:r w:rsidRPr="009B6CCF">
        <w:rPr>
          <w:i/>
          <w:iCs/>
        </w:rPr>
        <w:t>SuperCIATA</w:t>
      </w:r>
      <w:r w:rsidRPr="009B6CCF">
        <w:t xml:space="preserve">, esta variável é fundamental não apenas para a </w:t>
      </w:r>
      <w:r w:rsidRPr="009B6CCF">
        <w:lastRenderedPageBreak/>
        <w:t>estimativa da área da parcela, mas também para o correto ajuste geométrico das quadras. Em lotes de esquina, a profundidade assume papel de "testada adjacente", sendo o dado necessário para que o algoritmo de espacialização realize o fechamento do perímetro da quadra de forma precisa.</w:t>
      </w:r>
    </w:p>
    <w:p w14:paraId="2F77646B" w14:textId="081E0DA1" w:rsidR="00F00D82" w:rsidRPr="00270AE6" w:rsidRDefault="00F00D82" w:rsidP="00F00D82">
      <w:pPr>
        <w:pStyle w:val="Ttulo4"/>
        <w:rPr>
          <w:color w:val="FF0000"/>
          <w:rPrChange w:id="168" w:author="Carlos" w:date="2026-03-18T09:31:00Z">
            <w:rPr/>
          </w:rPrChange>
        </w:rPr>
      </w:pPr>
      <w:commentRangeStart w:id="169"/>
      <w:r w:rsidRPr="00270AE6">
        <w:rPr>
          <w:color w:val="FF0000"/>
          <w:rPrChange w:id="170" w:author="Carlos" w:date="2026-03-18T09:31:00Z">
            <w:rPr/>
          </w:rPrChange>
        </w:rPr>
        <w:t>AREA</w:t>
      </w:r>
      <w:commentRangeEnd w:id="169"/>
      <w:r w:rsidR="00270AE6" w:rsidRPr="00270AE6">
        <w:rPr>
          <w:rStyle w:val="Refdecomentrio"/>
          <w:color w:val="FF0000"/>
          <w:sz w:val="24"/>
          <w:szCs w:val="22"/>
          <w:rPrChange w:id="171" w:author="Carlos" w:date="2026-03-18T09:31:00Z">
            <w:rPr>
              <w:rStyle w:val="Refdecomentrio"/>
              <w:sz w:val="24"/>
              <w:szCs w:val="22"/>
            </w:rPr>
          </w:rPrChange>
        </w:rPr>
        <w:commentReference w:id="169"/>
      </w:r>
    </w:p>
    <w:p w14:paraId="5D603EE4" w14:textId="2F1E25E1" w:rsidR="00F116FF" w:rsidRPr="009B6CCF" w:rsidRDefault="00F00D82" w:rsidP="00F116FF">
      <w:r w:rsidRPr="009B6CCF">
        <w:rPr>
          <w:b/>
          <w:bCs/>
        </w:rPr>
        <w:t>Descrição:</w:t>
      </w:r>
      <w:r w:rsidRPr="009B6CCF">
        <w:tab/>
      </w:r>
      <w:r w:rsidR="00F116FF" w:rsidRPr="009B6CCF">
        <w:t>Medida de superfície d</w:t>
      </w:r>
      <w:r w:rsidR="00C079B2" w:rsidRPr="009B6CCF">
        <w:t>o lote</w:t>
      </w:r>
      <w:r w:rsidR="00F116FF" w:rsidRPr="009B6CCF">
        <w:t xml:space="preserve">, expressa em metros quadrados </w:t>
      </w:r>
      <w:r w:rsidR="00C079B2" w:rsidRPr="009B6CCF">
        <w:t>(m²)</w:t>
      </w:r>
      <w:r w:rsidR="00F116FF" w:rsidRPr="009B6CCF">
        <w:t xml:space="preserve"> representando a extensão horizontal total contida nos limites da parcela.</w:t>
      </w:r>
    </w:p>
    <w:p w14:paraId="3F5A089D" w14:textId="595C177F" w:rsidR="00F00D82" w:rsidRPr="009B6CCF" w:rsidRDefault="00F00D82" w:rsidP="00F00D82">
      <w:r w:rsidRPr="009B6CCF">
        <w:rPr>
          <w:b/>
          <w:bCs/>
        </w:rPr>
        <w:t>Origem:</w:t>
      </w:r>
      <w:r w:rsidRPr="009B6CCF">
        <w:tab/>
      </w:r>
      <w:commentRangeStart w:id="172"/>
      <w:r w:rsidRPr="009B6CCF">
        <w:t xml:space="preserve">Quadro 11, item 61 </w:t>
      </w:r>
      <w:commentRangeEnd w:id="172"/>
      <w:r w:rsidR="00270AE6" w:rsidRPr="009B6CCF">
        <w:rPr>
          <w:rStyle w:val="Refdecomentrio"/>
          <w:sz w:val="24"/>
          <w:szCs w:val="22"/>
        </w:rPr>
        <w:commentReference w:id="172"/>
      </w:r>
      <w:r w:rsidRPr="009B6CCF">
        <w:t>do Boletim de Cadastro Imobiliário – BCI</w:t>
      </w:r>
    </w:p>
    <w:p w14:paraId="7C0950BD" w14:textId="72F3DC7F" w:rsidR="00F00D82" w:rsidRPr="009B6CCF" w:rsidRDefault="00F00D82" w:rsidP="00F00D82">
      <w:r w:rsidRPr="009B6CCF">
        <w:rPr>
          <w:b/>
          <w:bCs/>
        </w:rPr>
        <w:t>Objetivo:</w:t>
      </w:r>
      <w:r w:rsidRPr="009B6CCF">
        <w:tab/>
      </w:r>
      <w:r w:rsidR="006B70F2" w:rsidRPr="009B6CCF">
        <w:t>Validar a consistência geométrica da unidade imobiliária e atuar como indicador de controle para a identificação de quadras ou lotes com geometria não ortogonal.</w:t>
      </w:r>
    </w:p>
    <w:p w14:paraId="24976E98" w14:textId="7B5A0AFB" w:rsidR="00227E2A" w:rsidRPr="009B6CCF" w:rsidRDefault="00F00D82" w:rsidP="00227E2A">
      <w:r w:rsidRPr="009B6CCF">
        <w:rPr>
          <w:b/>
          <w:bCs/>
        </w:rPr>
        <w:t>Notas:</w:t>
      </w:r>
      <w:r w:rsidRPr="009B6CCF">
        <w:tab/>
      </w:r>
      <w:r w:rsidR="00227E2A" w:rsidRPr="009B6CCF">
        <w:t xml:space="preserve">Embora seja um atributo opcional para a execução do algoritmo, a AREA desempenha um papel crucial na fase de auditoria e controle de qualidade do </w:t>
      </w:r>
      <w:r w:rsidR="00227E2A" w:rsidRPr="009B6CCF">
        <w:rPr>
          <w:i/>
          <w:iCs/>
        </w:rPr>
        <w:t>SuperCIATA</w:t>
      </w:r>
      <w:r w:rsidR="00227E2A" w:rsidRPr="009B6CCF">
        <w:t>. Em lotes estritamente ortogonais, o produto entre a DIM_TESTADA e a DIM_PROFUNDIDADE deve convergir para o valor da área cadastrada.</w:t>
      </w:r>
    </w:p>
    <w:p w14:paraId="1DD92BF0" w14:textId="4CC1E5A5" w:rsidR="00F00D82" w:rsidRPr="009B6CCF" w:rsidRDefault="00227E2A" w:rsidP="00F00D82">
      <w:r w:rsidRPr="009B6CCF">
        <w:t>Divergências acentuadas entre a área resultante da multiplicação das dimensões lineares e a área informada no cadastro são indicadores primários de geometrias amorfas ou não ortogonais (como lotes trapezoidais, triangulares ou com limites curvos).</w:t>
      </w:r>
    </w:p>
    <w:p w14:paraId="36C72ED8" w14:textId="64DCA2AE" w:rsidR="009F0A92" w:rsidRPr="009B6CCF" w:rsidRDefault="00B9752E" w:rsidP="00093FBB">
      <w:pPr>
        <w:pStyle w:val="Ttulo3"/>
      </w:pPr>
      <w:bookmarkStart w:id="173" w:name="_Toc223789517"/>
      <w:r w:rsidRPr="009B6CCF">
        <w:t xml:space="preserve">Atributos do </w:t>
      </w:r>
      <w:r w:rsidRPr="009B6CCF">
        <w:rPr>
          <w:i/>
          <w:iCs/>
        </w:rPr>
        <w:t>Open</w:t>
      </w:r>
      <w:r w:rsidR="004E38CE" w:rsidRPr="009B6CCF">
        <w:rPr>
          <w:i/>
          <w:iCs/>
        </w:rPr>
        <w:t>S</w:t>
      </w:r>
      <w:r w:rsidRPr="009B6CCF">
        <w:rPr>
          <w:i/>
          <w:iCs/>
        </w:rPr>
        <w:t>treet</w:t>
      </w:r>
      <w:r w:rsidR="004E38CE" w:rsidRPr="009B6CCF">
        <w:rPr>
          <w:i/>
          <w:iCs/>
        </w:rPr>
        <w:t>M</w:t>
      </w:r>
      <w:r w:rsidRPr="009B6CCF">
        <w:rPr>
          <w:i/>
          <w:iCs/>
        </w:rPr>
        <w:t>ap</w:t>
      </w:r>
      <w:r w:rsidR="00C33E01" w:rsidRPr="009B6CCF">
        <w:t xml:space="preserve"> Usados no </w:t>
      </w:r>
      <w:r w:rsidR="00C33E01" w:rsidRPr="009B6CCF">
        <w:rPr>
          <w:i/>
          <w:iCs/>
        </w:rPr>
        <w:t>SuperCIATA</w:t>
      </w:r>
      <w:bookmarkEnd w:id="173"/>
    </w:p>
    <w:p w14:paraId="1E3E19D6" w14:textId="3A21463C" w:rsidR="002E5F60" w:rsidRPr="009B6CCF" w:rsidRDefault="00760CD5" w:rsidP="007A283B">
      <w:r w:rsidRPr="009B6CCF">
        <w:t xml:space="preserve">As coordenadas </w:t>
      </w:r>
      <w:r w:rsidR="00E93488" w:rsidRPr="009B6CCF">
        <w:t xml:space="preserve">dos extremos </w:t>
      </w:r>
      <w:r w:rsidRPr="009B6CCF">
        <w:t xml:space="preserve">de trechos dos logradouros </w:t>
      </w:r>
      <w:r w:rsidR="009860C7" w:rsidRPr="009B6CCF">
        <w:t>obtid</w:t>
      </w:r>
      <w:r w:rsidR="008B03D8" w:rsidRPr="009B6CCF">
        <w:t>a</w:t>
      </w:r>
      <w:r w:rsidR="009860C7" w:rsidRPr="009B6CCF">
        <w:t xml:space="preserve">s do </w:t>
      </w:r>
      <w:r w:rsidR="009860C7" w:rsidRPr="009B6CCF">
        <w:rPr>
          <w:i/>
          <w:iCs/>
        </w:rPr>
        <w:t>OpenStreetMap</w:t>
      </w:r>
      <w:r w:rsidR="001A3D3D" w:rsidRPr="009B6CCF">
        <w:t xml:space="preserve"> </w:t>
      </w:r>
      <w:r w:rsidRPr="009B6CCF">
        <w:t xml:space="preserve">são </w:t>
      </w:r>
      <w:r w:rsidR="003C11E3" w:rsidRPr="009B6CCF">
        <w:t>os parâmetros para o cálculo d</w:t>
      </w:r>
      <w:r w:rsidR="001A3D3D" w:rsidRPr="009B6CCF">
        <w:t xml:space="preserve">o </w:t>
      </w:r>
      <w:r w:rsidR="00287EBD" w:rsidRPr="009B6CCF">
        <w:t>azimute geográfico, definido como</w:t>
      </w:r>
      <w:r w:rsidR="007A283B" w:rsidRPr="009B6CCF">
        <w:t xml:space="preserve"> “o</w:t>
      </w:r>
      <w:r w:rsidR="00287EBD" w:rsidRPr="009B6CCF">
        <w:t xml:space="preserve"> </w:t>
      </w:r>
      <w:r w:rsidR="007A283B" w:rsidRPr="009B6CCF">
        <w:t>ângulo horizontal formado entre a direção norte-sul (meridiano que passa pelos pontos) e um alinhamento, tendo como origem o sentido do norte e variável entre 0° e 360°”</w:t>
      </w:r>
      <w:r w:rsidR="00A752B5" w:rsidRPr="009B6CCF">
        <w:t xml:space="preserve"> </w:t>
      </w:r>
      <w:commentRangeStart w:id="174"/>
      <w:r w:rsidR="00DA0221" w:rsidRPr="009B6CCF">
        <w:fldChar w:fldCharType="begin"/>
      </w:r>
      <w:r w:rsidR="00540515" w:rsidRPr="009B6CCF">
        <w:instrText xml:space="preserve"> ADDIN ZOTERO_ITEM CSL_CITATION {"citationID":"7bKx7X1E","properties":{"formattedCitation":"(Tuler; Saraiva, 2014, p. 65)","plainCitation":"(Tuler; Saraiva, 2014, p. 65)","dontUpdate":true,"noteIndex":0},"citationItems":[{"id":328,"uris":["http://zotero.org/users/15531986/items/PBPMTZH6"],"itemData":{"id":328,"type":"book","ISBN":"978-85-8260-124-2","publisher":"Bookman Editora","publisher-place":"Porto Alegre","title":"Fundamentos de Topografia","author":[{"family":"Tuler","given":"Marcelo de Carvalho"},{"family":"Saraiva","given":"Sérgio Alberto"}],"issued":{"date-parts":[["2014"]]}},"locator":"65","label":"page"}],"schema":"https://github.com/citation-style-language/schema/raw/master/csl-citation.json"} </w:instrText>
      </w:r>
      <w:r w:rsidR="00DA0221" w:rsidRPr="009B6CCF">
        <w:fldChar w:fldCharType="separate"/>
      </w:r>
      <w:r w:rsidR="00DA0221" w:rsidRPr="009B6CCF">
        <w:rPr>
          <w:rFonts w:cs="Arial"/>
        </w:rPr>
        <w:t>(</w:t>
      </w:r>
      <w:r w:rsidR="006C374A" w:rsidRPr="009B6CCF">
        <w:rPr>
          <w:rFonts w:cs="Arial"/>
        </w:rPr>
        <w:t>TULER</w:t>
      </w:r>
      <w:r w:rsidR="00DA0221" w:rsidRPr="009B6CCF">
        <w:rPr>
          <w:rFonts w:cs="Arial"/>
        </w:rPr>
        <w:t xml:space="preserve">; </w:t>
      </w:r>
      <w:r w:rsidR="006C374A" w:rsidRPr="009B6CCF">
        <w:rPr>
          <w:rFonts w:cs="Arial"/>
        </w:rPr>
        <w:t>SARAIVA</w:t>
      </w:r>
      <w:r w:rsidR="00DA0221" w:rsidRPr="009B6CCF">
        <w:rPr>
          <w:rFonts w:cs="Arial"/>
        </w:rPr>
        <w:t>, 2014, p. 65)</w:t>
      </w:r>
      <w:r w:rsidR="00DA0221" w:rsidRPr="009B6CCF">
        <w:fldChar w:fldCharType="end"/>
      </w:r>
      <w:commentRangeEnd w:id="174"/>
      <w:r w:rsidR="00270AE6" w:rsidRPr="009B6CCF">
        <w:rPr>
          <w:rStyle w:val="Refdecomentrio"/>
          <w:sz w:val="24"/>
          <w:szCs w:val="22"/>
        </w:rPr>
        <w:commentReference w:id="174"/>
      </w:r>
      <w:r w:rsidR="006C5D97" w:rsidRPr="009B6CCF">
        <w:t>.</w:t>
      </w:r>
      <w:r w:rsidR="0045130D" w:rsidRPr="009B6CCF">
        <w:t xml:space="preserve"> </w:t>
      </w:r>
    </w:p>
    <w:p w14:paraId="72E4360F" w14:textId="2D6DA690" w:rsidR="00D85C9D" w:rsidRPr="009B6CCF" w:rsidRDefault="008D5601" w:rsidP="0026419F">
      <w:r w:rsidRPr="009B6CCF">
        <w:t>Tipicamente,</w:t>
      </w:r>
      <w:r w:rsidR="00974E63" w:rsidRPr="009B6CCF">
        <w:t xml:space="preserve"> as consultas ao OSM retornam um número variável de coordena</w:t>
      </w:r>
      <w:r w:rsidR="00362F29" w:rsidRPr="009B6CCF">
        <w:t xml:space="preserve">das em um </w:t>
      </w:r>
      <w:r w:rsidR="00047AAB" w:rsidRPr="009B6CCF">
        <w:t>objeto</w:t>
      </w:r>
      <w:r w:rsidR="00362F29" w:rsidRPr="009B6CCF">
        <w:t xml:space="preserve"> no formato </w:t>
      </w:r>
      <w:r w:rsidR="00317797" w:rsidRPr="009B6CCF">
        <w:rPr>
          <w:i/>
          <w:iCs/>
        </w:rPr>
        <w:t>G</w:t>
      </w:r>
      <w:r w:rsidR="00F94A86" w:rsidRPr="009B6CCF">
        <w:rPr>
          <w:i/>
          <w:iCs/>
        </w:rPr>
        <w:t>eo</w:t>
      </w:r>
      <w:r w:rsidR="00362F29" w:rsidRPr="009B6CCF">
        <w:rPr>
          <w:i/>
          <w:iCs/>
        </w:rPr>
        <w:t>JSON</w:t>
      </w:r>
      <w:r w:rsidR="006B6535" w:rsidRPr="009B6CCF">
        <w:rPr>
          <w:rStyle w:val="Refdenotaderodap"/>
        </w:rPr>
        <w:footnoteReference w:id="5"/>
      </w:r>
      <w:r w:rsidR="0026419F" w:rsidRPr="009B6CCF">
        <w:t>.</w:t>
      </w:r>
      <w:r w:rsidR="005A7B7D" w:rsidRPr="009B6CCF">
        <w:t xml:space="preserve"> O </w:t>
      </w:r>
      <w:r w:rsidR="005C7B55" w:rsidRPr="009B6CCF">
        <w:fldChar w:fldCharType="begin"/>
      </w:r>
      <w:r w:rsidR="005C7B55" w:rsidRPr="009B6CCF">
        <w:instrText xml:space="preserve"> REF _Ref217937599 \h </w:instrText>
      </w:r>
      <w:r w:rsidR="005C7B55" w:rsidRPr="009B6CCF">
        <w:fldChar w:fldCharType="separate"/>
      </w:r>
      <w:r w:rsidR="003750EA" w:rsidRPr="009B6CCF">
        <w:t xml:space="preserve">Quadro </w:t>
      </w:r>
      <w:r w:rsidR="003750EA">
        <w:rPr>
          <w:noProof/>
        </w:rPr>
        <w:t>9</w:t>
      </w:r>
      <w:r w:rsidR="005C7B55" w:rsidRPr="009B6CCF">
        <w:fldChar w:fldCharType="end"/>
      </w:r>
      <w:r w:rsidR="005A7B7D" w:rsidRPr="009B6CCF">
        <w:t xml:space="preserve"> apresenta </w:t>
      </w:r>
      <w:r w:rsidR="00F13259" w:rsidRPr="009B6CCF">
        <w:t>um</w:t>
      </w:r>
      <w:r w:rsidR="00854E6E" w:rsidRPr="009B6CCF">
        <w:t>a resposta típica,</w:t>
      </w:r>
      <w:r w:rsidR="00B04874" w:rsidRPr="009B6CCF">
        <w:t xml:space="preserve"> </w:t>
      </w:r>
      <w:r w:rsidR="00F13259" w:rsidRPr="009B6CCF">
        <w:t xml:space="preserve">contendo as coordenadas </w:t>
      </w:r>
      <w:r w:rsidR="00595748" w:rsidRPr="009B6CCF">
        <w:t xml:space="preserve">de um segmento do logradouro </w:t>
      </w:r>
      <w:r w:rsidR="00C95835" w:rsidRPr="009B6CCF">
        <w:t xml:space="preserve">de nome “Rua das Flores. O </w:t>
      </w:r>
      <w:r w:rsidR="002677E2" w:rsidRPr="009B6CCF">
        <w:t>vetor “</w:t>
      </w:r>
      <w:r w:rsidR="002677E2" w:rsidRPr="009B6CCF">
        <w:rPr>
          <w:i/>
          <w:iCs/>
        </w:rPr>
        <w:t>coordinates</w:t>
      </w:r>
      <w:r w:rsidR="002677E2" w:rsidRPr="009B6CCF">
        <w:t xml:space="preserve">” </w:t>
      </w:r>
      <w:r w:rsidR="00827F5D" w:rsidRPr="009B6CCF">
        <w:t xml:space="preserve">armazena </w:t>
      </w:r>
      <w:r w:rsidR="00CB7139" w:rsidRPr="009B6CCF">
        <w:t>diversos pares ordenados</w:t>
      </w:r>
      <w:r w:rsidR="008A0690" w:rsidRPr="009B6CCF">
        <w:t xml:space="preserve"> </w:t>
      </w:r>
      <w:r w:rsidR="00F248B9" w:rsidRPr="009B6CCF">
        <w:t xml:space="preserve">no formato </w:t>
      </w:r>
      <w:r w:rsidR="006265F1" w:rsidRPr="009B6CCF">
        <w:t>[</w:t>
      </w:r>
      <w:r w:rsidR="00F248B9" w:rsidRPr="009B6CCF">
        <w:t>Longitude</w:t>
      </w:r>
      <w:r w:rsidR="006265F1" w:rsidRPr="009B6CCF">
        <w:t>, Latitude]</w:t>
      </w:r>
      <w:r w:rsidR="0018665B" w:rsidRPr="009B6CCF">
        <w:t xml:space="preserve"> </w:t>
      </w:r>
      <w:r w:rsidR="0018665B" w:rsidRPr="009B6CCF">
        <w:fldChar w:fldCharType="begin"/>
      </w:r>
      <w:r w:rsidR="00540515" w:rsidRPr="009B6CCF">
        <w:instrText xml:space="preserve"> ADDIN ZOTERO_ITEM CSL_CITATION {"citationID":"RyTLKZ4K","properties":{"formattedCitation":"(Butler {\\i{}et al.}, 2016)","plainCitation":"(Butler et al., 2016)","dontUpdate":true,"noteIndex":0},"citationItems":[{"id":303,"uris":["http://zotero.org/users/15531986/items/9AQN9C7B"],"itemData":{"id":303,"type":"report","abstract":"GeoJSON is a format for encoding a variety of geographic data structures. A GeoJSON object may represent a region of space (a Geometry), a spatially bounded entity (a Feature), or a list of Features (a FeatureCollection). GeoJSON supports the following geometry types: Point, LineString, Polygon, MultiPoint, MultiLineString, and MultiPolygon. Features in GeoJSON contain a Geometry object and additional properties, and a FeatureCollection contains a list of Features.","genre":"Request for Comments","note":"Backup Publisher: Internet Engineering Task Force (IETF)\nPublished: RFC 7946","number":"7946","publisher":"IETF","title":"The GeoJSON Format","URL":"https://datatracker.ietf.org/doc/html/rfc7946","author":[{"family":"Butler","given":"Howard"},{"family":"Daly","given":"Martin"},{"family":"Doyle","given":"Allan"},{"family":"Gillies","given":"Sean"},{"family":"Hagen","given":"Stefan"},{"family":"Schaub","given":"Tim"}],"issued":{"date-parts":[["2016",8]]}}}],"schema":"https://github.com/citation-style-language/schema/raw/master/csl-citation.json"} </w:instrText>
      </w:r>
      <w:r w:rsidR="0018665B" w:rsidRPr="009B6CCF">
        <w:fldChar w:fldCharType="separate"/>
      </w:r>
      <w:r w:rsidR="0018665B" w:rsidRPr="009B6CCF">
        <w:rPr>
          <w:rFonts w:cs="Arial"/>
        </w:rPr>
        <w:t>(</w:t>
      </w:r>
      <w:r w:rsidR="006C374A" w:rsidRPr="00270AE6">
        <w:rPr>
          <w:rFonts w:cs="Arial"/>
          <w:color w:val="FF0000"/>
          <w:rPrChange w:id="175" w:author="Carlos" w:date="2026-03-18T09:33:00Z">
            <w:rPr>
              <w:rFonts w:cs="Arial"/>
            </w:rPr>
          </w:rPrChange>
        </w:rPr>
        <w:t>BUTLER</w:t>
      </w:r>
      <w:r w:rsidR="0018665B" w:rsidRPr="009B6CCF">
        <w:rPr>
          <w:rFonts w:cs="Arial"/>
        </w:rPr>
        <w:t xml:space="preserve"> </w:t>
      </w:r>
      <w:r w:rsidR="0018665B" w:rsidRPr="009B6CCF">
        <w:rPr>
          <w:rFonts w:cs="Arial"/>
          <w:i/>
          <w:iCs/>
        </w:rPr>
        <w:t>et al.</w:t>
      </w:r>
      <w:r w:rsidR="0018665B" w:rsidRPr="009B6CCF">
        <w:rPr>
          <w:rFonts w:cs="Arial"/>
        </w:rPr>
        <w:t>, 2016)</w:t>
      </w:r>
      <w:r w:rsidR="0018665B" w:rsidRPr="009B6CCF">
        <w:fldChar w:fldCharType="end"/>
      </w:r>
      <w:r w:rsidR="004A4FB8" w:rsidRPr="009B6CCF">
        <w:t xml:space="preserve">. </w:t>
      </w:r>
    </w:p>
    <w:p w14:paraId="32B45A48" w14:textId="77777777" w:rsidR="00F82909" w:rsidRPr="009B6CCF" w:rsidRDefault="00F82909" w:rsidP="0026419F"/>
    <w:p w14:paraId="394B8453" w14:textId="3FFABF3E" w:rsidR="009637C0" w:rsidRPr="009B6CCF" w:rsidRDefault="009637C0" w:rsidP="00A6278E">
      <w:pPr>
        <w:pStyle w:val="Legenda"/>
      </w:pPr>
      <w:bookmarkStart w:id="176" w:name="_Ref217937599"/>
      <w:r w:rsidRPr="009B6CCF">
        <w:t xml:space="preserve">Quadro </w:t>
      </w:r>
      <w:fldSimple w:instr=" SEQ Quadro \* ARABIC ">
        <w:r w:rsidR="003750EA">
          <w:rPr>
            <w:noProof/>
          </w:rPr>
          <w:t>9</w:t>
        </w:r>
      </w:fldSimple>
      <w:bookmarkEnd w:id="176"/>
      <w:r w:rsidR="004B4D10" w:rsidRPr="009B6CCF">
        <w:t xml:space="preserve"> –</w:t>
      </w:r>
      <w:r w:rsidRPr="009B6CCF">
        <w:t xml:space="preserve"> Retorno de uma consulta ao OpenStreetMap</w:t>
      </w:r>
    </w:p>
    <w:tbl>
      <w:tblPr>
        <w:tblStyle w:val="Tabelacomgrade"/>
        <w:tblW w:w="0" w:type="auto"/>
        <w:tblLook w:val="04A0" w:firstRow="1" w:lastRow="0" w:firstColumn="1" w:lastColumn="0" w:noHBand="0" w:noVBand="1"/>
      </w:tblPr>
      <w:tblGrid>
        <w:gridCol w:w="9061"/>
      </w:tblGrid>
      <w:tr w:rsidR="009637C0" w:rsidRPr="009B6CCF" w14:paraId="67947B22" w14:textId="77777777" w:rsidTr="009637C0">
        <w:tc>
          <w:tcPr>
            <w:tcW w:w="9061" w:type="dxa"/>
          </w:tcPr>
          <w:p w14:paraId="09D418C9" w14:textId="77777777" w:rsidR="00C4643B" w:rsidRPr="00BC73BE" w:rsidRDefault="00C4643B" w:rsidP="004959CC">
            <w:pPr>
              <w:pStyle w:val="Codigo"/>
              <w:keepNext/>
              <w:widowControl w:val="0"/>
              <w:rPr>
                <w:lang w:val="en-US"/>
              </w:rPr>
            </w:pPr>
            <w:r w:rsidRPr="00BC73BE">
              <w:rPr>
                <w:lang w:val="en-US"/>
              </w:rPr>
              <w:t>{</w:t>
            </w:r>
          </w:p>
          <w:p w14:paraId="28C78960" w14:textId="77777777" w:rsidR="00C4643B" w:rsidRPr="00BC73BE" w:rsidRDefault="00C4643B" w:rsidP="004959CC">
            <w:pPr>
              <w:pStyle w:val="Codigo"/>
              <w:keepNext/>
              <w:widowControl w:val="0"/>
              <w:rPr>
                <w:lang w:val="en-US"/>
              </w:rPr>
            </w:pPr>
            <w:r w:rsidRPr="00BC73BE">
              <w:rPr>
                <w:lang w:val="en-US"/>
              </w:rPr>
              <w:t xml:space="preserve">  "type": "Feature",</w:t>
            </w:r>
          </w:p>
          <w:p w14:paraId="09EDDDC1" w14:textId="77777777" w:rsidR="00C4643B" w:rsidRPr="00BC73BE" w:rsidRDefault="00C4643B" w:rsidP="004959CC">
            <w:pPr>
              <w:pStyle w:val="Codigo"/>
              <w:keepNext/>
              <w:widowControl w:val="0"/>
              <w:rPr>
                <w:lang w:val="en-US"/>
              </w:rPr>
            </w:pPr>
            <w:r w:rsidRPr="00BC73BE">
              <w:rPr>
                <w:lang w:val="en-US"/>
              </w:rPr>
              <w:t xml:space="preserve">  "geometry": {</w:t>
            </w:r>
          </w:p>
          <w:p w14:paraId="0560D93C" w14:textId="77777777" w:rsidR="00C4643B" w:rsidRPr="00BC73BE" w:rsidRDefault="00C4643B" w:rsidP="004959CC">
            <w:pPr>
              <w:pStyle w:val="Codigo"/>
              <w:keepNext/>
              <w:widowControl w:val="0"/>
              <w:rPr>
                <w:lang w:val="en-US"/>
              </w:rPr>
            </w:pPr>
            <w:r w:rsidRPr="00BC73BE">
              <w:rPr>
                <w:lang w:val="en-US"/>
              </w:rPr>
              <w:t xml:space="preserve">    "type": "LineString",</w:t>
            </w:r>
          </w:p>
          <w:p w14:paraId="6F7A7509" w14:textId="77777777" w:rsidR="00C4643B" w:rsidRPr="009B6CCF" w:rsidRDefault="00C4643B" w:rsidP="004959CC">
            <w:pPr>
              <w:pStyle w:val="Codigo"/>
              <w:keepNext/>
              <w:widowControl w:val="0"/>
            </w:pPr>
            <w:r w:rsidRPr="00BC73BE">
              <w:rPr>
                <w:lang w:val="en-US"/>
              </w:rPr>
              <w:t xml:space="preserve">    </w:t>
            </w:r>
            <w:r w:rsidRPr="009B6CCF">
              <w:t>"coordinates": [</w:t>
            </w:r>
          </w:p>
          <w:p w14:paraId="47E8DAD9" w14:textId="77777777" w:rsidR="00C4643B" w:rsidRPr="009B6CCF" w:rsidRDefault="00C4643B" w:rsidP="004959CC">
            <w:pPr>
              <w:pStyle w:val="Codigo"/>
              <w:keepNext/>
              <w:widowControl w:val="0"/>
            </w:pPr>
            <w:r w:rsidRPr="009B6CCF">
              <w:t xml:space="preserve">      [-46.6333, -23.5505], // [Longitude, Latitude] - Ponto inicial</w:t>
            </w:r>
          </w:p>
          <w:p w14:paraId="4B2084FB" w14:textId="77777777" w:rsidR="00C4643B" w:rsidRPr="009B6CCF" w:rsidRDefault="00C4643B" w:rsidP="004959CC">
            <w:pPr>
              <w:pStyle w:val="Codigo"/>
              <w:keepNext/>
              <w:widowControl w:val="0"/>
            </w:pPr>
            <w:r w:rsidRPr="009B6CCF">
              <w:t xml:space="preserve">      [-46.6335, -23.5510], // Ponto intermediário</w:t>
            </w:r>
          </w:p>
          <w:p w14:paraId="399A7C55" w14:textId="77777777" w:rsidR="00C4643B" w:rsidRPr="009B6CCF" w:rsidRDefault="00C4643B" w:rsidP="004959CC">
            <w:pPr>
              <w:pStyle w:val="Codigo"/>
              <w:keepNext/>
              <w:widowControl w:val="0"/>
            </w:pPr>
            <w:r w:rsidRPr="009B6CCF">
              <w:t xml:space="preserve">      [-46.6338, -23.5515]  // Ponto final</w:t>
            </w:r>
          </w:p>
          <w:p w14:paraId="76A098F9" w14:textId="77777777" w:rsidR="00C4643B" w:rsidRPr="009B6CCF" w:rsidRDefault="00C4643B" w:rsidP="004959CC">
            <w:pPr>
              <w:pStyle w:val="Codigo"/>
              <w:keepNext/>
              <w:widowControl w:val="0"/>
            </w:pPr>
            <w:r w:rsidRPr="009B6CCF">
              <w:t xml:space="preserve">    ]</w:t>
            </w:r>
          </w:p>
          <w:p w14:paraId="0A198F55" w14:textId="77777777" w:rsidR="00C4643B" w:rsidRPr="009B6CCF" w:rsidRDefault="00C4643B" w:rsidP="004959CC">
            <w:pPr>
              <w:pStyle w:val="Codigo"/>
              <w:keepNext/>
              <w:widowControl w:val="0"/>
            </w:pPr>
            <w:r w:rsidRPr="009B6CCF">
              <w:t xml:space="preserve">  },</w:t>
            </w:r>
          </w:p>
          <w:p w14:paraId="119C618F" w14:textId="77777777" w:rsidR="00C4643B" w:rsidRPr="009B6CCF" w:rsidRDefault="00C4643B" w:rsidP="004959CC">
            <w:pPr>
              <w:pStyle w:val="Codigo"/>
              <w:keepNext/>
              <w:widowControl w:val="0"/>
            </w:pPr>
            <w:r w:rsidRPr="009B6CCF">
              <w:t xml:space="preserve">  "properties": {</w:t>
            </w:r>
          </w:p>
          <w:p w14:paraId="37576ED6" w14:textId="77777777" w:rsidR="00C4643B" w:rsidRPr="009B6CCF" w:rsidRDefault="00C4643B" w:rsidP="004959CC">
            <w:pPr>
              <w:pStyle w:val="Codigo"/>
              <w:keepNext/>
              <w:widowControl w:val="0"/>
            </w:pPr>
            <w:r w:rsidRPr="009B6CCF">
              <w:t xml:space="preserve">    "name": "Rua das Flores",</w:t>
            </w:r>
          </w:p>
          <w:p w14:paraId="3043D0F3" w14:textId="77777777" w:rsidR="00C4643B" w:rsidRPr="009B6CCF" w:rsidRDefault="00C4643B" w:rsidP="004959CC">
            <w:pPr>
              <w:pStyle w:val="Codigo"/>
              <w:keepNext/>
              <w:widowControl w:val="0"/>
            </w:pPr>
            <w:r w:rsidRPr="009B6CCF">
              <w:t xml:space="preserve">    "highway": "residential",</w:t>
            </w:r>
          </w:p>
          <w:p w14:paraId="34B3BF83" w14:textId="77777777" w:rsidR="00C4643B" w:rsidRPr="009B6CCF" w:rsidRDefault="00C4643B" w:rsidP="004959CC">
            <w:pPr>
              <w:pStyle w:val="Codigo"/>
              <w:keepNext/>
              <w:widowControl w:val="0"/>
            </w:pPr>
            <w:r w:rsidRPr="009B6CCF">
              <w:t xml:space="preserve">    "osm_id": "12345678"</w:t>
            </w:r>
          </w:p>
          <w:p w14:paraId="6EC6D822" w14:textId="77777777" w:rsidR="00C4643B" w:rsidRPr="009B6CCF" w:rsidRDefault="00C4643B" w:rsidP="004959CC">
            <w:pPr>
              <w:pStyle w:val="Codigo"/>
              <w:keepNext/>
              <w:widowControl w:val="0"/>
            </w:pPr>
            <w:r w:rsidRPr="009B6CCF">
              <w:t xml:space="preserve">  }</w:t>
            </w:r>
          </w:p>
          <w:p w14:paraId="24298307" w14:textId="5D5E7E7F" w:rsidR="009637C0" w:rsidRPr="009B6CCF" w:rsidRDefault="00C4643B" w:rsidP="004959CC">
            <w:pPr>
              <w:pStyle w:val="Codigo"/>
              <w:keepNext/>
              <w:widowControl w:val="0"/>
            </w:pPr>
            <w:r w:rsidRPr="009B6CCF">
              <w:t>}</w:t>
            </w:r>
          </w:p>
        </w:tc>
      </w:tr>
    </w:tbl>
    <w:p w14:paraId="55D35B75" w14:textId="4A6300CF" w:rsidR="009637C0" w:rsidRPr="009B6CCF" w:rsidRDefault="007D1ED1" w:rsidP="00A6278E">
      <w:pPr>
        <w:pStyle w:val="Legenda"/>
      </w:pPr>
      <w:r w:rsidRPr="009B6CCF">
        <w:t xml:space="preserve">Elaboração: </w:t>
      </w:r>
      <w:commentRangeStart w:id="177"/>
      <w:r w:rsidRPr="009B6CCF">
        <w:t>Os autores</w:t>
      </w:r>
      <w:r w:rsidR="0063382C" w:rsidRPr="009B6CCF">
        <w:t xml:space="preserve"> </w:t>
      </w:r>
      <w:commentRangeEnd w:id="177"/>
      <w:r w:rsidR="00270AE6" w:rsidRPr="009B6CCF">
        <w:rPr>
          <w:rStyle w:val="Refdecomentrio"/>
          <w:sz w:val="20"/>
          <w:szCs w:val="20"/>
        </w:rPr>
        <w:commentReference w:id="177"/>
      </w:r>
      <w:r w:rsidR="0063382C" w:rsidRPr="009B6CCF">
        <w:t>(2025)</w:t>
      </w:r>
    </w:p>
    <w:p w14:paraId="3D1BF8BF" w14:textId="77777777" w:rsidR="004959CC" w:rsidRPr="009B6CCF" w:rsidRDefault="004959CC" w:rsidP="0045130D"/>
    <w:p w14:paraId="69714ED2" w14:textId="77777777" w:rsidR="00DB2991" w:rsidRPr="009B6CCF" w:rsidRDefault="00DB2991" w:rsidP="0045130D"/>
    <w:p w14:paraId="77708DBA" w14:textId="21D6408D" w:rsidR="006D3D4B" w:rsidRPr="009B6CCF" w:rsidRDefault="006D3D4B" w:rsidP="009B6CCF">
      <w:pPr>
        <w:pStyle w:val="Ttulo2"/>
      </w:pPr>
      <w:bookmarkStart w:id="178" w:name="_Toc223789518"/>
      <w:r w:rsidRPr="009B6CCF">
        <w:t>MÉTODOS</w:t>
      </w:r>
      <w:bookmarkEnd w:id="178"/>
    </w:p>
    <w:p w14:paraId="33FA067E" w14:textId="50982873" w:rsidR="006D3D4B" w:rsidRPr="009B6CCF" w:rsidRDefault="006D3D4B" w:rsidP="00093FBB">
      <w:pPr>
        <w:pStyle w:val="Ttulo3"/>
      </w:pPr>
      <w:bookmarkStart w:id="179" w:name="_Toc223789519"/>
      <w:r w:rsidRPr="009B6CCF">
        <w:t xml:space="preserve">Obtenção </w:t>
      </w:r>
      <w:r w:rsidR="000F38F3" w:rsidRPr="009B6CCF">
        <w:t xml:space="preserve">e tratamento </w:t>
      </w:r>
      <w:r w:rsidRPr="009B6CCF">
        <w:t>d</w:t>
      </w:r>
      <w:r w:rsidR="000F38F3" w:rsidRPr="009B6CCF">
        <w:t>o</w:t>
      </w:r>
      <w:r w:rsidR="00ED51AF" w:rsidRPr="009B6CCF">
        <w:t>s</w:t>
      </w:r>
      <w:r w:rsidRPr="009B6CCF">
        <w:t xml:space="preserve"> </w:t>
      </w:r>
      <w:r w:rsidR="00ED51AF" w:rsidRPr="009B6CCF">
        <w:t>p</w:t>
      </w:r>
      <w:r w:rsidRPr="009B6CCF">
        <w:t>ontos do IBGE</w:t>
      </w:r>
      <w:bookmarkEnd w:id="179"/>
    </w:p>
    <w:p w14:paraId="7A1C9406" w14:textId="055DFB01" w:rsidR="00D92A18" w:rsidRPr="009B6CCF" w:rsidRDefault="00A34035" w:rsidP="0079745C">
      <w:r w:rsidRPr="009B6CCF">
        <w:t xml:space="preserve">A padronização </w:t>
      </w:r>
      <w:r w:rsidR="00F37849" w:rsidRPr="009B6CCF">
        <w:t xml:space="preserve">da estrutura e </w:t>
      </w:r>
      <w:r w:rsidR="00BA329C" w:rsidRPr="009B6CCF">
        <w:t xml:space="preserve">do </w:t>
      </w:r>
      <w:r w:rsidR="00F37849" w:rsidRPr="009B6CCF">
        <w:t>conteúdo dos dados</w:t>
      </w:r>
      <w:r w:rsidRPr="009B6CCF">
        <w:t xml:space="preserve">, a disponibilidade pública e a documentação técnica do CNEFE favorecem a interoperabilidade e a integração de seus registros em ambientes de bancos de dados relacionais. </w:t>
      </w:r>
      <w:r w:rsidR="007D7ADB" w:rsidRPr="009B6CCF">
        <w:t>O fluxo de</w:t>
      </w:r>
      <w:r w:rsidR="00B70D2B" w:rsidRPr="009B6CCF">
        <w:t xml:space="preserve"> </w:t>
      </w:r>
      <w:commentRangeStart w:id="180"/>
      <w:r w:rsidR="00B70D2B" w:rsidRPr="009B6CCF">
        <w:t>ingestão</w:t>
      </w:r>
      <w:commentRangeEnd w:id="180"/>
      <w:r w:rsidR="004303F9" w:rsidRPr="009B6CCF">
        <w:rPr>
          <w:rStyle w:val="Refdecomentrio"/>
          <w:sz w:val="24"/>
          <w:szCs w:val="22"/>
        </w:rPr>
        <w:commentReference w:id="180"/>
      </w:r>
      <w:r w:rsidR="00B70D2B" w:rsidRPr="009B6CCF">
        <w:t xml:space="preserve"> dos dados </w:t>
      </w:r>
      <w:r w:rsidR="007D7ADB" w:rsidRPr="009B6CCF">
        <w:t>inicia</w:t>
      </w:r>
      <w:r w:rsidR="00964FDF" w:rsidRPr="009B6CCF">
        <w:t>-se</w:t>
      </w:r>
      <w:r w:rsidR="007D7ADB" w:rsidRPr="009B6CCF">
        <w:t xml:space="preserve"> </w:t>
      </w:r>
      <w:r w:rsidR="00B70D2B" w:rsidRPr="009B6CCF">
        <w:t xml:space="preserve">com </w:t>
      </w:r>
      <w:r w:rsidR="006D3D4B" w:rsidRPr="009B6CCF">
        <w:t xml:space="preserve">o </w:t>
      </w:r>
      <w:r w:rsidR="006D3D4B" w:rsidRPr="009B6CCF">
        <w:rPr>
          <w:i/>
          <w:iCs/>
        </w:rPr>
        <w:t>download</w:t>
      </w:r>
      <w:r w:rsidR="006D3D4B" w:rsidRPr="009B6CCF">
        <w:t xml:space="preserve"> do arquivo </w:t>
      </w:r>
      <w:r w:rsidR="00C972FB" w:rsidRPr="009B6CCF">
        <w:t xml:space="preserve">em </w:t>
      </w:r>
      <w:r w:rsidR="007E2C4F" w:rsidRPr="009B6CCF">
        <w:t xml:space="preserve">formato </w:t>
      </w:r>
      <w:r w:rsidR="00870369" w:rsidRPr="009B6CCF">
        <w:t xml:space="preserve">tabular </w:t>
      </w:r>
      <w:r w:rsidR="007E2C4F" w:rsidRPr="009B6CCF">
        <w:t xml:space="preserve">CSV </w:t>
      </w:r>
      <w:r w:rsidR="00EA2307" w:rsidRPr="009B6CCF">
        <w:t xml:space="preserve">diretamente </w:t>
      </w:r>
      <w:r w:rsidR="005077D4" w:rsidRPr="009B6CCF">
        <w:t xml:space="preserve">do </w:t>
      </w:r>
      <w:r w:rsidR="004A09E1" w:rsidRPr="009B6CCF">
        <w:t xml:space="preserve">repositório </w:t>
      </w:r>
      <w:r w:rsidR="005077D4" w:rsidRPr="009B6CCF">
        <w:t>do IBGE</w:t>
      </w:r>
      <w:r w:rsidR="006B1C28" w:rsidRPr="009B6CCF">
        <w:t xml:space="preserve"> </w:t>
      </w:r>
      <w:r w:rsidR="00BC5386" w:rsidRPr="009B6CCF">
        <w:fldChar w:fldCharType="begin"/>
      </w:r>
      <w:r w:rsidR="004975CD" w:rsidRPr="009B6CCF">
        <w:instrText xml:space="preserve"> ADDIN ZOTERO_ITEM CSL_CITATION {"citationID":"W2ySS0KN","properties":{"formattedCitation":"(Downloads | IBGE, 2025)","plainCitation":"(Downloads | IBGE, 2025)","dontUpdate":true,"noteIndex":0},"citationItems":[{"id":222,"uris":["http://zotero.org/users/15531986/items/82GFF8DE"],"itemData":{"id":222,"type":"webpage","title":"Downloads | IBGE","URL":"https://ftp.ibge.gov.br/Perfil_Municipios/2019/Base_de_Dados/","accessed":{"date-parts":[["2025",7,19]]},"issued":{"date-parts":[["2025"]]}}}],"schema":"https://github.com/citation-style-language/schema/raw/master/csl-citation.json"} </w:instrText>
      </w:r>
      <w:r w:rsidR="00BC5386" w:rsidRPr="009B6CCF">
        <w:fldChar w:fldCharType="separate"/>
      </w:r>
      <w:r w:rsidR="00BC5386" w:rsidRPr="009B6CCF">
        <w:rPr>
          <w:rFonts w:cs="Arial"/>
        </w:rPr>
        <w:t>(2025)</w:t>
      </w:r>
      <w:r w:rsidR="00BC5386" w:rsidRPr="009B6CCF">
        <w:fldChar w:fldCharType="end"/>
      </w:r>
      <w:r w:rsidR="00030F79" w:rsidRPr="009B6CCF">
        <w:rPr>
          <w:rFonts w:cs="Arial"/>
        </w:rPr>
        <w:t xml:space="preserve">, seguido </w:t>
      </w:r>
      <w:r w:rsidR="00B00D88" w:rsidRPr="009B6CCF">
        <w:rPr>
          <w:rFonts w:cs="Arial"/>
        </w:rPr>
        <w:t xml:space="preserve">pelo uso da ferramenta de importação </w:t>
      </w:r>
      <w:r w:rsidR="004D2B8F" w:rsidRPr="009B6CCF">
        <w:rPr>
          <w:rFonts w:cs="Arial"/>
        </w:rPr>
        <w:t>nativa do S</w:t>
      </w:r>
      <w:r w:rsidR="0049559E" w:rsidRPr="009B6CCF">
        <w:rPr>
          <w:rFonts w:cs="Arial"/>
        </w:rPr>
        <w:t>istema Gerenciador de Bancos de Dados (SGBD)</w:t>
      </w:r>
      <w:r w:rsidR="004D2B8F" w:rsidRPr="009B6CCF">
        <w:rPr>
          <w:rFonts w:cs="Arial"/>
        </w:rPr>
        <w:t xml:space="preserve"> </w:t>
      </w:r>
      <w:r w:rsidR="00CE25AB" w:rsidRPr="009B6CCF">
        <w:rPr>
          <w:rFonts w:cs="Arial"/>
        </w:rPr>
        <w:t>adotado</w:t>
      </w:r>
      <w:r w:rsidR="00522D96" w:rsidRPr="009B6CCF">
        <w:rPr>
          <w:rFonts w:cs="Arial"/>
        </w:rPr>
        <w:t>.</w:t>
      </w:r>
    </w:p>
    <w:p w14:paraId="19D7D53C" w14:textId="50D20134" w:rsidR="006D3D4B" w:rsidRPr="009B6CCF" w:rsidRDefault="00985AE5" w:rsidP="0079745C">
      <w:r w:rsidRPr="009B6CCF">
        <w:t>Nesta fase inicial, a estratégia metodológica consiste na importação integral do conjunto de dados municipal</w:t>
      </w:r>
      <w:r w:rsidR="00A86EE9" w:rsidRPr="009B6CCF">
        <w:t>. Posteriormente</w:t>
      </w:r>
      <w:r w:rsidRPr="009B6CCF">
        <w:t xml:space="preserve"> </w:t>
      </w:r>
      <w:commentRangeStart w:id="181"/>
      <w:r w:rsidR="001E356A" w:rsidRPr="009B6CCF">
        <w:t>serão</w:t>
      </w:r>
      <w:commentRangeEnd w:id="181"/>
      <w:r w:rsidR="004303F9" w:rsidRPr="009B6CCF">
        <w:rPr>
          <w:rStyle w:val="Refdecomentrio"/>
          <w:sz w:val="24"/>
          <w:szCs w:val="22"/>
        </w:rPr>
        <w:commentReference w:id="181"/>
      </w:r>
      <w:r w:rsidR="001E356A" w:rsidRPr="009B6CCF">
        <w:t xml:space="preserve"> feitas </w:t>
      </w:r>
      <w:r w:rsidRPr="009B6CCF">
        <w:t>as filtragens de registros e as projeções de atributos via linguagem SQL (</w:t>
      </w:r>
      <w:r w:rsidRPr="009B6CCF">
        <w:rPr>
          <w:i/>
          <w:iCs/>
        </w:rPr>
        <w:t>Structured Query Language</w:t>
      </w:r>
      <w:r w:rsidRPr="009B6CCF">
        <w:t>)</w:t>
      </w:r>
      <w:r w:rsidR="00CC754D" w:rsidRPr="009B6CCF">
        <w:t xml:space="preserve"> necessárias</w:t>
      </w:r>
      <w:r w:rsidRPr="009B6CCF">
        <w:t xml:space="preserve">. A adoção do SQL fundamenta-se em sua capacidade de realizar operações baseadas na álgebra relacional de forma padronizada e eficiente </w:t>
      </w:r>
      <w:r w:rsidR="005547EC" w:rsidRPr="009B6CCF">
        <w:fldChar w:fldCharType="begin"/>
      </w:r>
      <w:r w:rsidR="004975CD" w:rsidRPr="009B6CCF">
        <w:instrText xml:space="preserve"> ADDIN ZOTERO_ITEM CSL_CITATION {"citationID":"QlLAXRcJ","properties":{"formattedCitation":"(Date, 2004)","plainCitation":"(Date, 2004)","noteIndex":0},"citationItems":[{"id":53,"uris":["http://zotero.org/users/15531986/items/MLI4PGDQ"],"itemData":{"id":53,"type":"book","ISBN":"978-85-352-1273-0","language":"pt-BR","publisher":"Elsevier","source":"Câmara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rsidR="005547EC" w:rsidRPr="009B6CCF">
        <w:fldChar w:fldCharType="separate"/>
      </w:r>
      <w:r w:rsidR="005547EC" w:rsidRPr="009B6CCF">
        <w:rPr>
          <w:rFonts w:cs="Arial"/>
        </w:rPr>
        <w:t>(Date, 2004)</w:t>
      </w:r>
      <w:r w:rsidR="005547EC" w:rsidRPr="009B6CCF">
        <w:fldChar w:fldCharType="end"/>
      </w:r>
      <w:r w:rsidR="006D3D4B" w:rsidRPr="009B6CCF">
        <w:t>.</w:t>
      </w:r>
    </w:p>
    <w:p w14:paraId="5C07E353" w14:textId="0389705A" w:rsidR="005B57D0" w:rsidRPr="009B6CCF" w:rsidRDefault="00D75CEC" w:rsidP="004E1CB8">
      <w:pPr>
        <w:pStyle w:val="Ttulo4"/>
      </w:pPr>
      <w:r w:rsidRPr="009B6CCF">
        <w:t>Tabela CN_PONTOS</w:t>
      </w:r>
    </w:p>
    <w:p w14:paraId="43026505" w14:textId="781440C3" w:rsidR="00DD6204" w:rsidRPr="009B6CCF" w:rsidRDefault="009B2A2F" w:rsidP="00964850">
      <w:r w:rsidRPr="009B6CCF">
        <w:t xml:space="preserve">Os dados brutos </w:t>
      </w:r>
      <w:commentRangeStart w:id="182"/>
      <w:r w:rsidRPr="009B6CCF">
        <w:t>são</w:t>
      </w:r>
      <w:commentRangeEnd w:id="182"/>
      <w:r w:rsidR="004303F9" w:rsidRPr="009B6CCF">
        <w:rPr>
          <w:rStyle w:val="Refdecomentrio"/>
          <w:sz w:val="24"/>
          <w:szCs w:val="22"/>
        </w:rPr>
        <w:commentReference w:id="182"/>
      </w:r>
      <w:r w:rsidRPr="009B6CCF">
        <w:t xml:space="preserve"> inicialmente armazenados na tabela CN_PONTOS, cuja estrutura de colunas replica integralmente os cabeçalhos contidos no arquivo CSV original do CNEFE</w:t>
      </w:r>
      <w:r w:rsidR="00D824E4" w:rsidRPr="009B6CCF">
        <w:t xml:space="preserve"> (</w:t>
      </w:r>
      <w:r w:rsidR="00D824E4" w:rsidRPr="009B6CCF">
        <w:fldChar w:fldCharType="begin"/>
      </w:r>
      <w:r w:rsidR="00D824E4" w:rsidRPr="009B6CCF">
        <w:instrText xml:space="preserve"> REF _Ref218937171 \h </w:instrText>
      </w:r>
      <w:r w:rsidR="00D824E4" w:rsidRPr="009B6CCF">
        <w:fldChar w:fldCharType="separate"/>
      </w:r>
      <w:r w:rsidR="003750EA" w:rsidRPr="009B6CCF">
        <w:t xml:space="preserve">Quadro </w:t>
      </w:r>
      <w:r w:rsidR="003750EA">
        <w:rPr>
          <w:noProof/>
        </w:rPr>
        <w:t>10</w:t>
      </w:r>
      <w:r w:rsidR="00D824E4" w:rsidRPr="009B6CCF">
        <w:fldChar w:fldCharType="end"/>
      </w:r>
      <w:r w:rsidR="00D824E4" w:rsidRPr="009B6CCF">
        <w:t>)</w:t>
      </w:r>
      <w:r w:rsidRPr="009B6CCF">
        <w:t xml:space="preserve">. A opção por preservar a nomenclatura e a tipologia nativas do IBGE nesta etapa visa garantir a integridade referencial e facilitar processos de auditoria, permitindo o confronto direto entre os registros importados e os </w:t>
      </w:r>
      <w:r w:rsidRPr="009B6CCF">
        <w:lastRenderedPageBreak/>
        <w:t xml:space="preserve">microdados oficiais. Esta </w:t>
      </w:r>
      <w:commentRangeStart w:id="183"/>
      <w:r w:rsidRPr="009B6CCF">
        <w:t>tabela</w:t>
      </w:r>
      <w:commentRangeEnd w:id="183"/>
      <w:r w:rsidR="004303F9" w:rsidRPr="009B6CCF">
        <w:rPr>
          <w:rStyle w:val="Refdecomentrio"/>
          <w:sz w:val="24"/>
          <w:szCs w:val="22"/>
        </w:rPr>
        <w:commentReference w:id="183"/>
      </w:r>
      <w:r w:rsidRPr="009B6CCF">
        <w:t xml:space="preserve"> atua como uma zona de transição (</w:t>
      </w:r>
      <w:r w:rsidRPr="009B6CCF">
        <w:rPr>
          <w:i/>
          <w:iCs/>
        </w:rPr>
        <w:t>staging area</w:t>
      </w:r>
      <w:r w:rsidR="00616F67" w:rsidRPr="009B6CCF">
        <w:rPr>
          <w:rStyle w:val="Refdenotaderodap"/>
        </w:rPr>
        <w:footnoteReference w:id="6"/>
      </w:r>
      <w:r w:rsidRPr="009B6CCF">
        <w:t>), servindo de base para as operações subsequentes de limpeza, normalização e transformação espacial, sem o risco de perda de informações contextuais presentes na fonte primária.</w:t>
      </w:r>
    </w:p>
    <w:p w14:paraId="366CD48B" w14:textId="25EE6B88" w:rsidR="007C31C2" w:rsidRPr="009B6CCF" w:rsidRDefault="007C31C2" w:rsidP="00A6278E">
      <w:pPr>
        <w:pStyle w:val="Legenda"/>
      </w:pPr>
      <w:bookmarkStart w:id="184" w:name="_Ref218937171"/>
      <w:r w:rsidRPr="009B6CCF">
        <w:t xml:space="preserve">Quadro </w:t>
      </w:r>
      <w:fldSimple w:instr=" SEQ Quadro \* ARABIC ">
        <w:r w:rsidR="003750EA">
          <w:rPr>
            <w:noProof/>
          </w:rPr>
          <w:t>10</w:t>
        </w:r>
      </w:fldSimple>
      <w:bookmarkEnd w:id="184"/>
      <w:r w:rsidR="004B4D10" w:rsidRPr="009B6CCF">
        <w:t xml:space="preserve"> –</w:t>
      </w:r>
      <w:r w:rsidRPr="009B6CCF">
        <w:t xml:space="preserve"> Estrutura de dados da tabel</w:t>
      </w:r>
      <w:r w:rsidR="00D824E4" w:rsidRPr="009B6CCF">
        <w:t>a</w:t>
      </w:r>
      <w:r w:rsidRPr="009B6CCF">
        <w:t xml:space="preserve"> CN_PONTOS</w:t>
      </w:r>
    </w:p>
    <w:tbl>
      <w:tblPr>
        <w:tblStyle w:val="Tabelacomgrade"/>
        <w:tblW w:w="0" w:type="auto"/>
        <w:tblLook w:val="04A0" w:firstRow="1" w:lastRow="0" w:firstColumn="1" w:lastColumn="0" w:noHBand="0" w:noVBand="1"/>
      </w:tblPr>
      <w:tblGrid>
        <w:gridCol w:w="9061"/>
      </w:tblGrid>
      <w:tr w:rsidR="00DD6204" w:rsidRPr="009B6CCF" w14:paraId="198BC678" w14:textId="77777777" w:rsidTr="00926561">
        <w:tc>
          <w:tcPr>
            <w:tcW w:w="9061" w:type="dxa"/>
          </w:tcPr>
          <w:p w14:paraId="073EA5D0" w14:textId="77777777" w:rsidR="004853F5" w:rsidRPr="00BC73BE" w:rsidRDefault="004853F5" w:rsidP="004853F5">
            <w:pPr>
              <w:pStyle w:val="Codigo"/>
              <w:keepNext/>
              <w:widowControl w:val="0"/>
              <w:rPr>
                <w:b/>
                <w:bCs/>
                <w:lang w:val="es-ES"/>
              </w:rPr>
            </w:pPr>
            <w:r w:rsidRPr="00BC73BE">
              <w:rPr>
                <w:b/>
                <w:bCs/>
                <w:lang w:val="es-ES"/>
              </w:rPr>
              <w:t>Table: CN_PONTOS</w:t>
            </w:r>
          </w:p>
          <w:p w14:paraId="096BCEB1" w14:textId="77777777" w:rsidR="004853F5" w:rsidRPr="00BC73BE" w:rsidRDefault="004853F5" w:rsidP="004853F5">
            <w:pPr>
              <w:pStyle w:val="Codigo"/>
              <w:keepNext/>
              <w:widowControl w:val="0"/>
              <w:rPr>
                <w:lang w:val="es-ES"/>
              </w:rPr>
            </w:pPr>
          </w:p>
          <w:p w14:paraId="07E523A3" w14:textId="77777777" w:rsidR="004853F5" w:rsidRPr="00BC73BE" w:rsidRDefault="004853F5" w:rsidP="004853F5">
            <w:pPr>
              <w:pStyle w:val="Codigo"/>
              <w:keepNext/>
              <w:widowControl w:val="0"/>
              <w:rPr>
                <w:lang w:val="es-ES"/>
              </w:rPr>
            </w:pPr>
            <w:r w:rsidRPr="00BC73BE">
              <w:rPr>
                <w:b/>
                <w:bCs/>
                <w:lang w:val="es-ES"/>
              </w:rPr>
              <w:t>Columns</w:t>
            </w:r>
            <w:r w:rsidRPr="00BC73BE">
              <w:rPr>
                <w:lang w:val="es-ES"/>
              </w:rPr>
              <w:t>:</w:t>
            </w:r>
          </w:p>
          <w:p w14:paraId="7C94D4B1" w14:textId="0D572806" w:rsidR="004853F5" w:rsidRPr="00BC73BE" w:rsidRDefault="004853F5" w:rsidP="004853F5">
            <w:pPr>
              <w:pStyle w:val="Codigo"/>
              <w:keepNext/>
              <w:widowControl w:val="0"/>
              <w:rPr>
                <w:lang w:val="es-ES"/>
              </w:rPr>
            </w:pPr>
            <w:r w:rsidRPr="00BC73BE">
              <w:rPr>
                <w:lang w:val="es-ES"/>
              </w:rPr>
              <w:t>COD_UNICO_ENDERECO</w:t>
            </w:r>
            <w:r w:rsidRPr="00BC73BE">
              <w:rPr>
                <w:lang w:val="es-ES"/>
              </w:rPr>
              <w:tab/>
            </w:r>
            <w:r w:rsidRPr="00BC73BE">
              <w:rPr>
                <w:lang w:val="es-ES"/>
              </w:rPr>
              <w:tab/>
            </w:r>
            <w:r w:rsidR="007C31C2" w:rsidRPr="00BC73BE">
              <w:rPr>
                <w:lang w:val="es-ES"/>
              </w:rPr>
              <w:tab/>
            </w:r>
            <w:r w:rsidRPr="00BC73BE">
              <w:rPr>
                <w:lang w:val="es-ES"/>
              </w:rPr>
              <w:t xml:space="preserve">varchar(20) </w:t>
            </w:r>
          </w:p>
          <w:p w14:paraId="74B07825" w14:textId="63A721BA" w:rsidR="004853F5" w:rsidRPr="00BC73BE" w:rsidRDefault="004853F5" w:rsidP="004853F5">
            <w:pPr>
              <w:pStyle w:val="Codigo"/>
              <w:keepNext/>
              <w:widowControl w:val="0"/>
              <w:rPr>
                <w:lang w:val="es-ES"/>
              </w:rPr>
            </w:pPr>
            <w:r w:rsidRPr="00BC73BE">
              <w:rPr>
                <w:lang w:val="es-ES"/>
              </w:rPr>
              <w:t>COD_UF</w:t>
            </w:r>
            <w:r w:rsidRPr="00BC73BE">
              <w:rPr>
                <w:lang w:val="es-ES"/>
              </w:rPr>
              <w:tab/>
            </w:r>
            <w:r w:rsidRPr="00BC73BE">
              <w:rPr>
                <w:lang w:val="es-ES"/>
              </w:rPr>
              <w:tab/>
            </w:r>
            <w:r w:rsidRPr="00BC73BE">
              <w:rPr>
                <w:lang w:val="es-ES"/>
              </w:rPr>
              <w:tab/>
            </w:r>
            <w:r w:rsidRPr="00BC73BE">
              <w:rPr>
                <w:lang w:val="es-ES"/>
              </w:rPr>
              <w:tab/>
            </w:r>
            <w:r w:rsidR="007C31C2" w:rsidRPr="00BC73BE">
              <w:rPr>
                <w:lang w:val="es-ES"/>
              </w:rPr>
              <w:tab/>
            </w:r>
            <w:r w:rsidRPr="00BC73BE">
              <w:rPr>
                <w:lang w:val="es-ES"/>
              </w:rPr>
              <w:t xml:space="preserve">varchar(2) </w:t>
            </w:r>
          </w:p>
          <w:p w14:paraId="30FE085F" w14:textId="1DC5DB94" w:rsidR="004853F5" w:rsidRPr="00BC73BE" w:rsidRDefault="004853F5" w:rsidP="004853F5">
            <w:pPr>
              <w:pStyle w:val="Codigo"/>
              <w:keepNext/>
              <w:widowControl w:val="0"/>
              <w:rPr>
                <w:lang w:val="es-ES"/>
              </w:rPr>
            </w:pPr>
            <w:r w:rsidRPr="00BC73BE">
              <w:rPr>
                <w:lang w:val="es-ES"/>
              </w:rPr>
              <w:t>COD_MUNICIPIO</w:t>
            </w:r>
            <w:r w:rsidRPr="00BC73BE">
              <w:rPr>
                <w:lang w:val="es-ES"/>
              </w:rPr>
              <w:tab/>
            </w:r>
            <w:r w:rsidRPr="00BC73BE">
              <w:rPr>
                <w:lang w:val="es-ES"/>
              </w:rPr>
              <w:tab/>
            </w:r>
            <w:r w:rsidRPr="00BC73BE">
              <w:rPr>
                <w:lang w:val="es-ES"/>
              </w:rPr>
              <w:tab/>
            </w:r>
            <w:r w:rsidR="007C31C2" w:rsidRPr="00BC73BE">
              <w:rPr>
                <w:lang w:val="es-ES"/>
              </w:rPr>
              <w:tab/>
            </w:r>
            <w:r w:rsidRPr="00BC73BE">
              <w:rPr>
                <w:lang w:val="es-ES"/>
              </w:rPr>
              <w:t xml:space="preserve">varchar(7) </w:t>
            </w:r>
          </w:p>
          <w:p w14:paraId="1C93F1C4" w14:textId="4A856BAC" w:rsidR="004853F5" w:rsidRPr="00BC73BE" w:rsidRDefault="004853F5" w:rsidP="004853F5">
            <w:pPr>
              <w:pStyle w:val="Codigo"/>
              <w:keepNext/>
              <w:widowControl w:val="0"/>
              <w:rPr>
                <w:lang w:val="es-ES"/>
              </w:rPr>
            </w:pPr>
            <w:r w:rsidRPr="00BC73BE">
              <w:rPr>
                <w:lang w:val="es-ES"/>
              </w:rPr>
              <w:t>COD_DISTRITO</w:t>
            </w:r>
            <w:r w:rsidRPr="00BC73BE">
              <w:rPr>
                <w:lang w:val="es-ES"/>
              </w:rPr>
              <w:tab/>
            </w:r>
            <w:r w:rsidRPr="00BC73BE">
              <w:rPr>
                <w:lang w:val="es-ES"/>
              </w:rPr>
              <w:tab/>
            </w:r>
            <w:r w:rsidRPr="00BC73BE">
              <w:rPr>
                <w:lang w:val="es-ES"/>
              </w:rPr>
              <w:tab/>
            </w:r>
            <w:r w:rsidR="007C31C2" w:rsidRPr="00BC73BE">
              <w:rPr>
                <w:lang w:val="es-ES"/>
              </w:rPr>
              <w:tab/>
            </w:r>
            <w:r w:rsidRPr="00BC73BE">
              <w:rPr>
                <w:lang w:val="es-ES"/>
              </w:rPr>
              <w:t xml:space="preserve">varchar(9) </w:t>
            </w:r>
          </w:p>
          <w:p w14:paraId="72AEAA17" w14:textId="77777777" w:rsidR="004853F5" w:rsidRPr="009B6CCF" w:rsidRDefault="004853F5" w:rsidP="004853F5">
            <w:pPr>
              <w:pStyle w:val="Codigo"/>
              <w:keepNext/>
              <w:widowControl w:val="0"/>
            </w:pPr>
            <w:r w:rsidRPr="009B6CCF">
              <w:t>COD_SUBDISTRITO</w:t>
            </w:r>
            <w:r w:rsidRPr="009B6CCF">
              <w:tab/>
            </w:r>
            <w:r w:rsidRPr="009B6CCF">
              <w:tab/>
            </w:r>
            <w:r w:rsidRPr="009B6CCF">
              <w:tab/>
              <w:t xml:space="preserve">varchar(11) </w:t>
            </w:r>
          </w:p>
          <w:p w14:paraId="31C035E8" w14:textId="7B807415" w:rsidR="004853F5" w:rsidRPr="009B6CCF" w:rsidRDefault="004853F5" w:rsidP="004853F5">
            <w:pPr>
              <w:pStyle w:val="Codigo"/>
              <w:keepNext/>
              <w:widowControl w:val="0"/>
            </w:pPr>
            <w:r w:rsidRPr="009B6CCF">
              <w:t>COD_SETOR</w:t>
            </w:r>
            <w:r w:rsidRPr="009B6CCF">
              <w:tab/>
            </w:r>
            <w:r w:rsidRPr="009B6CCF">
              <w:tab/>
            </w:r>
            <w:r w:rsidRPr="009B6CCF">
              <w:tab/>
            </w:r>
            <w:r w:rsidR="007C31C2" w:rsidRPr="009B6CCF">
              <w:tab/>
            </w:r>
            <w:r w:rsidRPr="009B6CCF">
              <w:t xml:space="preserve">varchar(16) </w:t>
            </w:r>
          </w:p>
          <w:p w14:paraId="35E0E15E" w14:textId="09F2383A" w:rsidR="004853F5" w:rsidRPr="009B6CCF" w:rsidRDefault="004853F5" w:rsidP="004853F5">
            <w:pPr>
              <w:pStyle w:val="Codigo"/>
              <w:keepNext/>
              <w:widowControl w:val="0"/>
            </w:pPr>
            <w:r w:rsidRPr="009B6CCF">
              <w:t>NUM_QUADRA</w:t>
            </w:r>
            <w:r w:rsidRPr="009B6CCF">
              <w:tab/>
            </w:r>
            <w:r w:rsidRPr="009B6CCF">
              <w:tab/>
            </w:r>
            <w:r w:rsidRPr="009B6CCF">
              <w:tab/>
            </w:r>
            <w:r w:rsidR="007C31C2" w:rsidRPr="009B6CCF">
              <w:tab/>
            </w:r>
            <w:r w:rsidRPr="009B6CCF">
              <w:t xml:space="preserve">varchar(3) </w:t>
            </w:r>
          </w:p>
          <w:p w14:paraId="0F32B60F" w14:textId="09DA91CF" w:rsidR="004853F5" w:rsidRPr="009B6CCF" w:rsidRDefault="004853F5" w:rsidP="004853F5">
            <w:pPr>
              <w:pStyle w:val="Codigo"/>
              <w:keepNext/>
              <w:widowControl w:val="0"/>
            </w:pPr>
            <w:r w:rsidRPr="009B6CCF">
              <w:t>NUM_FACE</w:t>
            </w:r>
            <w:r w:rsidRPr="009B6CCF">
              <w:tab/>
            </w:r>
            <w:r w:rsidRPr="009B6CCF">
              <w:tab/>
            </w:r>
            <w:r w:rsidRPr="009B6CCF">
              <w:tab/>
            </w:r>
            <w:r w:rsidR="007C31C2" w:rsidRPr="009B6CCF">
              <w:tab/>
            </w:r>
            <w:r w:rsidR="007C31C2" w:rsidRPr="009B6CCF">
              <w:tab/>
            </w:r>
            <w:r w:rsidRPr="009B6CCF">
              <w:t xml:space="preserve">varchar(3) </w:t>
            </w:r>
          </w:p>
          <w:p w14:paraId="277F07EF" w14:textId="2118751D" w:rsidR="004853F5" w:rsidRPr="009B6CCF" w:rsidRDefault="004853F5" w:rsidP="004853F5">
            <w:pPr>
              <w:pStyle w:val="Codigo"/>
              <w:keepNext/>
              <w:widowControl w:val="0"/>
            </w:pPr>
            <w:r w:rsidRPr="009B6CCF">
              <w:t>CEP</w:t>
            </w:r>
            <w:r w:rsidRPr="009B6CCF">
              <w:tab/>
            </w:r>
            <w:r w:rsidRPr="009B6CCF">
              <w:tab/>
            </w:r>
            <w:r w:rsidRPr="009B6CCF">
              <w:tab/>
            </w:r>
            <w:r w:rsidRPr="009B6CCF">
              <w:tab/>
            </w:r>
            <w:r w:rsidR="007C31C2" w:rsidRPr="009B6CCF">
              <w:tab/>
            </w:r>
            <w:r w:rsidRPr="009B6CCF">
              <w:t xml:space="preserve">varchar(8) </w:t>
            </w:r>
          </w:p>
          <w:p w14:paraId="4F60354A" w14:textId="77777777" w:rsidR="004853F5" w:rsidRPr="009B6CCF" w:rsidRDefault="004853F5" w:rsidP="004853F5">
            <w:pPr>
              <w:pStyle w:val="Codigo"/>
              <w:keepNext/>
              <w:widowControl w:val="0"/>
            </w:pPr>
            <w:r w:rsidRPr="009B6CCF">
              <w:t>DSC_LOCALIDADE</w:t>
            </w:r>
            <w:r w:rsidRPr="009B6CCF">
              <w:tab/>
            </w:r>
            <w:r w:rsidRPr="009B6CCF">
              <w:tab/>
            </w:r>
            <w:r w:rsidRPr="009B6CCF">
              <w:tab/>
              <w:t xml:space="preserve">varchar(50) </w:t>
            </w:r>
          </w:p>
          <w:p w14:paraId="38E92D14" w14:textId="425194E1" w:rsidR="004853F5" w:rsidRPr="009B6CCF" w:rsidRDefault="004853F5" w:rsidP="004853F5">
            <w:pPr>
              <w:pStyle w:val="Codigo"/>
              <w:keepNext/>
              <w:widowControl w:val="0"/>
            </w:pPr>
            <w:r w:rsidRPr="009B6CCF">
              <w:t>NOM_TIPO_SEGLOGR</w:t>
            </w:r>
            <w:r w:rsidRPr="009B6CCF">
              <w:tab/>
            </w:r>
            <w:r w:rsidRPr="009B6CCF">
              <w:tab/>
            </w:r>
            <w:r w:rsidR="007C31C2" w:rsidRPr="009B6CCF">
              <w:tab/>
            </w:r>
            <w:r w:rsidRPr="009B6CCF">
              <w:t xml:space="preserve">varchar(50) </w:t>
            </w:r>
          </w:p>
          <w:p w14:paraId="64731FE5" w14:textId="4EC9502F" w:rsidR="004853F5" w:rsidRPr="009B6CCF" w:rsidRDefault="004853F5" w:rsidP="004853F5">
            <w:pPr>
              <w:pStyle w:val="Codigo"/>
              <w:keepNext/>
              <w:widowControl w:val="0"/>
            </w:pPr>
            <w:r w:rsidRPr="009B6CCF">
              <w:t>NOM_TITULO_SEGLOGR</w:t>
            </w:r>
            <w:r w:rsidRPr="009B6CCF">
              <w:tab/>
            </w:r>
            <w:r w:rsidRPr="009B6CCF">
              <w:tab/>
            </w:r>
            <w:r w:rsidR="007C31C2" w:rsidRPr="009B6CCF">
              <w:tab/>
            </w:r>
            <w:r w:rsidRPr="009B6CCF">
              <w:t xml:space="preserve">varchar(50) </w:t>
            </w:r>
          </w:p>
          <w:p w14:paraId="2F9B86E8" w14:textId="1C15E9C0" w:rsidR="004853F5" w:rsidRPr="009B6CCF" w:rsidRDefault="004853F5" w:rsidP="004853F5">
            <w:pPr>
              <w:pStyle w:val="Codigo"/>
              <w:keepNext/>
              <w:widowControl w:val="0"/>
            </w:pPr>
            <w:r w:rsidRPr="009B6CCF">
              <w:t>NOM_SEGLOGR</w:t>
            </w:r>
            <w:r w:rsidRPr="009B6CCF">
              <w:tab/>
            </w:r>
            <w:r w:rsidRPr="009B6CCF">
              <w:tab/>
            </w:r>
            <w:r w:rsidRPr="009B6CCF">
              <w:tab/>
            </w:r>
            <w:r w:rsidR="007C31C2" w:rsidRPr="009B6CCF">
              <w:tab/>
            </w:r>
            <w:r w:rsidRPr="009B6CCF">
              <w:t xml:space="preserve">varchar(50) </w:t>
            </w:r>
          </w:p>
          <w:p w14:paraId="7C934FA3" w14:textId="0FB539F4" w:rsidR="004853F5" w:rsidRPr="009B6CCF" w:rsidRDefault="004853F5" w:rsidP="004853F5">
            <w:pPr>
              <w:pStyle w:val="Codigo"/>
              <w:keepNext/>
              <w:widowControl w:val="0"/>
            </w:pPr>
            <w:r w:rsidRPr="009B6CCF">
              <w:t>NUM_ENDERECO</w:t>
            </w:r>
            <w:r w:rsidRPr="009B6CCF">
              <w:tab/>
            </w:r>
            <w:r w:rsidRPr="009B6CCF">
              <w:tab/>
            </w:r>
            <w:r w:rsidRPr="009B6CCF">
              <w:tab/>
            </w:r>
            <w:r w:rsidR="007C31C2" w:rsidRPr="009B6CCF">
              <w:tab/>
            </w:r>
            <w:r w:rsidRPr="009B6CCF">
              <w:t xml:space="preserve">varchar(10) </w:t>
            </w:r>
          </w:p>
          <w:p w14:paraId="3A632CDB" w14:textId="77777777" w:rsidR="004853F5" w:rsidRPr="009B6CCF" w:rsidRDefault="004853F5" w:rsidP="004853F5">
            <w:pPr>
              <w:pStyle w:val="Codigo"/>
              <w:keepNext/>
              <w:widowControl w:val="0"/>
            </w:pPr>
            <w:r w:rsidRPr="009B6CCF">
              <w:t>DSC_MODIFICADOR</w:t>
            </w:r>
            <w:r w:rsidRPr="009B6CCF">
              <w:tab/>
            </w:r>
            <w:r w:rsidRPr="009B6CCF">
              <w:tab/>
            </w:r>
            <w:r w:rsidRPr="009B6CCF">
              <w:tab/>
              <w:t xml:space="preserve">varchar(20) </w:t>
            </w:r>
          </w:p>
          <w:p w14:paraId="09BCA527" w14:textId="77777777" w:rsidR="004853F5" w:rsidRPr="009B6CCF" w:rsidRDefault="004853F5" w:rsidP="004853F5">
            <w:pPr>
              <w:pStyle w:val="Codigo"/>
              <w:keepNext/>
              <w:widowControl w:val="0"/>
            </w:pPr>
            <w:r w:rsidRPr="009B6CCF">
              <w:t>NOM_COMP_ELEM1</w:t>
            </w:r>
            <w:r w:rsidRPr="009B6CCF">
              <w:tab/>
            </w:r>
            <w:r w:rsidRPr="009B6CCF">
              <w:tab/>
            </w:r>
            <w:r w:rsidRPr="009B6CCF">
              <w:tab/>
              <w:t xml:space="preserve">varchar(20) </w:t>
            </w:r>
          </w:p>
          <w:p w14:paraId="2518899C" w14:textId="77777777" w:rsidR="004853F5" w:rsidRPr="009B6CCF" w:rsidRDefault="004853F5" w:rsidP="004853F5">
            <w:pPr>
              <w:pStyle w:val="Codigo"/>
              <w:keepNext/>
              <w:widowControl w:val="0"/>
            </w:pPr>
            <w:r w:rsidRPr="009B6CCF">
              <w:t>VAL_COMP_ELEM1</w:t>
            </w:r>
            <w:r w:rsidRPr="009B6CCF">
              <w:tab/>
            </w:r>
            <w:r w:rsidRPr="009B6CCF">
              <w:tab/>
            </w:r>
            <w:r w:rsidRPr="009B6CCF">
              <w:tab/>
              <w:t xml:space="preserve">varchar(20) </w:t>
            </w:r>
          </w:p>
          <w:p w14:paraId="3963E13E" w14:textId="77777777" w:rsidR="004853F5" w:rsidRPr="009B6CCF" w:rsidRDefault="004853F5" w:rsidP="004853F5">
            <w:pPr>
              <w:pStyle w:val="Codigo"/>
              <w:keepNext/>
              <w:widowControl w:val="0"/>
            </w:pPr>
            <w:r w:rsidRPr="009B6CCF">
              <w:t>NOM_COMP_ELEM2</w:t>
            </w:r>
            <w:r w:rsidRPr="009B6CCF">
              <w:tab/>
            </w:r>
            <w:r w:rsidRPr="009B6CCF">
              <w:tab/>
            </w:r>
            <w:r w:rsidRPr="009B6CCF">
              <w:tab/>
              <w:t xml:space="preserve">varchar(20) </w:t>
            </w:r>
          </w:p>
          <w:p w14:paraId="47C4CA82" w14:textId="77777777" w:rsidR="004853F5" w:rsidRPr="009B6CCF" w:rsidRDefault="004853F5" w:rsidP="004853F5">
            <w:pPr>
              <w:pStyle w:val="Codigo"/>
              <w:keepNext/>
              <w:widowControl w:val="0"/>
            </w:pPr>
            <w:r w:rsidRPr="009B6CCF">
              <w:t>VAL_COMP_ELEM2</w:t>
            </w:r>
            <w:r w:rsidRPr="009B6CCF">
              <w:tab/>
            </w:r>
            <w:r w:rsidRPr="009B6CCF">
              <w:tab/>
            </w:r>
            <w:r w:rsidRPr="009B6CCF">
              <w:tab/>
              <w:t xml:space="preserve">varchar(20) </w:t>
            </w:r>
          </w:p>
          <w:p w14:paraId="6399C5E6" w14:textId="77777777" w:rsidR="004853F5" w:rsidRPr="009B6CCF" w:rsidRDefault="004853F5" w:rsidP="004853F5">
            <w:pPr>
              <w:pStyle w:val="Codigo"/>
              <w:keepNext/>
              <w:widowControl w:val="0"/>
            </w:pPr>
            <w:r w:rsidRPr="009B6CCF">
              <w:t>NOM_COMP_ELEM3</w:t>
            </w:r>
            <w:r w:rsidRPr="009B6CCF">
              <w:tab/>
            </w:r>
            <w:r w:rsidRPr="009B6CCF">
              <w:tab/>
            </w:r>
            <w:r w:rsidRPr="009B6CCF">
              <w:tab/>
              <w:t xml:space="preserve">varchar(20) </w:t>
            </w:r>
          </w:p>
          <w:p w14:paraId="1D49FF3E" w14:textId="77777777" w:rsidR="004853F5" w:rsidRPr="009B6CCF" w:rsidRDefault="004853F5" w:rsidP="004853F5">
            <w:pPr>
              <w:pStyle w:val="Codigo"/>
              <w:keepNext/>
              <w:widowControl w:val="0"/>
            </w:pPr>
            <w:r w:rsidRPr="009B6CCF">
              <w:t>VAL_COMP_ELEM3</w:t>
            </w:r>
            <w:r w:rsidRPr="009B6CCF">
              <w:tab/>
            </w:r>
            <w:r w:rsidRPr="009B6CCF">
              <w:tab/>
            </w:r>
            <w:r w:rsidRPr="009B6CCF">
              <w:tab/>
              <w:t xml:space="preserve">varchar(20) </w:t>
            </w:r>
          </w:p>
          <w:p w14:paraId="3AD1BC93" w14:textId="77777777" w:rsidR="004853F5" w:rsidRPr="009B6CCF" w:rsidRDefault="004853F5" w:rsidP="004853F5">
            <w:pPr>
              <w:pStyle w:val="Codigo"/>
              <w:keepNext/>
              <w:widowControl w:val="0"/>
            </w:pPr>
            <w:r w:rsidRPr="009B6CCF">
              <w:t>NOM_COMP_ELEM4</w:t>
            </w:r>
            <w:r w:rsidRPr="009B6CCF">
              <w:tab/>
            </w:r>
            <w:r w:rsidRPr="009B6CCF">
              <w:tab/>
            </w:r>
            <w:r w:rsidRPr="009B6CCF">
              <w:tab/>
              <w:t xml:space="preserve">varchar(20) </w:t>
            </w:r>
          </w:p>
          <w:p w14:paraId="1B3C1F15" w14:textId="77777777" w:rsidR="004853F5" w:rsidRPr="009B6CCF" w:rsidRDefault="004853F5" w:rsidP="004853F5">
            <w:pPr>
              <w:pStyle w:val="Codigo"/>
              <w:keepNext/>
              <w:widowControl w:val="0"/>
            </w:pPr>
            <w:r w:rsidRPr="009B6CCF">
              <w:t>VAL_COMP_ELEM4</w:t>
            </w:r>
            <w:r w:rsidRPr="009B6CCF">
              <w:tab/>
            </w:r>
            <w:r w:rsidRPr="009B6CCF">
              <w:tab/>
            </w:r>
            <w:r w:rsidRPr="009B6CCF">
              <w:tab/>
              <w:t xml:space="preserve">varchar(20) </w:t>
            </w:r>
          </w:p>
          <w:p w14:paraId="6C812DA3" w14:textId="77777777" w:rsidR="004853F5" w:rsidRPr="009B6CCF" w:rsidRDefault="004853F5" w:rsidP="004853F5">
            <w:pPr>
              <w:pStyle w:val="Codigo"/>
              <w:keepNext/>
              <w:widowControl w:val="0"/>
            </w:pPr>
            <w:r w:rsidRPr="009B6CCF">
              <w:t>NOM_COMP_ELEM5</w:t>
            </w:r>
            <w:r w:rsidRPr="009B6CCF">
              <w:tab/>
            </w:r>
            <w:r w:rsidRPr="009B6CCF">
              <w:tab/>
            </w:r>
            <w:r w:rsidRPr="009B6CCF">
              <w:tab/>
              <w:t xml:space="preserve">varchar(20) </w:t>
            </w:r>
          </w:p>
          <w:p w14:paraId="32C0AB38" w14:textId="77777777" w:rsidR="004853F5" w:rsidRPr="009B6CCF" w:rsidRDefault="004853F5" w:rsidP="004853F5">
            <w:pPr>
              <w:pStyle w:val="Codigo"/>
              <w:keepNext/>
              <w:widowControl w:val="0"/>
            </w:pPr>
            <w:r w:rsidRPr="009B6CCF">
              <w:t>VAL_COMP_ELEM5</w:t>
            </w:r>
            <w:r w:rsidRPr="009B6CCF">
              <w:tab/>
            </w:r>
            <w:r w:rsidRPr="009B6CCF">
              <w:tab/>
            </w:r>
            <w:r w:rsidRPr="009B6CCF">
              <w:tab/>
              <w:t xml:space="preserve">varchar(20) </w:t>
            </w:r>
          </w:p>
          <w:p w14:paraId="2475577D" w14:textId="430E0EB6" w:rsidR="004853F5" w:rsidRPr="009B6CCF" w:rsidRDefault="004853F5" w:rsidP="004853F5">
            <w:pPr>
              <w:pStyle w:val="Codigo"/>
              <w:keepNext/>
              <w:widowControl w:val="0"/>
            </w:pPr>
            <w:r w:rsidRPr="009B6CCF">
              <w:t xml:space="preserve">LATITUDE </w:t>
            </w:r>
            <w:r w:rsidRPr="009B6CCF">
              <w:tab/>
            </w:r>
            <w:r w:rsidRPr="009B6CCF">
              <w:tab/>
            </w:r>
            <w:r w:rsidRPr="009B6CCF">
              <w:tab/>
            </w:r>
            <w:r w:rsidR="007C31C2" w:rsidRPr="009B6CCF">
              <w:tab/>
            </w:r>
            <w:r w:rsidRPr="009B6CCF">
              <w:t xml:space="preserve">decimal(10,8) </w:t>
            </w:r>
          </w:p>
          <w:p w14:paraId="44AA2F93" w14:textId="052DA48B" w:rsidR="004853F5" w:rsidRPr="009B6CCF" w:rsidRDefault="004853F5" w:rsidP="004853F5">
            <w:pPr>
              <w:pStyle w:val="Codigo"/>
              <w:keepNext/>
              <w:widowControl w:val="0"/>
            </w:pPr>
            <w:r w:rsidRPr="009B6CCF">
              <w:t xml:space="preserve">LONGITUDE </w:t>
            </w:r>
            <w:r w:rsidRPr="009B6CCF">
              <w:tab/>
            </w:r>
            <w:r w:rsidRPr="009B6CCF">
              <w:tab/>
            </w:r>
            <w:r w:rsidRPr="009B6CCF">
              <w:tab/>
            </w:r>
            <w:r w:rsidR="007C31C2" w:rsidRPr="009B6CCF">
              <w:tab/>
            </w:r>
            <w:r w:rsidRPr="009B6CCF">
              <w:t xml:space="preserve">decimal(10,8) </w:t>
            </w:r>
          </w:p>
          <w:p w14:paraId="4FEFFA16" w14:textId="398D84D5" w:rsidR="004853F5" w:rsidRPr="009B6CCF" w:rsidRDefault="004853F5" w:rsidP="004853F5">
            <w:pPr>
              <w:pStyle w:val="Codigo"/>
              <w:keepNext/>
              <w:widowControl w:val="0"/>
            </w:pPr>
            <w:r w:rsidRPr="009B6CCF">
              <w:t>NV_GEO_COORD</w:t>
            </w:r>
            <w:r w:rsidRPr="009B6CCF">
              <w:tab/>
            </w:r>
            <w:r w:rsidRPr="009B6CCF">
              <w:tab/>
            </w:r>
            <w:r w:rsidRPr="009B6CCF">
              <w:tab/>
            </w:r>
            <w:r w:rsidR="007C31C2" w:rsidRPr="009B6CCF">
              <w:tab/>
            </w:r>
            <w:r w:rsidRPr="009B6CCF">
              <w:t xml:space="preserve">varchar(10) </w:t>
            </w:r>
          </w:p>
          <w:p w14:paraId="4459F61C" w14:textId="77A2BF30" w:rsidR="004853F5" w:rsidRPr="009B6CCF" w:rsidRDefault="004853F5" w:rsidP="004853F5">
            <w:pPr>
              <w:pStyle w:val="Codigo"/>
              <w:keepNext/>
              <w:widowControl w:val="0"/>
            </w:pPr>
            <w:r w:rsidRPr="009B6CCF">
              <w:t>COD_ESPECIE</w:t>
            </w:r>
            <w:r w:rsidRPr="009B6CCF">
              <w:tab/>
            </w:r>
            <w:r w:rsidRPr="009B6CCF">
              <w:tab/>
            </w:r>
            <w:r w:rsidRPr="009B6CCF">
              <w:tab/>
            </w:r>
            <w:r w:rsidR="007C31C2" w:rsidRPr="009B6CCF">
              <w:tab/>
            </w:r>
            <w:r w:rsidRPr="009B6CCF">
              <w:t xml:space="preserve">varchar(10) </w:t>
            </w:r>
          </w:p>
          <w:p w14:paraId="4A435B06" w14:textId="41D731EA" w:rsidR="004853F5" w:rsidRPr="009B6CCF" w:rsidRDefault="004853F5" w:rsidP="004853F5">
            <w:pPr>
              <w:pStyle w:val="Codigo"/>
              <w:keepNext/>
              <w:widowControl w:val="0"/>
            </w:pPr>
            <w:r w:rsidRPr="009B6CCF">
              <w:t>DSC_ESTABELECIMENTO</w:t>
            </w:r>
            <w:r w:rsidRPr="009B6CCF">
              <w:tab/>
            </w:r>
            <w:r w:rsidR="007C31C2" w:rsidRPr="009B6CCF">
              <w:tab/>
            </w:r>
            <w:r w:rsidR="007C31C2" w:rsidRPr="009B6CCF">
              <w:tab/>
            </w:r>
            <w:r w:rsidRPr="009B6CCF">
              <w:t xml:space="preserve">varchar(100) </w:t>
            </w:r>
          </w:p>
          <w:p w14:paraId="1507E0A1" w14:textId="77777777" w:rsidR="004853F5" w:rsidRPr="009B6CCF" w:rsidRDefault="004853F5" w:rsidP="004853F5">
            <w:pPr>
              <w:pStyle w:val="Codigo"/>
              <w:keepNext/>
              <w:widowControl w:val="0"/>
            </w:pPr>
            <w:r w:rsidRPr="009B6CCF">
              <w:t>COD_INDICADOR_ESTAB_ENDERECO</w:t>
            </w:r>
            <w:r w:rsidRPr="009B6CCF">
              <w:tab/>
              <w:t xml:space="preserve">varchar(10) </w:t>
            </w:r>
          </w:p>
          <w:p w14:paraId="6A414618" w14:textId="77777777" w:rsidR="004853F5" w:rsidRPr="009B6CCF" w:rsidRDefault="004853F5" w:rsidP="004853F5">
            <w:pPr>
              <w:pStyle w:val="Codigo"/>
              <w:keepNext/>
              <w:widowControl w:val="0"/>
            </w:pPr>
            <w:r w:rsidRPr="009B6CCF">
              <w:t>COD_INDICADOR_CONST_ENDERECO</w:t>
            </w:r>
            <w:r w:rsidRPr="009B6CCF">
              <w:tab/>
              <w:t xml:space="preserve">varchar(10) </w:t>
            </w:r>
          </w:p>
          <w:p w14:paraId="652AFD1A" w14:textId="77777777" w:rsidR="004853F5" w:rsidRPr="009B6CCF" w:rsidRDefault="004853F5" w:rsidP="004853F5">
            <w:pPr>
              <w:pStyle w:val="Codigo"/>
              <w:keepNext/>
              <w:widowControl w:val="0"/>
            </w:pPr>
            <w:r w:rsidRPr="009B6CCF">
              <w:t>COD_INDICADOR_FINALIDADE_CONST</w:t>
            </w:r>
            <w:r w:rsidRPr="009B6CCF">
              <w:tab/>
              <w:t xml:space="preserve">varchar(10) </w:t>
            </w:r>
          </w:p>
          <w:p w14:paraId="71DF2B44" w14:textId="3D3CCE59" w:rsidR="00DD6204" w:rsidRPr="009B6CCF" w:rsidRDefault="004853F5" w:rsidP="004853F5">
            <w:pPr>
              <w:pStyle w:val="Codigo"/>
              <w:keepNext/>
              <w:widowControl w:val="0"/>
            </w:pPr>
            <w:r w:rsidRPr="009B6CCF">
              <w:t>COD_TIPO_ESPECI</w:t>
            </w:r>
            <w:r w:rsidRPr="009B6CCF">
              <w:tab/>
            </w:r>
            <w:r w:rsidRPr="009B6CCF">
              <w:tab/>
            </w:r>
            <w:r w:rsidRPr="009B6CCF">
              <w:tab/>
              <w:t>varchar(10)</w:t>
            </w:r>
          </w:p>
        </w:tc>
      </w:tr>
    </w:tbl>
    <w:p w14:paraId="22499953" w14:textId="2EA1D27C" w:rsidR="00DD6204" w:rsidRPr="009B6CCF" w:rsidRDefault="0015547F" w:rsidP="00A6278E">
      <w:pPr>
        <w:pStyle w:val="Legenda"/>
      </w:pPr>
      <w:r w:rsidRPr="009B6CCF">
        <w:t xml:space="preserve">Fonte: IBGE. </w:t>
      </w:r>
      <w:r w:rsidR="0063382C" w:rsidRPr="009B6CCF">
        <w:t>Elaboração: Os autores (2025)</w:t>
      </w:r>
    </w:p>
    <w:p w14:paraId="7EBA34F3" w14:textId="77777777" w:rsidR="001522E5" w:rsidRPr="009B6CCF" w:rsidRDefault="001522E5" w:rsidP="006D3D4B"/>
    <w:p w14:paraId="06DAF7CF" w14:textId="0ED9CDA0" w:rsidR="00DA5D38" w:rsidRPr="009B6CCF" w:rsidRDefault="00DA5D38" w:rsidP="004E1CB8">
      <w:pPr>
        <w:pStyle w:val="Ttulo4"/>
      </w:pPr>
      <w:r w:rsidRPr="009B6CCF">
        <w:t>Tabela CN_PONTOS_UNICOS</w:t>
      </w:r>
    </w:p>
    <w:p w14:paraId="081C20E3" w14:textId="37043559" w:rsidR="006D3D4B" w:rsidRPr="009B6CCF" w:rsidRDefault="00AB6E0A" w:rsidP="00C14970">
      <w:r w:rsidRPr="009B6CCF">
        <w:t xml:space="preserve">Após a etapa de ingestão na tabela CN_PONTOS, os dados </w:t>
      </w:r>
      <w:r w:rsidRPr="004303F9">
        <w:rPr>
          <w:color w:val="FF0000"/>
          <w:rPrChange w:id="185" w:author="Carlos" w:date="2026-03-18T09:37:00Z">
            <w:rPr/>
          </w:rPrChange>
        </w:rPr>
        <w:t>são</w:t>
      </w:r>
      <w:r w:rsidRPr="009B6CCF">
        <w:t xml:space="preserve"> submetidos a uma sequência de transformaç</w:t>
      </w:r>
      <w:r w:rsidR="001A1F49" w:rsidRPr="009B6CCF">
        <w:t>ões</w:t>
      </w:r>
      <w:r w:rsidRPr="009B6CCF">
        <w:t xml:space="preserve"> </w:t>
      </w:r>
      <w:r w:rsidR="001A1F49" w:rsidRPr="009B6CCF">
        <w:t xml:space="preserve">por meio de consultas </w:t>
      </w:r>
      <w:r w:rsidRPr="009B6CCF">
        <w:t xml:space="preserve">SQL. Este processo compreende a filtragem de registros por critérios de acurácia posicional, a projeção </w:t>
      </w:r>
      <w:r w:rsidRPr="009B6CCF">
        <w:lastRenderedPageBreak/>
        <w:t xml:space="preserve">de atributos essenciais e a normalização de </w:t>
      </w:r>
      <w:r w:rsidR="0038468C" w:rsidRPr="009B6CCF">
        <w:rPr>
          <w:i/>
          <w:iCs/>
        </w:rPr>
        <w:t>strings</w:t>
      </w:r>
      <w:r w:rsidRPr="009B6CCF">
        <w:t xml:space="preserve">. A consolidação da base </w:t>
      </w:r>
      <w:r w:rsidRPr="004303F9">
        <w:rPr>
          <w:color w:val="FF0000"/>
          <w:rPrChange w:id="186" w:author="Carlos" w:date="2026-03-18T09:37:00Z">
            <w:rPr/>
          </w:rPrChange>
        </w:rPr>
        <w:t xml:space="preserve">é </w:t>
      </w:r>
      <w:r w:rsidRPr="009B6CCF">
        <w:t>finalizada com a eliminação de redundâncias através da seleção de registros únicos (</w:t>
      </w:r>
      <w:r w:rsidRPr="009B6CCF">
        <w:rPr>
          <w:i/>
          <w:iCs/>
        </w:rPr>
        <w:t>select distinct</w:t>
      </w:r>
      <w:r w:rsidRPr="009B6CCF">
        <w:t xml:space="preserve">), resultando em uma estrutura otimizada. </w:t>
      </w:r>
      <w:r w:rsidR="007B0338" w:rsidRPr="009B6CCF">
        <w:t>A consulta que cria</w:t>
      </w:r>
      <w:r w:rsidR="00D01BA2" w:rsidRPr="009B6CCF">
        <w:t xml:space="preserve"> a</w:t>
      </w:r>
      <w:r w:rsidRPr="009B6CCF">
        <w:t xml:space="preserve"> tabela </w:t>
      </w:r>
      <w:r w:rsidR="00D01BA2" w:rsidRPr="009B6CCF">
        <w:t>otimizada</w:t>
      </w:r>
      <w:r w:rsidRPr="009B6CCF">
        <w:t xml:space="preserve">, denominada CN_PONTOS_UNICOS, </w:t>
      </w:r>
      <w:r w:rsidR="00D01BA2" w:rsidRPr="009B6CCF">
        <w:t xml:space="preserve">é detalhada </w:t>
      </w:r>
      <w:r w:rsidRPr="009B6CCF">
        <w:t xml:space="preserve">no </w:t>
      </w:r>
      <w:r w:rsidR="00CE2609" w:rsidRPr="009B6CCF">
        <w:fldChar w:fldCharType="begin"/>
      </w:r>
      <w:r w:rsidR="00CE2609" w:rsidRPr="009B6CCF">
        <w:instrText xml:space="preserve"> REF _Ref210804241 \h </w:instrText>
      </w:r>
      <w:r w:rsidR="00EE2BC9" w:rsidRPr="009B6CCF">
        <w:instrText xml:space="preserve"> \* MERGEFORMAT </w:instrText>
      </w:r>
      <w:r w:rsidR="00CE2609" w:rsidRPr="009B6CCF">
        <w:fldChar w:fldCharType="separate"/>
      </w:r>
      <w:r w:rsidR="003750EA" w:rsidRPr="009B6CCF">
        <w:t xml:space="preserve">Quadro </w:t>
      </w:r>
      <w:r w:rsidR="003750EA">
        <w:t>11</w:t>
      </w:r>
      <w:r w:rsidR="00CE2609" w:rsidRPr="009B6CCF">
        <w:fldChar w:fldCharType="end"/>
      </w:r>
      <w:r w:rsidR="006D3D4B" w:rsidRPr="009B6CCF">
        <w:t>.</w:t>
      </w:r>
    </w:p>
    <w:p w14:paraId="05C6EFC6" w14:textId="77777777" w:rsidR="0038468C" w:rsidRPr="009B6CCF" w:rsidRDefault="0038468C" w:rsidP="00C14970"/>
    <w:p w14:paraId="480C19F2" w14:textId="298294B4" w:rsidR="00CE2609" w:rsidRPr="009B6CCF" w:rsidRDefault="00CE2609" w:rsidP="00A6278E">
      <w:pPr>
        <w:pStyle w:val="Legenda"/>
      </w:pPr>
      <w:bookmarkStart w:id="187" w:name="_Ref210804241"/>
      <w:r w:rsidRPr="009B6CCF">
        <w:t xml:space="preserve">Quadro </w:t>
      </w:r>
      <w:fldSimple w:instr=" SEQ Quadro \* ARABIC ">
        <w:r w:rsidR="003750EA">
          <w:rPr>
            <w:noProof/>
          </w:rPr>
          <w:t>11</w:t>
        </w:r>
      </w:fldSimple>
      <w:bookmarkEnd w:id="187"/>
      <w:r w:rsidR="004B4D10" w:rsidRPr="009B6CCF">
        <w:t xml:space="preserve"> –</w:t>
      </w:r>
      <w:r w:rsidRPr="009B6CCF">
        <w:t xml:space="preserve"> Código SQL para criação da tabela CN_PONTOS_UNICOS</w:t>
      </w:r>
      <w:r w:rsidR="00DC7A9A" w:rsidRPr="009B6CCF">
        <w:t xml:space="preserve"> </w:t>
      </w:r>
      <w:r w:rsidR="00997EF5" w:rsidRPr="009B6CCF">
        <w:rPr>
          <w:rStyle w:val="Refdenotaderodap"/>
        </w:rPr>
        <w:footnoteReference w:id="7"/>
      </w:r>
    </w:p>
    <w:tbl>
      <w:tblPr>
        <w:tblStyle w:val="Tabelacomgrade"/>
        <w:tblW w:w="0" w:type="auto"/>
        <w:tblLook w:val="04A0" w:firstRow="1" w:lastRow="0" w:firstColumn="1" w:lastColumn="0" w:noHBand="0" w:noVBand="1"/>
      </w:tblPr>
      <w:tblGrid>
        <w:gridCol w:w="9061"/>
      </w:tblGrid>
      <w:tr w:rsidR="00C87176" w:rsidRPr="009B6CCF" w14:paraId="5CEEC04D" w14:textId="77777777" w:rsidTr="00C87176">
        <w:tc>
          <w:tcPr>
            <w:tcW w:w="9061" w:type="dxa"/>
          </w:tcPr>
          <w:p w14:paraId="0A5135C5" w14:textId="77777777" w:rsidR="00D90B42" w:rsidRPr="00BC73BE" w:rsidRDefault="00D90B42" w:rsidP="00D90B42">
            <w:pPr>
              <w:pStyle w:val="Codigo"/>
              <w:rPr>
                <w:lang w:val="en-US"/>
              </w:rPr>
            </w:pPr>
            <w:r w:rsidRPr="00BC73BE">
              <w:rPr>
                <w:lang w:val="en-US"/>
              </w:rPr>
              <w:t>CREATE TABLE IF NOT EXISTS CN_PONTOS_UNICOS (</w:t>
            </w:r>
          </w:p>
          <w:p w14:paraId="68888E7F" w14:textId="77777777" w:rsidR="00D90B42" w:rsidRPr="00BC73BE" w:rsidRDefault="00D90B42" w:rsidP="00D90B42">
            <w:pPr>
              <w:pStyle w:val="Codigo"/>
              <w:rPr>
                <w:lang w:val="es-ES"/>
              </w:rPr>
            </w:pPr>
            <w:r w:rsidRPr="00BC73BE">
              <w:rPr>
                <w:lang w:val="en-US"/>
              </w:rPr>
              <w:t xml:space="preserve">  </w:t>
            </w:r>
            <w:r w:rsidRPr="00BC73BE">
              <w:rPr>
                <w:lang w:val="es-ES"/>
              </w:rPr>
              <w:t>COD_MUNICIPIO        VARCHAR(7),</w:t>
            </w:r>
          </w:p>
          <w:p w14:paraId="59CF865C" w14:textId="77777777" w:rsidR="00D90B42" w:rsidRPr="00BC73BE" w:rsidRDefault="00D90B42" w:rsidP="00D90B42">
            <w:pPr>
              <w:pStyle w:val="Codigo"/>
              <w:rPr>
                <w:lang w:val="es-ES"/>
              </w:rPr>
            </w:pPr>
            <w:r w:rsidRPr="00BC73BE">
              <w:rPr>
                <w:lang w:val="es-ES"/>
              </w:rPr>
              <w:t xml:space="preserve">  COD_UNICO_ENDERECO   VARCHAR(20),</w:t>
            </w:r>
          </w:p>
          <w:p w14:paraId="09626AAA" w14:textId="77777777" w:rsidR="00D90B42" w:rsidRPr="009B6CCF" w:rsidRDefault="00D90B42" w:rsidP="00D90B42">
            <w:pPr>
              <w:pStyle w:val="Codigo"/>
            </w:pPr>
            <w:r w:rsidRPr="00BC73BE">
              <w:rPr>
                <w:lang w:val="es-ES"/>
              </w:rPr>
              <w:t xml:space="preserve">  </w:t>
            </w:r>
            <w:r w:rsidRPr="009B6CCF">
              <w:t>ID_QUADRA            VARCHAR(19),</w:t>
            </w:r>
          </w:p>
          <w:p w14:paraId="1FA2BD2C" w14:textId="77777777" w:rsidR="00D90B42" w:rsidRPr="009B6CCF" w:rsidRDefault="00D90B42" w:rsidP="00D90B42">
            <w:pPr>
              <w:pStyle w:val="Codigo"/>
            </w:pPr>
            <w:r w:rsidRPr="009B6CCF">
              <w:t xml:space="preserve">  ID_FACE              VARCHAR(22),</w:t>
            </w:r>
          </w:p>
          <w:p w14:paraId="41400A6A" w14:textId="77777777" w:rsidR="00D90B42" w:rsidRPr="009B6CCF" w:rsidRDefault="00D90B42" w:rsidP="00D90B42">
            <w:pPr>
              <w:pStyle w:val="Codigo"/>
            </w:pPr>
            <w:r w:rsidRPr="009B6CCF">
              <w:t xml:space="preserve">  NOM_LOGRADOURO       VARCHAR(250),</w:t>
            </w:r>
          </w:p>
          <w:p w14:paraId="50DC5EA5" w14:textId="77777777" w:rsidR="00D90B42" w:rsidRPr="009B6CCF" w:rsidRDefault="00D90B42" w:rsidP="00D90B42">
            <w:pPr>
              <w:pStyle w:val="Codigo"/>
            </w:pPr>
            <w:r w:rsidRPr="009B6CCF">
              <w:t xml:space="preserve">  NUM_ENDERECO         VARCHAR(10),</w:t>
            </w:r>
          </w:p>
          <w:p w14:paraId="3127CD7D" w14:textId="77777777" w:rsidR="00D90B42" w:rsidRPr="009B6CCF" w:rsidRDefault="00D90B42" w:rsidP="00D90B42">
            <w:pPr>
              <w:pStyle w:val="Codigo"/>
            </w:pPr>
            <w:r w:rsidRPr="009B6CCF">
              <w:t xml:space="preserve">  LATITUDE             DECIMAL(10,8),</w:t>
            </w:r>
          </w:p>
          <w:p w14:paraId="5F02FD50" w14:textId="77777777" w:rsidR="00D90B42" w:rsidRPr="009B6CCF" w:rsidRDefault="00D90B42" w:rsidP="00D90B42">
            <w:pPr>
              <w:pStyle w:val="Codigo"/>
            </w:pPr>
            <w:r w:rsidRPr="009B6CCF">
              <w:t xml:space="preserve">  LONGITUDE            DECIMAL(11,8),</w:t>
            </w:r>
          </w:p>
          <w:p w14:paraId="10BCDC27" w14:textId="20B4A995" w:rsidR="00D90B42" w:rsidRPr="009B6CCF" w:rsidRDefault="00D90B42" w:rsidP="00D90B42">
            <w:pPr>
              <w:pStyle w:val="Codigo"/>
            </w:pPr>
            <w:r w:rsidRPr="009B6CCF">
              <w:t xml:space="preserve">  COORDS               POINT</w:t>
            </w:r>
          </w:p>
          <w:p w14:paraId="10385A59" w14:textId="73F5330F" w:rsidR="00C87176" w:rsidRPr="009B6CCF" w:rsidRDefault="00D90B42" w:rsidP="00A16105">
            <w:pPr>
              <w:pStyle w:val="Codigo"/>
            </w:pPr>
            <w:r w:rsidRPr="009B6CCF">
              <w:t>);</w:t>
            </w:r>
          </w:p>
        </w:tc>
      </w:tr>
    </w:tbl>
    <w:p w14:paraId="321153E1" w14:textId="548EE5CD" w:rsidR="00C90FD3" w:rsidRPr="009B6CCF" w:rsidRDefault="00C90FD3" w:rsidP="00A6278E">
      <w:pPr>
        <w:pStyle w:val="Legenda"/>
      </w:pPr>
      <w:r w:rsidRPr="009B6CCF">
        <w:t>Elaboração: Os autores</w:t>
      </w:r>
      <w:r w:rsidR="0063382C" w:rsidRPr="009B6CCF">
        <w:t xml:space="preserve"> (2025)</w:t>
      </w:r>
    </w:p>
    <w:p w14:paraId="7A96DB85" w14:textId="77777777" w:rsidR="00850550" w:rsidRPr="009B6CCF" w:rsidRDefault="00850550" w:rsidP="00850550"/>
    <w:p w14:paraId="5A23B043" w14:textId="1D8F8C11" w:rsidR="00416CA0" w:rsidRPr="009B6CCF" w:rsidRDefault="0087611E" w:rsidP="006D3D4B">
      <w:r w:rsidRPr="009B6CCF">
        <w:t xml:space="preserve">Embora a carga da tabela CN_PONTOS_UNICOS possa ser executada por meio de uma instrução </w:t>
      </w:r>
      <w:r w:rsidRPr="009B6CCF">
        <w:rPr>
          <w:i/>
          <w:iCs/>
        </w:rPr>
        <w:t>SQL</w:t>
      </w:r>
      <w:r w:rsidRPr="009B6CCF">
        <w:t xml:space="preserve"> única, optou-se pela </w:t>
      </w:r>
      <w:r w:rsidR="00800FF4" w:rsidRPr="009B6CCF">
        <w:t xml:space="preserve">divisão </w:t>
      </w:r>
      <w:r w:rsidRPr="009B6CCF">
        <w:t xml:space="preserve">do processamento em etapas </w:t>
      </w:r>
      <w:r w:rsidR="00800FF4" w:rsidRPr="009B6CCF">
        <w:t>sequenciais</w:t>
      </w:r>
      <w:r w:rsidRPr="009B6CCF">
        <w:t xml:space="preserve">. Esta estratégia </w:t>
      </w:r>
      <w:r w:rsidR="00800FF4" w:rsidRPr="009B6CCF">
        <w:t xml:space="preserve">procura </w:t>
      </w:r>
      <w:r w:rsidR="00C77FDD" w:rsidRPr="009B6CCF">
        <w:t xml:space="preserve">aumentar </w:t>
      </w:r>
      <w:r w:rsidRPr="009B6CCF">
        <w:t>a auditabilidade e a rastreabilidade dos dados em cada fase da transformação. Na primeira etapa</w:t>
      </w:r>
      <w:r w:rsidR="0057037A" w:rsidRPr="009B6CCF">
        <w:t xml:space="preserve"> (</w:t>
      </w:r>
      <w:r w:rsidR="0057037A" w:rsidRPr="009B6CCF">
        <w:fldChar w:fldCharType="begin"/>
      </w:r>
      <w:r w:rsidR="0057037A" w:rsidRPr="009B6CCF">
        <w:instrText xml:space="preserve"> REF _Ref219012017 \h </w:instrText>
      </w:r>
      <w:r w:rsidR="0057037A" w:rsidRPr="009B6CCF">
        <w:fldChar w:fldCharType="separate"/>
      </w:r>
      <w:r w:rsidR="003750EA" w:rsidRPr="009B6CCF">
        <w:t xml:space="preserve">Quadro </w:t>
      </w:r>
      <w:r w:rsidR="003750EA">
        <w:rPr>
          <w:noProof/>
        </w:rPr>
        <w:t>12</w:t>
      </w:r>
      <w:r w:rsidR="0057037A" w:rsidRPr="009B6CCF">
        <w:fldChar w:fldCharType="end"/>
      </w:r>
      <w:r w:rsidR="0057037A" w:rsidRPr="009B6CCF">
        <w:t>)</w:t>
      </w:r>
      <w:r w:rsidRPr="009B6CCF">
        <w:t xml:space="preserve">, focada na preparação e </w:t>
      </w:r>
      <w:r w:rsidR="00C77FDD" w:rsidRPr="009B6CCF">
        <w:t>limpeza</w:t>
      </w:r>
      <w:r w:rsidRPr="009B6CCF">
        <w:t xml:space="preserve"> dos registros, são executados os seguintes procedimentos</w:t>
      </w:r>
      <w:r w:rsidR="00416CA0" w:rsidRPr="009B6CCF">
        <w:t>:</w:t>
      </w:r>
    </w:p>
    <w:p w14:paraId="64C870E5" w14:textId="7547ECFC" w:rsidR="00045E61" w:rsidRPr="009B6CCF" w:rsidRDefault="00300CB6">
      <w:pPr>
        <w:pStyle w:val="PargrafodaLista"/>
        <w:numPr>
          <w:ilvl w:val="0"/>
          <w:numId w:val="17"/>
        </w:numPr>
        <w:pPrChange w:id="188" w:author="Carlos" w:date="2026-03-13T15:21:00Z">
          <w:pPr>
            <w:pStyle w:val="PargrafodaLista"/>
            <w:numPr>
              <w:numId w:val="30"/>
            </w:numPr>
            <w:tabs>
              <w:tab w:val="num" w:pos="360"/>
              <w:tab w:val="num" w:pos="720"/>
            </w:tabs>
            <w:ind w:hanging="720"/>
          </w:pPr>
        </w:pPrChange>
      </w:pPr>
      <w:r w:rsidRPr="009B6CCF">
        <w:rPr>
          <w:b/>
          <w:bCs/>
        </w:rPr>
        <w:t>Filtragem por Acurácia Posicional</w:t>
      </w:r>
      <w:r w:rsidRPr="009B6CCF">
        <w:t xml:space="preserve">: A cláusula </w:t>
      </w:r>
      <w:r w:rsidRPr="009B6CCF">
        <w:rPr>
          <w:i/>
          <w:iCs/>
        </w:rPr>
        <w:t>WHERE</w:t>
      </w:r>
      <w:r w:rsidRPr="009B6CCF">
        <w:t xml:space="preserve"> NV_GEO_COORD &lt;</w:t>
      </w:r>
      <w:r w:rsidR="0084507A" w:rsidRPr="009B6CCF">
        <w:t>=</w:t>
      </w:r>
      <w:r w:rsidRPr="009B6CCF">
        <w:t xml:space="preserve"> '</w:t>
      </w:r>
      <w:r w:rsidR="0084507A" w:rsidRPr="009B6CCF">
        <w:t>3</w:t>
      </w:r>
      <w:r w:rsidRPr="009B6CCF">
        <w:t xml:space="preserve">' atua como um filtro de qualidade cartográfica. </w:t>
      </w:r>
      <w:r w:rsidR="009C044C" w:rsidRPr="009B6CCF">
        <w:t>Segundo o</w:t>
      </w:r>
      <w:r w:rsidRPr="009B6CCF">
        <w:t xml:space="preserve"> dicionário de dados do CNEFE, valores inferiores a 4 indicam que a coordenada foi coletada com precisão de face de quadra ou número predial. Ao excluir registros com valores superiores, eliminam-se pontos cuja geolocalização é estimada apenas pelo centroide do setor censitário ou do distrito, o que comprometeria a precisão do mapeamento das faces. </w:t>
      </w:r>
    </w:p>
    <w:p w14:paraId="68F73193" w14:textId="52628F69" w:rsidR="005B3AE0" w:rsidRPr="009B6CCF" w:rsidRDefault="00B801B3">
      <w:pPr>
        <w:pStyle w:val="PargrafodaLista"/>
        <w:numPr>
          <w:ilvl w:val="0"/>
          <w:numId w:val="17"/>
        </w:numPr>
        <w:pPrChange w:id="189" w:author="Carlos" w:date="2026-03-13T15:21:00Z">
          <w:pPr>
            <w:pStyle w:val="PargrafodaLista"/>
            <w:numPr>
              <w:numId w:val="30"/>
            </w:numPr>
            <w:tabs>
              <w:tab w:val="num" w:pos="360"/>
              <w:tab w:val="num" w:pos="720"/>
            </w:tabs>
            <w:ind w:hanging="720"/>
          </w:pPr>
        </w:pPrChange>
      </w:pPr>
      <w:r w:rsidRPr="009B6CCF">
        <w:rPr>
          <w:b/>
          <w:bCs/>
        </w:rPr>
        <w:t>R</w:t>
      </w:r>
      <w:r w:rsidR="005B3AE0" w:rsidRPr="009B6CCF">
        <w:rPr>
          <w:b/>
          <w:bCs/>
        </w:rPr>
        <w:t>ecomposição do nome do logradouro</w:t>
      </w:r>
      <w:r w:rsidRPr="009B6CCF">
        <w:t>:</w:t>
      </w:r>
      <w:r w:rsidR="005B3AE0" w:rsidRPr="009B6CCF">
        <w:t xml:space="preserve"> </w:t>
      </w:r>
      <w:r w:rsidR="00284FAE" w:rsidRPr="009B6CCF">
        <w:t xml:space="preserve">Cria o atributo NOM_LOGRADOURO </w:t>
      </w:r>
      <w:r w:rsidR="00E5040C" w:rsidRPr="009B6CCF">
        <w:t>c</w:t>
      </w:r>
      <w:r w:rsidR="005B3AE0" w:rsidRPr="009B6CCF">
        <w:t>oncatenando tipo, título e nome</w:t>
      </w:r>
      <w:r w:rsidR="00284FAE" w:rsidRPr="009B6CCF">
        <w:t xml:space="preserve"> e garantindo um tratamento robusto </w:t>
      </w:r>
      <w:r w:rsidR="00062BD3" w:rsidRPr="009B6CCF">
        <w:t>dos</w:t>
      </w:r>
      <w:r w:rsidR="000225DF" w:rsidRPr="009B6CCF">
        <w:t xml:space="preserve"> campos nulos ou vazios (</w:t>
      </w:r>
      <w:r w:rsidR="000225DF" w:rsidRPr="009B6CCF">
        <w:fldChar w:fldCharType="begin"/>
      </w:r>
      <w:r w:rsidR="000225DF" w:rsidRPr="009B6CCF">
        <w:instrText xml:space="preserve"> REF _Ref219013027 \h </w:instrText>
      </w:r>
      <w:r w:rsidR="000225DF" w:rsidRPr="009B6CCF">
        <w:fldChar w:fldCharType="separate"/>
      </w:r>
      <w:r w:rsidR="003750EA" w:rsidRPr="009B6CCF">
        <w:t xml:space="preserve">Quadro </w:t>
      </w:r>
      <w:r w:rsidR="003750EA">
        <w:rPr>
          <w:noProof/>
        </w:rPr>
        <w:t>13</w:t>
      </w:r>
      <w:r w:rsidR="000225DF" w:rsidRPr="009B6CCF">
        <w:fldChar w:fldCharType="end"/>
      </w:r>
      <w:r w:rsidR="000225DF" w:rsidRPr="009B6CCF">
        <w:t>).</w:t>
      </w:r>
      <w:r w:rsidR="00107132" w:rsidRPr="009B6CCF">
        <w:t xml:space="preserve"> Essa </w:t>
      </w:r>
      <w:r w:rsidR="007D7FE6" w:rsidRPr="009B6CCF">
        <w:t xml:space="preserve">concatenação é </w:t>
      </w:r>
      <w:r w:rsidR="00107132" w:rsidRPr="009B6CCF">
        <w:t>necessária para alinhar os conceitos do CIATA e do CNEFE, e possibilitar a indexação geográfica dos pontos.</w:t>
      </w:r>
    </w:p>
    <w:p w14:paraId="28B0C76C" w14:textId="4EB3F97D" w:rsidR="00045E61" w:rsidRPr="009B6CCF" w:rsidRDefault="00D500CA">
      <w:pPr>
        <w:pStyle w:val="PargrafodaLista"/>
        <w:numPr>
          <w:ilvl w:val="0"/>
          <w:numId w:val="17"/>
        </w:numPr>
        <w:pPrChange w:id="190" w:author="Carlos" w:date="2026-03-13T15:21:00Z">
          <w:pPr>
            <w:pStyle w:val="PargrafodaLista"/>
            <w:numPr>
              <w:numId w:val="30"/>
            </w:numPr>
            <w:tabs>
              <w:tab w:val="num" w:pos="360"/>
              <w:tab w:val="num" w:pos="720"/>
            </w:tabs>
            <w:ind w:hanging="720"/>
          </w:pPr>
        </w:pPrChange>
      </w:pPr>
      <w:r w:rsidRPr="009B6CCF">
        <w:rPr>
          <w:b/>
          <w:bCs/>
        </w:rPr>
        <w:lastRenderedPageBreak/>
        <w:t>Estruturação de Identificadores Hierárquicos</w:t>
      </w:r>
      <w:r w:rsidR="00045E61" w:rsidRPr="009B6CCF">
        <w:t xml:space="preserve">: </w:t>
      </w:r>
      <w:r w:rsidR="00F703F0" w:rsidRPr="009B6CCF">
        <w:t>O código cria chaves compostas para identificar quadras (ID_QUADRA) e faces (ID_FACE)</w:t>
      </w:r>
      <w:r w:rsidR="00E5040C" w:rsidRPr="009B6CCF">
        <w:t xml:space="preserve"> (</w:t>
      </w:r>
      <w:r w:rsidR="00E5040C" w:rsidRPr="009B6CCF">
        <w:fldChar w:fldCharType="begin"/>
      </w:r>
      <w:r w:rsidR="00E5040C" w:rsidRPr="009B6CCF">
        <w:instrText xml:space="preserve"> REF _Ref219013027 \h </w:instrText>
      </w:r>
      <w:r w:rsidR="00E5040C" w:rsidRPr="009B6CCF">
        <w:fldChar w:fldCharType="separate"/>
      </w:r>
      <w:r w:rsidR="003750EA" w:rsidRPr="009B6CCF">
        <w:t xml:space="preserve">Quadro </w:t>
      </w:r>
      <w:r w:rsidR="003750EA">
        <w:rPr>
          <w:noProof/>
        </w:rPr>
        <w:t>13</w:t>
      </w:r>
      <w:r w:rsidR="00E5040C" w:rsidRPr="009B6CCF">
        <w:fldChar w:fldCharType="end"/>
      </w:r>
      <w:r w:rsidR="00E5040C" w:rsidRPr="009B6CCF">
        <w:t>).</w:t>
      </w:r>
      <w:r w:rsidR="00F703F0" w:rsidRPr="009B6CCF">
        <w:t xml:space="preserve"> A concatenação do COD_SETOR com os números de quadra e face cria um identificador único em nível nacional.</w:t>
      </w:r>
      <w:r w:rsidR="00C62BEA" w:rsidRPr="009B6CCF">
        <w:t xml:space="preserve"> O uso da função </w:t>
      </w:r>
      <w:r w:rsidR="00F703F0" w:rsidRPr="009B6CCF">
        <w:t>LPAD</w:t>
      </w:r>
      <w:r w:rsidR="00C62BEA" w:rsidRPr="009B6CCF">
        <w:t xml:space="preserve"> g</w:t>
      </w:r>
      <w:r w:rsidR="00F703F0" w:rsidRPr="009B6CCF">
        <w:t>arante que o número da quadra e da face possuam sempre 3 dígitos</w:t>
      </w:r>
      <w:r w:rsidR="00225431" w:rsidRPr="009B6CCF">
        <w:t>.</w:t>
      </w:r>
    </w:p>
    <w:p w14:paraId="33EE0510" w14:textId="10BECF7F" w:rsidR="003C7931" w:rsidRPr="009B6CCF" w:rsidRDefault="003C7931" w:rsidP="00A6278E">
      <w:pPr>
        <w:pStyle w:val="Legenda"/>
      </w:pPr>
      <w:bookmarkStart w:id="191" w:name="_Ref219012017"/>
      <w:r w:rsidRPr="009B6CCF">
        <w:t xml:space="preserve">Quadro </w:t>
      </w:r>
      <w:fldSimple w:instr=" SEQ Quadro \* ARABIC ">
        <w:r w:rsidR="003750EA">
          <w:rPr>
            <w:noProof/>
          </w:rPr>
          <w:t>12</w:t>
        </w:r>
      </w:fldSimple>
      <w:bookmarkStart w:id="192" w:name="_Ref219012844"/>
      <w:bookmarkEnd w:id="191"/>
      <w:r w:rsidR="004B4D10" w:rsidRPr="009B6CCF">
        <w:t xml:space="preserve"> –</w:t>
      </w:r>
      <w:r w:rsidRPr="009B6CCF">
        <w:t xml:space="preserve"> Tabela TMP_ENDERECOS_BASE</w:t>
      </w:r>
    </w:p>
    <w:tbl>
      <w:tblPr>
        <w:tblStyle w:val="Tabelacomgrade"/>
        <w:tblW w:w="0" w:type="auto"/>
        <w:tblLook w:val="04A0" w:firstRow="1" w:lastRow="0" w:firstColumn="1" w:lastColumn="0" w:noHBand="0" w:noVBand="1"/>
      </w:tblPr>
      <w:tblGrid>
        <w:gridCol w:w="9061"/>
      </w:tblGrid>
      <w:tr w:rsidR="003C7931" w:rsidRPr="009B6CCF" w14:paraId="6E5CE60F" w14:textId="77777777" w:rsidTr="00926561">
        <w:tc>
          <w:tcPr>
            <w:tcW w:w="9061" w:type="dxa"/>
          </w:tcPr>
          <w:p w14:paraId="4D450543" w14:textId="77777777" w:rsidR="003C7931" w:rsidRPr="009B6CCF" w:rsidRDefault="003C7931" w:rsidP="00926561">
            <w:pPr>
              <w:pStyle w:val="Codigo"/>
              <w:keepNext/>
              <w:widowControl w:val="0"/>
              <w:rPr>
                <w:b/>
                <w:bCs/>
              </w:rPr>
            </w:pPr>
            <w:r w:rsidRPr="009B6CCF">
              <w:rPr>
                <w:b/>
                <w:bCs/>
              </w:rPr>
              <w:t>-- Cria e povoa uma tabela temporária com endereços válidos</w:t>
            </w:r>
          </w:p>
          <w:p w14:paraId="5548C213" w14:textId="60C8C24A" w:rsidR="0031615D" w:rsidRPr="00BC73BE" w:rsidRDefault="0031615D" w:rsidP="00926561">
            <w:pPr>
              <w:pStyle w:val="Codigo"/>
              <w:keepNext/>
              <w:widowControl w:val="0"/>
              <w:rPr>
                <w:b/>
                <w:bCs/>
                <w:lang w:val="en-US"/>
              </w:rPr>
            </w:pPr>
            <w:r w:rsidRPr="00BC73BE">
              <w:rPr>
                <w:b/>
                <w:bCs/>
                <w:lang w:val="en-US"/>
              </w:rPr>
              <w:t>-- MySQL</w:t>
            </w:r>
            <w:r w:rsidR="00FC7DBD" w:rsidRPr="00BC73BE">
              <w:rPr>
                <w:b/>
                <w:bCs/>
                <w:lang w:val="en-US"/>
              </w:rPr>
              <w:t>/MariaDB 10.2</w:t>
            </w:r>
            <w:r w:rsidR="00FC7DBD" w:rsidRPr="009B6CCF">
              <w:rPr>
                <w:rStyle w:val="Refdenotaderodap"/>
              </w:rPr>
              <w:footnoteReference w:id="8"/>
            </w:r>
          </w:p>
          <w:p w14:paraId="6BE7BBFF" w14:textId="77777777" w:rsidR="003C7931" w:rsidRPr="00BC73BE" w:rsidRDefault="003C7931" w:rsidP="00926561">
            <w:pPr>
              <w:pStyle w:val="Codigo"/>
              <w:keepNext/>
              <w:widowControl w:val="0"/>
              <w:rPr>
                <w:lang w:val="en-US"/>
              </w:rPr>
            </w:pPr>
            <w:r w:rsidRPr="00BC73BE">
              <w:rPr>
                <w:lang w:val="en-US"/>
              </w:rPr>
              <w:t>CREATE TABLE TMP_ENDERECOS_BASE AS</w:t>
            </w:r>
          </w:p>
          <w:p w14:paraId="34240B9D" w14:textId="77777777" w:rsidR="003C7931" w:rsidRPr="00BC73BE" w:rsidRDefault="003C7931" w:rsidP="00926561">
            <w:pPr>
              <w:pStyle w:val="Codigo"/>
              <w:keepNext/>
              <w:widowControl w:val="0"/>
              <w:rPr>
                <w:lang w:val="en-US"/>
              </w:rPr>
            </w:pPr>
            <w:r w:rsidRPr="00BC73BE">
              <w:rPr>
                <w:lang w:val="en-US"/>
              </w:rPr>
              <w:t xml:space="preserve">SELECT </w:t>
            </w:r>
          </w:p>
          <w:p w14:paraId="65DE681D" w14:textId="77777777" w:rsidR="003C7931" w:rsidRPr="00BC73BE" w:rsidRDefault="003C7931" w:rsidP="00926561">
            <w:pPr>
              <w:pStyle w:val="Codigo"/>
              <w:keepNext/>
              <w:widowControl w:val="0"/>
              <w:rPr>
                <w:lang w:val="es-ES"/>
              </w:rPr>
            </w:pPr>
            <w:r w:rsidRPr="00BC73BE">
              <w:rPr>
                <w:lang w:val="en-US"/>
              </w:rPr>
              <w:t xml:space="preserve">  </w:t>
            </w:r>
            <w:r w:rsidRPr="00BC73BE">
              <w:rPr>
                <w:lang w:val="es-ES"/>
              </w:rPr>
              <w:t>COD_MUNICIPIO,</w:t>
            </w:r>
          </w:p>
          <w:p w14:paraId="204D17D3" w14:textId="77777777" w:rsidR="003C7931" w:rsidRPr="00BC73BE" w:rsidRDefault="003C7931" w:rsidP="00926561">
            <w:pPr>
              <w:pStyle w:val="Codigo"/>
              <w:keepNext/>
              <w:widowControl w:val="0"/>
              <w:rPr>
                <w:lang w:val="es-ES"/>
              </w:rPr>
            </w:pPr>
            <w:r w:rsidRPr="00BC73BE">
              <w:rPr>
                <w:lang w:val="es-ES"/>
              </w:rPr>
              <w:t xml:space="preserve">  COD_UNICO_ENDERECO,</w:t>
            </w:r>
          </w:p>
          <w:p w14:paraId="4897B3B9" w14:textId="77777777" w:rsidR="003C7931" w:rsidRPr="009B6CCF" w:rsidRDefault="003C7931" w:rsidP="00926561">
            <w:pPr>
              <w:pStyle w:val="Codigo"/>
              <w:keepNext/>
              <w:widowControl w:val="0"/>
            </w:pPr>
            <w:r w:rsidRPr="00BC73BE">
              <w:rPr>
                <w:lang w:val="es-ES"/>
              </w:rPr>
              <w:t xml:space="preserve">  </w:t>
            </w:r>
            <w:r w:rsidRPr="009B6CCF">
              <w:rPr>
                <w:color w:val="385623" w:themeColor="accent6" w:themeShade="80"/>
              </w:rPr>
              <w:t>CONCAT(COD_SETOR, LPAD(NUM_QUADRA, 3, '0')) AS ID_QUADRA,</w:t>
            </w:r>
          </w:p>
          <w:p w14:paraId="7ED69147" w14:textId="77777777" w:rsidR="003C7931" w:rsidRPr="009B6CCF" w:rsidRDefault="003C7931" w:rsidP="00926561">
            <w:pPr>
              <w:pStyle w:val="Codigo"/>
              <w:keepNext/>
              <w:widowControl w:val="0"/>
            </w:pPr>
            <w:r w:rsidRPr="009B6CCF">
              <w:t xml:space="preserve">  </w:t>
            </w:r>
            <w:r w:rsidRPr="009B6CCF">
              <w:rPr>
                <w:color w:val="1F3864" w:themeColor="accent5" w:themeShade="80"/>
              </w:rPr>
              <w:t>CONCAT(COD_SETOR, LPAD(NUM_QUADRA, 3, '0'), LPAD(NUM_FACE, 3, '0')) AS ID_FACE,</w:t>
            </w:r>
          </w:p>
          <w:p w14:paraId="08903F2B" w14:textId="77777777" w:rsidR="003C7931" w:rsidRPr="009B6CCF" w:rsidRDefault="003C7931" w:rsidP="00926561">
            <w:pPr>
              <w:pStyle w:val="Codigo"/>
              <w:keepNext/>
              <w:widowControl w:val="0"/>
              <w:rPr>
                <w:color w:val="806000" w:themeColor="accent4" w:themeShade="80"/>
              </w:rPr>
            </w:pPr>
            <w:r w:rsidRPr="009B6CCF">
              <w:t xml:space="preserve">  </w:t>
            </w:r>
            <w:r w:rsidRPr="009B6CCF">
              <w:rPr>
                <w:color w:val="806000" w:themeColor="accent4" w:themeShade="80"/>
              </w:rPr>
              <w:t>TRIM(</w:t>
            </w:r>
          </w:p>
          <w:p w14:paraId="20D3F72A" w14:textId="77777777" w:rsidR="003C7931" w:rsidRPr="009B6CCF" w:rsidRDefault="003C7931" w:rsidP="00926561">
            <w:pPr>
              <w:pStyle w:val="Codigo"/>
              <w:keepNext/>
              <w:widowControl w:val="0"/>
              <w:rPr>
                <w:color w:val="806000" w:themeColor="accent4" w:themeShade="80"/>
              </w:rPr>
            </w:pPr>
            <w:r w:rsidRPr="009B6CCF">
              <w:rPr>
                <w:color w:val="806000" w:themeColor="accent4" w:themeShade="80"/>
              </w:rPr>
              <w:t xml:space="preserve">    CONCAT_WS(' ',</w:t>
            </w:r>
          </w:p>
          <w:p w14:paraId="7EBDD5FA" w14:textId="77777777" w:rsidR="003C7931" w:rsidRPr="009B6CCF" w:rsidRDefault="003C7931" w:rsidP="00926561">
            <w:pPr>
              <w:pStyle w:val="Codigo"/>
              <w:keepNext/>
              <w:widowControl w:val="0"/>
              <w:rPr>
                <w:color w:val="806000" w:themeColor="accent4" w:themeShade="80"/>
              </w:rPr>
            </w:pPr>
            <w:r w:rsidRPr="009B6CCF">
              <w:rPr>
                <w:color w:val="806000" w:themeColor="accent4" w:themeShade="80"/>
              </w:rPr>
              <w:t xml:space="preserve">      NULLIF(TRIM(NOM_TIPO_SEGLOGR), ''),</w:t>
            </w:r>
          </w:p>
          <w:p w14:paraId="53C6E236" w14:textId="77777777" w:rsidR="003C7931" w:rsidRPr="009B6CCF" w:rsidRDefault="003C7931" w:rsidP="00926561">
            <w:pPr>
              <w:pStyle w:val="Codigo"/>
              <w:keepNext/>
              <w:widowControl w:val="0"/>
              <w:rPr>
                <w:color w:val="806000" w:themeColor="accent4" w:themeShade="80"/>
              </w:rPr>
            </w:pPr>
            <w:r w:rsidRPr="009B6CCF">
              <w:rPr>
                <w:color w:val="806000" w:themeColor="accent4" w:themeShade="80"/>
              </w:rPr>
              <w:t xml:space="preserve">      NULLIF(TRIM(NOM_TITULO_SEGLOGR), ''),</w:t>
            </w:r>
          </w:p>
          <w:p w14:paraId="0FE11E57" w14:textId="77777777" w:rsidR="003C7931" w:rsidRPr="009B6CCF" w:rsidRDefault="003C7931" w:rsidP="00926561">
            <w:pPr>
              <w:pStyle w:val="Codigo"/>
              <w:keepNext/>
              <w:widowControl w:val="0"/>
              <w:rPr>
                <w:color w:val="806000" w:themeColor="accent4" w:themeShade="80"/>
              </w:rPr>
            </w:pPr>
            <w:r w:rsidRPr="009B6CCF">
              <w:rPr>
                <w:color w:val="806000" w:themeColor="accent4" w:themeShade="80"/>
              </w:rPr>
              <w:t xml:space="preserve">      NULLIF(TRIM(NOM_SEGLOGR), '')</w:t>
            </w:r>
          </w:p>
          <w:p w14:paraId="4A55B896" w14:textId="77777777" w:rsidR="003C7931" w:rsidRPr="009B6CCF" w:rsidRDefault="003C7931" w:rsidP="00926561">
            <w:pPr>
              <w:pStyle w:val="Codigo"/>
              <w:keepNext/>
              <w:widowControl w:val="0"/>
              <w:rPr>
                <w:color w:val="806000" w:themeColor="accent4" w:themeShade="80"/>
              </w:rPr>
            </w:pPr>
            <w:r w:rsidRPr="009B6CCF">
              <w:rPr>
                <w:color w:val="806000" w:themeColor="accent4" w:themeShade="80"/>
              </w:rPr>
              <w:t xml:space="preserve">    )</w:t>
            </w:r>
          </w:p>
          <w:p w14:paraId="5597292F" w14:textId="77777777" w:rsidR="003C7931" w:rsidRPr="009B6CCF" w:rsidRDefault="003C7931" w:rsidP="00926561">
            <w:pPr>
              <w:pStyle w:val="Codigo"/>
              <w:keepNext/>
              <w:widowControl w:val="0"/>
              <w:rPr>
                <w:color w:val="806000" w:themeColor="accent4" w:themeShade="80"/>
              </w:rPr>
            </w:pPr>
            <w:r w:rsidRPr="009B6CCF">
              <w:rPr>
                <w:color w:val="806000" w:themeColor="accent4" w:themeShade="80"/>
              </w:rPr>
              <w:t xml:space="preserve">  ) AS NOM_LOGRADOURO,</w:t>
            </w:r>
          </w:p>
          <w:p w14:paraId="2313CFFC" w14:textId="77777777" w:rsidR="003C7931" w:rsidRPr="009B6CCF" w:rsidRDefault="003C7931" w:rsidP="00926561">
            <w:pPr>
              <w:pStyle w:val="Codigo"/>
              <w:keepNext/>
              <w:widowControl w:val="0"/>
            </w:pPr>
            <w:r w:rsidRPr="009B6CCF">
              <w:t xml:space="preserve">  NUM_ENDERECO,</w:t>
            </w:r>
          </w:p>
          <w:p w14:paraId="4A1EBD34" w14:textId="77777777" w:rsidR="003C7931" w:rsidRPr="009B6CCF" w:rsidRDefault="003C7931" w:rsidP="00926561">
            <w:pPr>
              <w:pStyle w:val="Codigo"/>
              <w:keepNext/>
              <w:widowControl w:val="0"/>
            </w:pPr>
            <w:r w:rsidRPr="009B6CCF">
              <w:t xml:space="preserve">  LATITUDE,</w:t>
            </w:r>
          </w:p>
          <w:p w14:paraId="184D58BF" w14:textId="77777777" w:rsidR="003C7931" w:rsidRPr="009B6CCF" w:rsidRDefault="003C7931" w:rsidP="00926561">
            <w:pPr>
              <w:pStyle w:val="Codigo"/>
              <w:keepNext/>
              <w:widowControl w:val="0"/>
            </w:pPr>
            <w:r w:rsidRPr="009B6CCF">
              <w:t xml:space="preserve">  LONGITUDE</w:t>
            </w:r>
          </w:p>
          <w:p w14:paraId="6A525D98" w14:textId="77777777" w:rsidR="003C7931" w:rsidRPr="009B6CCF" w:rsidRDefault="003C7931" w:rsidP="00926561">
            <w:pPr>
              <w:pStyle w:val="Codigo"/>
              <w:keepNext/>
              <w:widowControl w:val="0"/>
            </w:pPr>
            <w:r w:rsidRPr="009B6CCF">
              <w:t>FROM CN_PONTOS</w:t>
            </w:r>
          </w:p>
          <w:p w14:paraId="74DD719F" w14:textId="614B8B37" w:rsidR="003C7931" w:rsidRPr="009B6CCF" w:rsidRDefault="003C7931" w:rsidP="00926561">
            <w:pPr>
              <w:pStyle w:val="Codigo"/>
              <w:keepNext/>
              <w:widowControl w:val="0"/>
            </w:pPr>
            <w:r w:rsidRPr="009B6CCF">
              <w:t>WHERE NV_GEO_COORD &lt;</w:t>
            </w:r>
            <w:r w:rsidR="0084507A" w:rsidRPr="009B6CCF">
              <w:t>=</w:t>
            </w:r>
            <w:r w:rsidRPr="009B6CCF">
              <w:t xml:space="preserve"> '</w:t>
            </w:r>
            <w:r w:rsidR="0084507A" w:rsidRPr="009B6CCF">
              <w:t>3</w:t>
            </w:r>
            <w:r w:rsidRPr="009B6CCF">
              <w:t>';</w:t>
            </w:r>
          </w:p>
        </w:tc>
      </w:tr>
    </w:tbl>
    <w:p w14:paraId="7CF2ACAE" w14:textId="7F38F5CF" w:rsidR="003C7931" w:rsidRPr="009B6CCF" w:rsidRDefault="003C7931" w:rsidP="00A6278E">
      <w:pPr>
        <w:pStyle w:val="Legenda"/>
      </w:pPr>
      <w:r w:rsidRPr="009B6CCF">
        <w:t>Elaboração: Os autores</w:t>
      </w:r>
      <w:r w:rsidR="00FD2962" w:rsidRPr="009B6CCF">
        <w:t xml:space="preserve"> (2025)</w:t>
      </w:r>
    </w:p>
    <w:p w14:paraId="7B88388A" w14:textId="77777777" w:rsidR="003C7931" w:rsidRPr="009B6CCF" w:rsidRDefault="003C7931" w:rsidP="00A6278E">
      <w:pPr>
        <w:pStyle w:val="Legenda"/>
      </w:pPr>
    </w:p>
    <w:p w14:paraId="0C00C460" w14:textId="725BB43D" w:rsidR="009027E7" w:rsidRPr="009B6CCF" w:rsidRDefault="009027E7" w:rsidP="00A6278E">
      <w:pPr>
        <w:pStyle w:val="Legenda"/>
      </w:pPr>
      <w:bookmarkStart w:id="193" w:name="_Ref219013027"/>
      <w:r w:rsidRPr="009B6CCF">
        <w:t xml:space="preserve">Quadro </w:t>
      </w:r>
      <w:fldSimple w:instr=" SEQ Quadro \* ARABIC ">
        <w:r w:rsidR="003750EA">
          <w:rPr>
            <w:noProof/>
          </w:rPr>
          <w:t>13</w:t>
        </w:r>
      </w:fldSimple>
      <w:bookmarkEnd w:id="192"/>
      <w:bookmarkEnd w:id="193"/>
      <w:r w:rsidR="004B4D10" w:rsidRPr="009B6CCF">
        <w:t xml:space="preserve"> –</w:t>
      </w:r>
      <w:r w:rsidRPr="009B6CCF">
        <w:t xml:space="preserve"> Atributos calculados de CN_PONTOS_UNICOS</w:t>
      </w:r>
    </w:p>
    <w:tbl>
      <w:tblPr>
        <w:tblStyle w:val="Tabelacomgrade"/>
        <w:tblW w:w="0" w:type="auto"/>
        <w:tblLook w:val="04A0" w:firstRow="1" w:lastRow="0" w:firstColumn="1" w:lastColumn="0" w:noHBand="0" w:noVBand="1"/>
      </w:tblPr>
      <w:tblGrid>
        <w:gridCol w:w="9061"/>
      </w:tblGrid>
      <w:tr w:rsidR="00123B9F" w:rsidRPr="009B6CCF" w14:paraId="029B7910" w14:textId="77777777" w:rsidTr="00926561">
        <w:tc>
          <w:tcPr>
            <w:tcW w:w="9061" w:type="dxa"/>
          </w:tcPr>
          <w:p w14:paraId="61F96E35" w14:textId="77777777" w:rsidR="00123B9F" w:rsidRPr="009B6CCF" w:rsidRDefault="00123B9F" w:rsidP="00123B9F">
            <w:pPr>
              <w:pStyle w:val="Codigo"/>
              <w:keepNext/>
              <w:widowControl w:val="0"/>
              <w:rPr>
                <w:color w:val="385623" w:themeColor="accent6" w:themeShade="80"/>
              </w:rPr>
            </w:pPr>
            <w:r w:rsidRPr="009B6CCF">
              <w:rPr>
                <w:b/>
                <w:bCs/>
                <w:color w:val="385623" w:themeColor="accent6" w:themeShade="80"/>
              </w:rPr>
              <w:t>ID_QUADRA</w:t>
            </w:r>
            <w:r w:rsidRPr="009B6CCF">
              <w:rPr>
                <w:color w:val="385623" w:themeColor="accent6" w:themeShade="80"/>
              </w:rPr>
              <w:t xml:space="preserve"> = COD_SETOR + NUM_QUADRA</w:t>
            </w:r>
          </w:p>
          <w:p w14:paraId="3905DDA4" w14:textId="77777777" w:rsidR="00123B9F" w:rsidRPr="009B6CCF" w:rsidRDefault="00123B9F" w:rsidP="009027E7">
            <w:pPr>
              <w:pStyle w:val="Codigo"/>
              <w:keepNext/>
              <w:widowControl w:val="0"/>
              <w:rPr>
                <w:color w:val="1F3864" w:themeColor="accent5" w:themeShade="80"/>
              </w:rPr>
            </w:pPr>
            <w:r w:rsidRPr="009B6CCF">
              <w:rPr>
                <w:b/>
                <w:bCs/>
                <w:color w:val="1F3864" w:themeColor="accent5" w:themeShade="80"/>
              </w:rPr>
              <w:t>ID_FACE</w:t>
            </w:r>
            <w:r w:rsidRPr="009B6CCF">
              <w:rPr>
                <w:color w:val="1F3864" w:themeColor="accent5" w:themeShade="80"/>
              </w:rPr>
              <w:t xml:space="preserve"> = COD_SETOR + NUM_QUADRA + NUM_FACE</w:t>
            </w:r>
          </w:p>
          <w:p w14:paraId="3114B61E" w14:textId="77777777" w:rsidR="00123B9F" w:rsidRPr="009B6CCF" w:rsidRDefault="00123B9F" w:rsidP="009027E7">
            <w:pPr>
              <w:pStyle w:val="Codigo"/>
              <w:keepNext/>
              <w:widowControl w:val="0"/>
            </w:pPr>
            <w:r w:rsidRPr="009B6CCF">
              <w:rPr>
                <w:b/>
                <w:bCs/>
                <w:color w:val="806000" w:themeColor="accent4" w:themeShade="80"/>
              </w:rPr>
              <w:t>NOM_LOGRADOURO</w:t>
            </w:r>
            <w:r w:rsidRPr="009B6CCF">
              <w:rPr>
                <w:color w:val="806000" w:themeColor="accent4" w:themeShade="80"/>
              </w:rPr>
              <w:t xml:space="preserve"> = NOM_TIPO_SEGLOGR + NOM_TITULO_SEGLOGR + NOM_SEGLOGR</w:t>
            </w:r>
          </w:p>
        </w:tc>
      </w:tr>
    </w:tbl>
    <w:p w14:paraId="21801E53" w14:textId="53D76CCD" w:rsidR="00123B9F" w:rsidRPr="009B6CCF" w:rsidRDefault="00123B9F" w:rsidP="00A6278E">
      <w:pPr>
        <w:pStyle w:val="Legenda"/>
      </w:pPr>
      <w:r w:rsidRPr="009B6CCF">
        <w:t>Elaboração: Os autores</w:t>
      </w:r>
      <w:r w:rsidR="00786449" w:rsidRPr="009B6CCF">
        <w:t xml:space="preserve"> (2025)</w:t>
      </w:r>
    </w:p>
    <w:p w14:paraId="7ECB7768" w14:textId="77777777" w:rsidR="00045E61" w:rsidRPr="009B6CCF" w:rsidRDefault="00045E61" w:rsidP="00045E61"/>
    <w:p w14:paraId="1C345A29" w14:textId="7E349483" w:rsidR="0059196B" w:rsidRPr="009B6CCF" w:rsidRDefault="0059196B" w:rsidP="00045E61">
      <w:r w:rsidRPr="009B6CCF">
        <w:t>Na segunda fase do processamento</w:t>
      </w:r>
      <w:r w:rsidR="00167B13" w:rsidRPr="009B6CCF">
        <w:t>, a aplicação da cláusula de agrupamento (</w:t>
      </w:r>
      <w:r w:rsidR="00167B13" w:rsidRPr="009B6CCF">
        <w:rPr>
          <w:i/>
          <w:iCs/>
        </w:rPr>
        <w:t>GROUP BY</w:t>
      </w:r>
      <w:r w:rsidR="00167B13" w:rsidRPr="009B6CCF">
        <w:t>) sobre o código do município, o nome do logradouro e o número predial garante a unicidade dos registros na tabela final</w:t>
      </w:r>
      <w:r w:rsidR="00C849D0" w:rsidRPr="009B6CCF">
        <w:t xml:space="preserve"> (</w:t>
      </w:r>
      <w:r w:rsidR="00C849D0" w:rsidRPr="009B6CCF">
        <w:fldChar w:fldCharType="begin"/>
      </w:r>
      <w:r w:rsidR="00C849D0" w:rsidRPr="009B6CCF">
        <w:instrText xml:space="preserve"> REF _Ref219017416 \h </w:instrText>
      </w:r>
      <w:r w:rsidR="00C849D0" w:rsidRPr="009B6CCF">
        <w:fldChar w:fldCharType="separate"/>
      </w:r>
      <w:r w:rsidR="003750EA" w:rsidRPr="009B6CCF">
        <w:t xml:space="preserve">Quadro </w:t>
      </w:r>
      <w:r w:rsidR="003750EA">
        <w:rPr>
          <w:noProof/>
        </w:rPr>
        <w:t>14</w:t>
      </w:r>
      <w:r w:rsidR="00C849D0" w:rsidRPr="009B6CCF">
        <w:fldChar w:fldCharType="end"/>
      </w:r>
      <w:r w:rsidR="00C849D0" w:rsidRPr="009B6CCF">
        <w:t>)</w:t>
      </w:r>
      <w:r w:rsidR="00167B13" w:rsidRPr="009B6CCF">
        <w:t xml:space="preserve">. </w:t>
      </w:r>
      <w:r w:rsidR="00C12969" w:rsidRPr="009B6CCF">
        <w:t>O agrupamento</w:t>
      </w:r>
      <w:r w:rsidR="00167B13" w:rsidRPr="009B6CCF">
        <w:t xml:space="preserve"> é fundamental para a integridade do modelo de dados, pois elimina a redundância característica dos microdados do CNEFE, onde edifícios multi</w:t>
      </w:r>
      <w:r w:rsidR="00FD2962" w:rsidRPr="009B6CCF">
        <w:t>-</w:t>
      </w:r>
      <w:r w:rsidR="00167B13" w:rsidRPr="009B6CCF">
        <w:t xml:space="preserve">residenciais geram centenas de pontos sobrepostos. O resultado é uma base de dados otimizada, na qual </w:t>
      </w:r>
      <w:r w:rsidR="00167B13" w:rsidRPr="009B6CCF">
        <w:lastRenderedPageBreak/>
        <w:t xml:space="preserve">cada registro representa um ponto de endereço único no espaço urbano, </w:t>
      </w:r>
      <w:r w:rsidR="00DF7FBE" w:rsidRPr="009B6CCF">
        <w:t>que pode ser usado com segurança</w:t>
      </w:r>
      <w:r w:rsidR="00167B13" w:rsidRPr="009B6CCF">
        <w:t xml:space="preserve"> para a geração de faces de</w:t>
      </w:r>
      <w:r w:rsidR="009E3402" w:rsidRPr="009B6CCF">
        <w:t xml:space="preserve"> quadra</w:t>
      </w:r>
      <w:r w:rsidR="00167B13" w:rsidRPr="009B6CCF">
        <w:t>.</w:t>
      </w:r>
      <w:r w:rsidRPr="009B6CCF">
        <w:t xml:space="preserve"> </w:t>
      </w:r>
    </w:p>
    <w:p w14:paraId="601E92ED" w14:textId="55BBCCA0" w:rsidR="00C849D0" w:rsidRPr="009B6CCF" w:rsidRDefault="00C849D0" w:rsidP="00045E61">
      <w:r w:rsidRPr="009B6CCF">
        <w:t xml:space="preserve">Além de garantir </w:t>
      </w:r>
      <w:r w:rsidR="004E424F" w:rsidRPr="009B6CCF">
        <w:t>a unicidade dos registros</w:t>
      </w:r>
      <w:r w:rsidR="00A15FE1" w:rsidRPr="009B6CCF">
        <w:t>,</w:t>
      </w:r>
      <w:r w:rsidR="004E424F" w:rsidRPr="009B6CCF">
        <w:t xml:space="preserve"> o código SQL apresentado no </w:t>
      </w:r>
      <w:r w:rsidR="004E424F" w:rsidRPr="009B6CCF">
        <w:fldChar w:fldCharType="begin"/>
      </w:r>
      <w:r w:rsidR="004E424F" w:rsidRPr="009B6CCF">
        <w:instrText xml:space="preserve"> REF _Ref219017416 \h </w:instrText>
      </w:r>
      <w:r w:rsidR="004E424F" w:rsidRPr="009B6CCF">
        <w:fldChar w:fldCharType="separate"/>
      </w:r>
      <w:r w:rsidR="003750EA" w:rsidRPr="009B6CCF">
        <w:t xml:space="preserve">Quadro </w:t>
      </w:r>
      <w:r w:rsidR="003750EA">
        <w:rPr>
          <w:noProof/>
        </w:rPr>
        <w:t>14</w:t>
      </w:r>
      <w:r w:rsidR="004E424F" w:rsidRPr="009B6CCF">
        <w:fldChar w:fldCharType="end"/>
      </w:r>
      <w:r w:rsidR="004E424F" w:rsidRPr="009B6CCF">
        <w:t xml:space="preserve"> também </w:t>
      </w:r>
      <w:r w:rsidR="00D607D9" w:rsidRPr="009B6CCF">
        <w:t>realiza</w:t>
      </w:r>
      <w:r w:rsidR="00276B01" w:rsidRPr="009B6CCF">
        <w:t>:</w:t>
      </w:r>
    </w:p>
    <w:p w14:paraId="6E0F76CC" w14:textId="160121E1" w:rsidR="00D607D9" w:rsidRPr="009B6CCF" w:rsidRDefault="00D607D9">
      <w:pPr>
        <w:pStyle w:val="PargrafodaLista"/>
        <w:numPr>
          <w:ilvl w:val="0"/>
          <w:numId w:val="10"/>
        </w:numPr>
        <w:pPrChange w:id="194" w:author="Carlos" w:date="2026-03-13T15:21:00Z">
          <w:pPr>
            <w:pStyle w:val="PargrafodaLista"/>
            <w:numPr>
              <w:numId w:val="16"/>
            </w:numPr>
            <w:ind w:left="1080" w:hanging="360"/>
          </w:pPr>
        </w:pPrChange>
      </w:pPr>
      <w:r w:rsidRPr="009B6CCF">
        <w:rPr>
          <w:b/>
          <w:bCs/>
        </w:rPr>
        <w:t>Persistência de Atributos Consolidados</w:t>
      </w:r>
      <w:r w:rsidRPr="009B6CCF">
        <w:t xml:space="preserve">: </w:t>
      </w:r>
      <w:r w:rsidR="0028028D" w:rsidRPr="009B6CCF">
        <w:t>O</w:t>
      </w:r>
      <w:r w:rsidRPr="009B6CCF">
        <w:t xml:space="preserve">s registros que passaram pelo tratamento de Moda Estatística (para quadras e faces) e Média Aritmética (para coordenadas) são </w:t>
      </w:r>
      <w:r w:rsidR="0028028D" w:rsidRPr="009B6CCF">
        <w:t>gravados</w:t>
      </w:r>
      <w:r w:rsidRPr="009B6CCF">
        <w:t xml:space="preserve"> na tabela definitiva. A manutenção das colunas originais de LATITUDE e LONGITUDE em formato numérico, paralelamente ao objeto geográfico, visa facilitar a interoperabilidade com sistemas que não possuem suporte nativo a dados espaciais.</w:t>
      </w:r>
    </w:p>
    <w:p w14:paraId="0BF10D4E" w14:textId="2F209E0E" w:rsidR="00B322B1" w:rsidRPr="009B6CCF" w:rsidRDefault="00B322B1">
      <w:pPr>
        <w:pStyle w:val="PargrafodaLista"/>
        <w:numPr>
          <w:ilvl w:val="0"/>
          <w:numId w:val="10"/>
        </w:numPr>
        <w:pPrChange w:id="195" w:author="Carlos" w:date="2026-03-13T15:21:00Z">
          <w:pPr>
            <w:pStyle w:val="PargrafodaLista"/>
            <w:numPr>
              <w:numId w:val="16"/>
            </w:numPr>
            <w:ind w:left="1080" w:hanging="360"/>
          </w:pPr>
        </w:pPrChange>
      </w:pPr>
      <w:r w:rsidRPr="009B6CCF">
        <w:rPr>
          <w:b/>
          <w:bCs/>
        </w:rPr>
        <w:t>Criaçã</w:t>
      </w:r>
      <w:r w:rsidR="00FF4308" w:rsidRPr="009B6CCF">
        <w:rPr>
          <w:b/>
          <w:bCs/>
        </w:rPr>
        <w:t>o de um</w:t>
      </w:r>
      <w:r w:rsidRPr="009B6CCF">
        <w:rPr>
          <w:b/>
          <w:bCs/>
        </w:rPr>
        <w:t xml:space="preserve"> Vínculo de Referência</w:t>
      </w:r>
      <w:r w:rsidR="00FF4308" w:rsidRPr="009B6CCF">
        <w:t xml:space="preserve">: </w:t>
      </w:r>
      <w:r w:rsidRPr="009B6CCF">
        <w:t>A inclusão do atributo COD_UNICO_ENDERECO_REF através da função de agregação MIN() cumpre o papel fundamental de rastreabilidade.</w:t>
      </w:r>
      <w:r w:rsidR="006E748C" w:rsidRPr="009B6CCF">
        <w:t xml:space="preserve"> </w:t>
      </w:r>
      <w:r w:rsidRPr="009B6CCF">
        <w:t>Nos microdados originais do CNEFE, cada unidade (cada apartamento de um prédio) possui um COD_UNICO_ENDERECO exclusivo. Ao consolidar centenas dessas unidades em um único ponto de endereço geográfico, o sistema precisa decidir qual identificador manter para representar aquele loca</w:t>
      </w:r>
      <w:r w:rsidR="00864842" w:rsidRPr="009B6CCF">
        <w:t xml:space="preserve">l. Para a aplicação foi escolhido o valor mínimo do </w:t>
      </w:r>
      <w:r w:rsidR="00586F75" w:rsidRPr="009B6CCF">
        <w:t>COD_UNICO_ENDERECO presente na</w:t>
      </w:r>
      <w:r w:rsidR="00FC46D5" w:rsidRPr="009B6CCF">
        <w:t xml:space="preserve"> tabela TMP_ENDERECOS_</w:t>
      </w:r>
      <w:r w:rsidR="00520256" w:rsidRPr="009B6CCF">
        <w:t xml:space="preserve"> </w:t>
      </w:r>
      <w:r w:rsidR="00FC46D5" w:rsidRPr="009B6CCF">
        <w:t>BASE.</w:t>
      </w:r>
    </w:p>
    <w:p w14:paraId="41274D22" w14:textId="70C7A992" w:rsidR="00905130" w:rsidRPr="009B6CCF" w:rsidRDefault="00905130" w:rsidP="00A6278E">
      <w:pPr>
        <w:pStyle w:val="Legenda"/>
      </w:pPr>
      <w:bookmarkStart w:id="196" w:name="_Ref219017416"/>
      <w:r w:rsidRPr="009B6CCF">
        <w:lastRenderedPageBreak/>
        <w:t xml:space="preserve">Quadro </w:t>
      </w:r>
      <w:fldSimple w:instr=" SEQ Quadro \* ARABIC ">
        <w:r w:rsidR="003750EA">
          <w:rPr>
            <w:noProof/>
          </w:rPr>
          <w:t>14</w:t>
        </w:r>
      </w:fldSimple>
      <w:bookmarkEnd w:id="196"/>
      <w:r w:rsidR="004B4D10" w:rsidRPr="009B6CCF">
        <w:t xml:space="preserve"> –</w:t>
      </w:r>
      <w:r w:rsidRPr="009B6CCF">
        <w:t xml:space="preserve"> Tabela TMP_ENDERECOS_UNICOS</w:t>
      </w:r>
    </w:p>
    <w:tbl>
      <w:tblPr>
        <w:tblStyle w:val="Tabelacomgrade"/>
        <w:tblW w:w="0" w:type="auto"/>
        <w:tblLook w:val="04A0" w:firstRow="1" w:lastRow="0" w:firstColumn="1" w:lastColumn="0" w:noHBand="0" w:noVBand="1"/>
      </w:tblPr>
      <w:tblGrid>
        <w:gridCol w:w="9061"/>
      </w:tblGrid>
      <w:tr w:rsidR="000628D4" w:rsidRPr="009B6CCF" w14:paraId="774FEAF0" w14:textId="77777777" w:rsidTr="00926561">
        <w:tc>
          <w:tcPr>
            <w:tcW w:w="9061" w:type="dxa"/>
          </w:tcPr>
          <w:p w14:paraId="540C3C89" w14:textId="45C43FEE" w:rsidR="007D4618" w:rsidRPr="009B6CCF" w:rsidRDefault="007D4618" w:rsidP="007D4618">
            <w:pPr>
              <w:pStyle w:val="Codigo"/>
              <w:keepNext/>
              <w:widowControl w:val="0"/>
              <w:rPr>
                <w:b/>
                <w:bCs/>
              </w:rPr>
            </w:pPr>
            <w:r w:rsidRPr="009B6CCF">
              <w:rPr>
                <w:b/>
                <w:bCs/>
              </w:rPr>
              <w:t>-- Agrupamento para eliminação de duplicidades e cálculo de centroides</w:t>
            </w:r>
          </w:p>
          <w:p w14:paraId="747B24D7" w14:textId="60521662" w:rsidR="007D4618" w:rsidRPr="009B6CCF" w:rsidRDefault="007D4618" w:rsidP="007D4618">
            <w:pPr>
              <w:pStyle w:val="Codigo"/>
              <w:keepNext/>
              <w:widowControl w:val="0"/>
              <w:rPr>
                <w:b/>
                <w:bCs/>
              </w:rPr>
            </w:pPr>
            <w:r w:rsidRPr="009B6CCF">
              <w:rPr>
                <w:b/>
                <w:bCs/>
              </w:rPr>
              <w:t xml:space="preserve">-- </w:t>
            </w:r>
            <w:r w:rsidR="007C4BDA" w:rsidRPr="009B6CCF">
              <w:rPr>
                <w:b/>
                <w:bCs/>
              </w:rPr>
              <w:t>MySQL/MariaDB 10.2</w:t>
            </w:r>
          </w:p>
          <w:p w14:paraId="33413A7A" w14:textId="77777777" w:rsidR="007D4618" w:rsidRPr="009B6CCF" w:rsidRDefault="007D4618" w:rsidP="007D4618">
            <w:pPr>
              <w:pStyle w:val="Codigo"/>
              <w:keepNext/>
              <w:widowControl w:val="0"/>
            </w:pPr>
            <w:r w:rsidRPr="009B6CCF">
              <w:t>CREATE TABLE TMP_ENDERECOS_UNICOS AS</w:t>
            </w:r>
          </w:p>
          <w:p w14:paraId="686D2339" w14:textId="77777777" w:rsidR="007D4618" w:rsidRPr="009B6CCF" w:rsidRDefault="007D4618" w:rsidP="007D4618">
            <w:pPr>
              <w:pStyle w:val="Codigo"/>
              <w:keepNext/>
              <w:widowControl w:val="0"/>
            </w:pPr>
            <w:r w:rsidRPr="009B6CCF">
              <w:t xml:space="preserve">SELECT </w:t>
            </w:r>
          </w:p>
          <w:p w14:paraId="3DED37CB" w14:textId="77777777" w:rsidR="007D4618" w:rsidRPr="009B6CCF" w:rsidRDefault="007D4618" w:rsidP="007D4618">
            <w:pPr>
              <w:pStyle w:val="Codigo"/>
              <w:keepNext/>
              <w:widowControl w:val="0"/>
            </w:pPr>
            <w:r w:rsidRPr="009B6CCF">
              <w:t xml:space="preserve">    COD_MUNICIPIO,</w:t>
            </w:r>
          </w:p>
          <w:p w14:paraId="50824AC6" w14:textId="77777777" w:rsidR="007D4618" w:rsidRPr="009B6CCF" w:rsidRDefault="007D4618" w:rsidP="007D4618">
            <w:pPr>
              <w:pStyle w:val="Codigo"/>
              <w:keepNext/>
              <w:widowControl w:val="0"/>
            </w:pPr>
            <w:r w:rsidRPr="009B6CCF">
              <w:t xml:space="preserve">    NOM_LOGRADOURO,</w:t>
            </w:r>
          </w:p>
          <w:p w14:paraId="317B7A94" w14:textId="77777777" w:rsidR="007D4618" w:rsidRPr="009B6CCF" w:rsidRDefault="007D4618" w:rsidP="007D4618">
            <w:pPr>
              <w:pStyle w:val="Codigo"/>
              <w:keepNext/>
              <w:widowControl w:val="0"/>
            </w:pPr>
            <w:r w:rsidRPr="009B6CCF">
              <w:t xml:space="preserve">    NUM_ENDERECO,</w:t>
            </w:r>
          </w:p>
          <w:p w14:paraId="691A41C6" w14:textId="77777777" w:rsidR="007D4618" w:rsidRPr="009B6CCF" w:rsidRDefault="007D4618" w:rsidP="007D4618">
            <w:pPr>
              <w:pStyle w:val="Codigo"/>
              <w:keepNext/>
              <w:widowControl w:val="0"/>
            </w:pPr>
            <w:r w:rsidRPr="009B6CCF">
              <w:t xml:space="preserve">    AVG(LATITUDE) AS LATITUDE_MEDIA,</w:t>
            </w:r>
          </w:p>
          <w:p w14:paraId="2F5A4A1B" w14:textId="77777777" w:rsidR="007D4618" w:rsidRPr="009B6CCF" w:rsidRDefault="007D4618" w:rsidP="007D4618">
            <w:pPr>
              <w:pStyle w:val="Codigo"/>
              <w:keepNext/>
              <w:widowControl w:val="0"/>
            </w:pPr>
            <w:r w:rsidRPr="009B6CCF">
              <w:t xml:space="preserve">    AVG(LONGITUDE) AS LONGITUDE_MEDIA,</w:t>
            </w:r>
          </w:p>
          <w:p w14:paraId="35D9CD58" w14:textId="77777777" w:rsidR="007D4618" w:rsidRPr="009B6CCF" w:rsidRDefault="007D4618" w:rsidP="007D4618">
            <w:pPr>
              <w:pStyle w:val="Codigo"/>
              <w:keepNext/>
              <w:widowControl w:val="0"/>
            </w:pPr>
            <w:r w:rsidRPr="009B6CCF">
              <w:t xml:space="preserve">    COUNT(*) AS QTD_PONTOS,</w:t>
            </w:r>
          </w:p>
          <w:p w14:paraId="7FA77325" w14:textId="77777777" w:rsidR="007D4618" w:rsidRPr="009B6CCF" w:rsidRDefault="007D4618" w:rsidP="007D4618">
            <w:pPr>
              <w:pStyle w:val="Codigo"/>
              <w:keepNext/>
              <w:widowControl w:val="0"/>
            </w:pPr>
            <w:r w:rsidRPr="009B6CCF">
              <w:t xml:space="preserve">    -- Identificação da Quadra e Face predominantes (Moda Estatística)</w:t>
            </w:r>
          </w:p>
          <w:p w14:paraId="55F94BE6" w14:textId="77777777" w:rsidR="007D4618" w:rsidRPr="00BC73BE" w:rsidRDefault="007D4618" w:rsidP="007D4618">
            <w:pPr>
              <w:pStyle w:val="Codigo"/>
              <w:keepNext/>
              <w:widowControl w:val="0"/>
              <w:rPr>
                <w:lang w:val="en-US"/>
              </w:rPr>
            </w:pPr>
            <w:r w:rsidRPr="009B6CCF">
              <w:t xml:space="preserve">    </w:t>
            </w:r>
            <w:r w:rsidRPr="00BC73BE">
              <w:rPr>
                <w:lang w:val="en-US"/>
              </w:rPr>
              <w:t>SUBSTRING_INDEX(</w:t>
            </w:r>
          </w:p>
          <w:p w14:paraId="57E1A154" w14:textId="77777777" w:rsidR="007D4618" w:rsidRPr="00BC73BE" w:rsidRDefault="007D4618" w:rsidP="007D4618">
            <w:pPr>
              <w:pStyle w:val="Codigo"/>
              <w:keepNext/>
              <w:widowControl w:val="0"/>
              <w:rPr>
                <w:lang w:val="en-US"/>
              </w:rPr>
            </w:pPr>
            <w:r w:rsidRPr="00BC73BE">
              <w:rPr>
                <w:lang w:val="en-US"/>
              </w:rPr>
              <w:t xml:space="preserve">        GROUP_CONCAT(ID_QUADRA ORDER BY ID_QUADRA SEPARATOR ','), </w:t>
            </w:r>
          </w:p>
          <w:p w14:paraId="05F6E724" w14:textId="77777777" w:rsidR="007D4618" w:rsidRPr="009B6CCF" w:rsidRDefault="007D4618" w:rsidP="007D4618">
            <w:pPr>
              <w:pStyle w:val="Codigo"/>
              <w:keepNext/>
              <w:widowControl w:val="0"/>
            </w:pPr>
            <w:r w:rsidRPr="00BC73BE">
              <w:rPr>
                <w:lang w:val="en-US"/>
              </w:rPr>
              <w:t xml:space="preserve">        </w:t>
            </w:r>
            <w:r w:rsidRPr="009B6CCF">
              <w:t>',', 1</w:t>
            </w:r>
          </w:p>
          <w:p w14:paraId="6C0DF876" w14:textId="77777777" w:rsidR="007D4618" w:rsidRPr="009B6CCF" w:rsidRDefault="007D4618" w:rsidP="007D4618">
            <w:pPr>
              <w:pStyle w:val="Codigo"/>
              <w:keepNext/>
              <w:widowControl w:val="0"/>
            </w:pPr>
            <w:r w:rsidRPr="009B6CCF">
              <w:t xml:space="preserve">    ) AS ID_QUADRA_MODA,</w:t>
            </w:r>
          </w:p>
          <w:p w14:paraId="6F01C365" w14:textId="77777777" w:rsidR="007D4618" w:rsidRPr="00BC73BE" w:rsidRDefault="007D4618" w:rsidP="007D4618">
            <w:pPr>
              <w:pStyle w:val="Codigo"/>
              <w:keepNext/>
              <w:widowControl w:val="0"/>
              <w:rPr>
                <w:lang w:val="en-US"/>
              </w:rPr>
            </w:pPr>
            <w:r w:rsidRPr="009B6CCF">
              <w:t xml:space="preserve">    </w:t>
            </w:r>
            <w:r w:rsidRPr="00BC73BE">
              <w:rPr>
                <w:lang w:val="en-US"/>
              </w:rPr>
              <w:t>SUBSTRING_INDEX(</w:t>
            </w:r>
          </w:p>
          <w:p w14:paraId="31B1F5B3" w14:textId="77777777" w:rsidR="007D4618" w:rsidRPr="00BC73BE" w:rsidRDefault="007D4618" w:rsidP="007D4618">
            <w:pPr>
              <w:pStyle w:val="Codigo"/>
              <w:keepNext/>
              <w:widowControl w:val="0"/>
              <w:rPr>
                <w:lang w:val="en-US"/>
              </w:rPr>
            </w:pPr>
            <w:r w:rsidRPr="00BC73BE">
              <w:rPr>
                <w:lang w:val="en-US"/>
              </w:rPr>
              <w:t xml:space="preserve">        GROUP_CONCAT(ID_FACE ORDER BY ID_FACE SEPARATOR ','), </w:t>
            </w:r>
          </w:p>
          <w:p w14:paraId="132B9F2F" w14:textId="77777777" w:rsidR="007D4618" w:rsidRPr="00BC73BE" w:rsidRDefault="007D4618" w:rsidP="007D4618">
            <w:pPr>
              <w:pStyle w:val="Codigo"/>
              <w:keepNext/>
              <w:widowControl w:val="0"/>
              <w:rPr>
                <w:lang w:val="en-US"/>
              </w:rPr>
            </w:pPr>
            <w:r w:rsidRPr="00BC73BE">
              <w:rPr>
                <w:lang w:val="en-US"/>
              </w:rPr>
              <w:t xml:space="preserve">        ',', 1</w:t>
            </w:r>
          </w:p>
          <w:p w14:paraId="0B8688AC" w14:textId="77777777" w:rsidR="007D4618" w:rsidRPr="00BC73BE" w:rsidRDefault="007D4618" w:rsidP="007D4618">
            <w:pPr>
              <w:pStyle w:val="Codigo"/>
              <w:keepNext/>
              <w:widowControl w:val="0"/>
              <w:rPr>
                <w:lang w:val="en-US"/>
              </w:rPr>
            </w:pPr>
            <w:r w:rsidRPr="00BC73BE">
              <w:rPr>
                <w:lang w:val="en-US"/>
              </w:rPr>
              <w:t xml:space="preserve">    ) AS ID_FACE_MODA,</w:t>
            </w:r>
          </w:p>
          <w:p w14:paraId="4335E39C" w14:textId="77777777" w:rsidR="007D4618" w:rsidRPr="00BC73BE" w:rsidRDefault="007D4618" w:rsidP="007D4618">
            <w:pPr>
              <w:pStyle w:val="Codigo"/>
              <w:keepNext/>
              <w:widowControl w:val="0"/>
              <w:rPr>
                <w:lang w:val="en-US"/>
              </w:rPr>
            </w:pPr>
            <w:r w:rsidRPr="00BC73BE">
              <w:rPr>
                <w:lang w:val="en-US"/>
              </w:rPr>
              <w:t xml:space="preserve">    MIN(COD_UNICO_ENDERECO) AS COD_UNICO_ENDERECO_REF</w:t>
            </w:r>
          </w:p>
          <w:p w14:paraId="0569A933" w14:textId="77777777" w:rsidR="007D4618" w:rsidRPr="00BC73BE" w:rsidRDefault="007D4618" w:rsidP="007D4618">
            <w:pPr>
              <w:pStyle w:val="Codigo"/>
              <w:keepNext/>
              <w:widowControl w:val="0"/>
              <w:rPr>
                <w:lang w:val="en-US"/>
              </w:rPr>
            </w:pPr>
            <w:r w:rsidRPr="00BC73BE">
              <w:rPr>
                <w:lang w:val="en-US"/>
              </w:rPr>
              <w:t>FROM TMP_ENDERECOS_BASE</w:t>
            </w:r>
          </w:p>
          <w:p w14:paraId="418CAE9E" w14:textId="77777777" w:rsidR="007D4618" w:rsidRPr="00BC73BE" w:rsidRDefault="007D4618" w:rsidP="007D4618">
            <w:pPr>
              <w:pStyle w:val="Codigo"/>
              <w:keepNext/>
              <w:widowControl w:val="0"/>
              <w:rPr>
                <w:lang w:val="en-US"/>
              </w:rPr>
            </w:pPr>
            <w:r w:rsidRPr="00BC73BE">
              <w:rPr>
                <w:lang w:val="en-US"/>
              </w:rPr>
              <w:t xml:space="preserve">GROUP BY </w:t>
            </w:r>
          </w:p>
          <w:p w14:paraId="4D13B9DD" w14:textId="77777777" w:rsidR="007D4618" w:rsidRPr="009B6CCF" w:rsidRDefault="007D4618" w:rsidP="007D4618">
            <w:pPr>
              <w:pStyle w:val="Codigo"/>
              <w:keepNext/>
              <w:widowControl w:val="0"/>
            </w:pPr>
            <w:r w:rsidRPr="00BC73BE">
              <w:rPr>
                <w:lang w:val="en-US"/>
              </w:rPr>
              <w:t xml:space="preserve">    </w:t>
            </w:r>
            <w:r w:rsidRPr="009B6CCF">
              <w:t xml:space="preserve">COD_MUNICIPIO, </w:t>
            </w:r>
          </w:p>
          <w:p w14:paraId="08CE44A8" w14:textId="77777777" w:rsidR="007D4618" w:rsidRPr="009B6CCF" w:rsidRDefault="007D4618" w:rsidP="007D4618">
            <w:pPr>
              <w:pStyle w:val="Codigo"/>
              <w:keepNext/>
              <w:widowControl w:val="0"/>
            </w:pPr>
            <w:r w:rsidRPr="009B6CCF">
              <w:t xml:space="preserve">    NOM_LOGRADOURO, </w:t>
            </w:r>
          </w:p>
          <w:p w14:paraId="08F9EEEF" w14:textId="6C2C8DB0" w:rsidR="000628D4" w:rsidRPr="009B6CCF" w:rsidRDefault="007D4618" w:rsidP="007D4618">
            <w:pPr>
              <w:pStyle w:val="Codigo"/>
              <w:keepNext/>
              <w:widowControl w:val="0"/>
            </w:pPr>
            <w:r w:rsidRPr="009B6CCF">
              <w:t xml:space="preserve">    NUM_ENDERECO;</w:t>
            </w:r>
          </w:p>
        </w:tc>
      </w:tr>
    </w:tbl>
    <w:p w14:paraId="4FF4E828" w14:textId="45EB56D6" w:rsidR="000628D4" w:rsidRPr="009B6CCF" w:rsidRDefault="000628D4" w:rsidP="00A6278E">
      <w:pPr>
        <w:pStyle w:val="Legenda"/>
      </w:pPr>
      <w:r w:rsidRPr="009B6CCF">
        <w:t>Elaboração: Os autores</w:t>
      </w:r>
      <w:r w:rsidR="00786449" w:rsidRPr="009B6CCF">
        <w:t xml:space="preserve"> (2025)</w:t>
      </w:r>
    </w:p>
    <w:p w14:paraId="6B1EA582" w14:textId="77777777" w:rsidR="000628D4" w:rsidRPr="009B6CCF" w:rsidRDefault="000628D4" w:rsidP="00045E61"/>
    <w:p w14:paraId="4FC256C1" w14:textId="7F3CBE49" w:rsidR="00C90FD3" w:rsidRPr="009B6CCF" w:rsidRDefault="00FE7411" w:rsidP="006D3D4B">
      <w:r w:rsidRPr="009B6CCF">
        <w:t xml:space="preserve">Por fim, </w:t>
      </w:r>
      <w:r w:rsidR="00BE1229" w:rsidRPr="009B6CCF">
        <w:t xml:space="preserve">a terceira </w:t>
      </w:r>
      <w:r w:rsidRPr="009B6CCF">
        <w:t xml:space="preserve">etapa conclui </w:t>
      </w:r>
      <w:r w:rsidR="00BE1229" w:rsidRPr="009B6CCF">
        <w:t xml:space="preserve">a sequências </w:t>
      </w:r>
      <w:r w:rsidRPr="009B6CCF">
        <w:t>de processamento, transferindo os registros da tabela temporária de agrupamento para a estrutura definitiva CN_PONTOS_UNICOS</w:t>
      </w:r>
      <w:r w:rsidR="00A2174E" w:rsidRPr="009B6CCF">
        <w:t xml:space="preserve"> </w:t>
      </w:r>
      <w:r w:rsidR="00BD3408" w:rsidRPr="009B6CCF">
        <w:t>(</w:t>
      </w:r>
      <w:r w:rsidR="00304970" w:rsidRPr="009B6CCF">
        <w:fldChar w:fldCharType="begin"/>
      </w:r>
      <w:r w:rsidR="00304970" w:rsidRPr="009B6CCF">
        <w:instrText xml:space="preserve"> REF _Ref219707026 \h </w:instrText>
      </w:r>
      <w:r w:rsidR="00304970" w:rsidRPr="009B6CCF">
        <w:fldChar w:fldCharType="separate"/>
      </w:r>
      <w:r w:rsidR="003750EA" w:rsidRPr="009B6CCF">
        <w:t xml:space="preserve">Quadro </w:t>
      </w:r>
      <w:r w:rsidR="003750EA">
        <w:rPr>
          <w:noProof/>
        </w:rPr>
        <w:t>15</w:t>
      </w:r>
      <w:r w:rsidR="00304970" w:rsidRPr="009B6CCF">
        <w:fldChar w:fldCharType="end"/>
      </w:r>
      <w:r w:rsidR="00BD3408" w:rsidRPr="009B6CCF">
        <w:t>)</w:t>
      </w:r>
      <w:r w:rsidRPr="009B6CCF">
        <w:t>. A lógica operacional baseia-se em três pilares:</w:t>
      </w:r>
    </w:p>
    <w:p w14:paraId="61219773" w14:textId="77777777" w:rsidR="008D2CA6" w:rsidRPr="009B6CCF" w:rsidRDefault="008D2CA6">
      <w:pPr>
        <w:pStyle w:val="PargrafodaLista"/>
        <w:numPr>
          <w:ilvl w:val="0"/>
          <w:numId w:val="11"/>
        </w:numPr>
        <w:pPrChange w:id="197" w:author="Carlos" w:date="2026-03-13T15:21:00Z">
          <w:pPr>
            <w:pStyle w:val="PargrafodaLista"/>
            <w:numPr>
              <w:numId w:val="17"/>
            </w:numPr>
            <w:ind w:left="1571" w:hanging="360"/>
          </w:pPr>
        </w:pPrChange>
      </w:pPr>
      <w:r w:rsidRPr="009B6CCF">
        <w:rPr>
          <w:b/>
          <w:bCs/>
        </w:rPr>
        <w:t>Instanciação do Objeto Geográfico</w:t>
      </w:r>
      <w:r w:rsidRPr="009B6CCF">
        <w:t>: O ponto alto desta etapa é a criação da coluna COORDS. Ao utilizar a função ST_Point (ou ST_GeomFromText), o sistema deixa de tratar as coordenadas como meros textos ou números e passa a reconhecê-las como uma feição geométrica. Isso permite que o banco de dados execute operações de Álgebra Espacial, tais como: verificar se um ponto está contido em um polígono; calcular a distância entre endereços e equipamentos públicos e acelerar a renderização de mapas em ambiente SIG (Sistema de Informação Geográfica).</w:t>
      </w:r>
    </w:p>
    <w:p w14:paraId="6905F7E6" w14:textId="424C59DB" w:rsidR="00CF64FF" w:rsidRPr="009B6CCF" w:rsidRDefault="002E2032">
      <w:pPr>
        <w:pStyle w:val="PargrafodaLista"/>
        <w:numPr>
          <w:ilvl w:val="0"/>
          <w:numId w:val="11"/>
        </w:numPr>
        <w:pPrChange w:id="198" w:author="Carlos" w:date="2026-03-13T15:21:00Z">
          <w:pPr>
            <w:pStyle w:val="PargrafodaLista"/>
            <w:numPr>
              <w:numId w:val="17"/>
            </w:numPr>
            <w:ind w:left="1571" w:hanging="360"/>
          </w:pPr>
        </w:pPrChange>
      </w:pPr>
      <w:r w:rsidRPr="009B6CCF">
        <w:rPr>
          <w:b/>
          <w:bCs/>
        </w:rPr>
        <w:t>Consolidação de Dados</w:t>
      </w:r>
      <w:r w:rsidRPr="009B6CCF">
        <w:t>: O mapeamento das colunas assegura que as alterações gerada</w:t>
      </w:r>
      <w:r w:rsidR="00A2174E" w:rsidRPr="009B6CCF">
        <w:t>s</w:t>
      </w:r>
      <w:r w:rsidRPr="009B6CCF">
        <w:t xml:space="preserve"> nas etapas anteriores sejam preservadas. O uso do COD_UNICO_ENDERECO_REF garante que cada novo registro único mantenha um vínculo de rastreabilidade com a base original, enquanto os atributos terminados em _MODA e _MEDIA ocupam seus </w:t>
      </w:r>
      <w:r w:rsidRPr="009B6CCF">
        <w:lastRenderedPageBreak/>
        <w:t>respectivos campos definitivos, agora como valores normalizados e validados.</w:t>
      </w:r>
    </w:p>
    <w:p w14:paraId="58DB8FA6" w14:textId="778DD81F" w:rsidR="002E2032" w:rsidRPr="009B6CCF" w:rsidRDefault="00CF64FF">
      <w:pPr>
        <w:pStyle w:val="PargrafodaLista"/>
        <w:numPr>
          <w:ilvl w:val="0"/>
          <w:numId w:val="11"/>
        </w:numPr>
        <w:pPrChange w:id="199" w:author="Carlos" w:date="2026-03-13T15:21:00Z">
          <w:pPr>
            <w:pStyle w:val="PargrafodaLista"/>
            <w:numPr>
              <w:numId w:val="17"/>
            </w:numPr>
            <w:ind w:left="1571" w:hanging="360"/>
          </w:pPr>
        </w:pPrChange>
      </w:pPr>
      <w:r w:rsidRPr="009B6CCF">
        <w:rPr>
          <w:b/>
          <w:bCs/>
        </w:rPr>
        <w:t>Interoperabilidade com SIG</w:t>
      </w:r>
      <w:r w:rsidR="00C37684" w:rsidRPr="009B6CCF">
        <w:t xml:space="preserve">: </w:t>
      </w:r>
      <w:r w:rsidRPr="009B6CCF">
        <w:t xml:space="preserve">Ao persistir os dados desta forma, a tabela CN_PONTOS_UNICOS torna-se uma camada de feições nativa. Softwares de Geoprocessamento (como </w:t>
      </w:r>
      <w:r w:rsidRPr="009B6CCF">
        <w:rPr>
          <w:i/>
          <w:iCs/>
        </w:rPr>
        <w:t>QGIS</w:t>
      </w:r>
      <w:r w:rsidRPr="009B6CCF">
        <w:t xml:space="preserve"> ou </w:t>
      </w:r>
      <w:r w:rsidRPr="009B6CCF">
        <w:rPr>
          <w:i/>
          <w:iCs/>
        </w:rPr>
        <w:t>ArcGIS</w:t>
      </w:r>
      <w:r w:rsidRPr="009B6CCF">
        <w:t>) conseguem ler esta tabela diretamente via conexão de banco de dados, reconhecendo automaticamente o campo COORDS como a geometria da camada.</w:t>
      </w:r>
    </w:p>
    <w:p w14:paraId="3027AC1E" w14:textId="77777777" w:rsidR="007D7FE6" w:rsidRPr="009B6CCF" w:rsidRDefault="007D7FE6" w:rsidP="00A6278E">
      <w:pPr>
        <w:pStyle w:val="Legenda"/>
      </w:pPr>
    </w:p>
    <w:p w14:paraId="12159216" w14:textId="36E4BA2F" w:rsidR="00304970" w:rsidRPr="009B6CCF" w:rsidRDefault="00304970" w:rsidP="00A6278E">
      <w:pPr>
        <w:pStyle w:val="Legenda"/>
      </w:pPr>
      <w:bookmarkStart w:id="200" w:name="_Ref219707026"/>
      <w:r w:rsidRPr="009B6CCF">
        <w:t xml:space="preserve">Quadro </w:t>
      </w:r>
      <w:fldSimple w:instr=" SEQ Quadro \* ARABIC ">
        <w:r w:rsidR="003750EA">
          <w:rPr>
            <w:noProof/>
          </w:rPr>
          <w:t>15</w:t>
        </w:r>
      </w:fldSimple>
      <w:bookmarkEnd w:id="200"/>
      <w:r w:rsidR="004B4D10" w:rsidRPr="009B6CCF">
        <w:t xml:space="preserve"> –</w:t>
      </w:r>
      <w:r w:rsidRPr="009B6CCF">
        <w:t xml:space="preserve"> Consolidação dos dados de CN_PONTOS_UNICOS</w:t>
      </w:r>
    </w:p>
    <w:tbl>
      <w:tblPr>
        <w:tblStyle w:val="Tabelacomgrade"/>
        <w:tblW w:w="0" w:type="auto"/>
        <w:tblLook w:val="04A0" w:firstRow="1" w:lastRow="0" w:firstColumn="1" w:lastColumn="0" w:noHBand="0" w:noVBand="1"/>
      </w:tblPr>
      <w:tblGrid>
        <w:gridCol w:w="9061"/>
      </w:tblGrid>
      <w:tr w:rsidR="007D7FE6" w:rsidRPr="009B6CCF" w14:paraId="280369E6" w14:textId="77777777" w:rsidTr="00926561">
        <w:tc>
          <w:tcPr>
            <w:tcW w:w="9061" w:type="dxa"/>
          </w:tcPr>
          <w:p w14:paraId="19C59DC1" w14:textId="77777777" w:rsidR="00860E91" w:rsidRPr="009B6CCF" w:rsidRDefault="00860E91" w:rsidP="00304970">
            <w:pPr>
              <w:pStyle w:val="Codigo"/>
              <w:keepNext/>
              <w:widowControl w:val="0"/>
              <w:ind w:left="448"/>
              <w:rPr>
                <w:b/>
                <w:bCs/>
              </w:rPr>
            </w:pPr>
            <w:r w:rsidRPr="009B6CCF">
              <w:rPr>
                <w:b/>
                <w:bCs/>
              </w:rPr>
              <w:t>-- Insere os endereços únicos na tabela final</w:t>
            </w:r>
          </w:p>
          <w:p w14:paraId="4D41C25D" w14:textId="6238CD5B" w:rsidR="00860E91" w:rsidRPr="009B6CCF" w:rsidRDefault="00860E91" w:rsidP="00304970">
            <w:pPr>
              <w:pStyle w:val="Codigo"/>
              <w:keepNext/>
              <w:widowControl w:val="0"/>
              <w:ind w:left="448"/>
              <w:rPr>
                <w:b/>
                <w:bCs/>
              </w:rPr>
            </w:pPr>
            <w:r w:rsidRPr="009B6CCF">
              <w:rPr>
                <w:b/>
                <w:bCs/>
              </w:rPr>
              <w:t xml:space="preserve">-- </w:t>
            </w:r>
            <w:r w:rsidR="00EC189F" w:rsidRPr="009B6CCF">
              <w:rPr>
                <w:b/>
                <w:bCs/>
              </w:rPr>
              <w:t>MySQL/MariaDB 10.2</w:t>
            </w:r>
          </w:p>
          <w:p w14:paraId="6ECA4E09" w14:textId="77777777" w:rsidR="00860E91" w:rsidRPr="009B6CCF" w:rsidRDefault="00860E91" w:rsidP="00304970">
            <w:pPr>
              <w:pStyle w:val="Codigo"/>
              <w:keepNext/>
              <w:widowControl w:val="0"/>
              <w:ind w:left="448"/>
            </w:pPr>
            <w:r w:rsidRPr="009B6CCF">
              <w:t>INSERT INTO CN_PONTOS_UNICOS (</w:t>
            </w:r>
          </w:p>
          <w:p w14:paraId="6220B0D2" w14:textId="77777777" w:rsidR="00860E91" w:rsidRPr="009B6CCF" w:rsidRDefault="00860E91" w:rsidP="00304970">
            <w:pPr>
              <w:pStyle w:val="Codigo"/>
              <w:keepNext/>
              <w:widowControl w:val="0"/>
              <w:ind w:left="448"/>
            </w:pPr>
            <w:r w:rsidRPr="009B6CCF">
              <w:t xml:space="preserve">  COD_MUNICIPIO, </w:t>
            </w:r>
          </w:p>
          <w:p w14:paraId="1B2C4461" w14:textId="77777777" w:rsidR="00860E91" w:rsidRPr="009B6CCF" w:rsidRDefault="00860E91" w:rsidP="00304970">
            <w:pPr>
              <w:pStyle w:val="Codigo"/>
              <w:keepNext/>
              <w:widowControl w:val="0"/>
              <w:ind w:left="448"/>
            </w:pPr>
            <w:r w:rsidRPr="009B6CCF">
              <w:t xml:space="preserve">  COD_UNICO_ENDERECO, </w:t>
            </w:r>
          </w:p>
          <w:p w14:paraId="0C47F9C9" w14:textId="77777777" w:rsidR="00860E91" w:rsidRPr="009B6CCF" w:rsidRDefault="00860E91" w:rsidP="00304970">
            <w:pPr>
              <w:pStyle w:val="Codigo"/>
              <w:keepNext/>
              <w:widowControl w:val="0"/>
              <w:ind w:left="448"/>
            </w:pPr>
            <w:r w:rsidRPr="009B6CCF">
              <w:t xml:space="preserve">  ID_QUADRA, </w:t>
            </w:r>
          </w:p>
          <w:p w14:paraId="40463E81" w14:textId="77777777" w:rsidR="00860E91" w:rsidRPr="009B6CCF" w:rsidRDefault="00860E91" w:rsidP="00304970">
            <w:pPr>
              <w:pStyle w:val="Codigo"/>
              <w:keepNext/>
              <w:widowControl w:val="0"/>
              <w:ind w:left="448"/>
            </w:pPr>
            <w:r w:rsidRPr="009B6CCF">
              <w:t xml:space="preserve">  ID_FACE, </w:t>
            </w:r>
          </w:p>
          <w:p w14:paraId="61D8B453" w14:textId="77777777" w:rsidR="00860E91" w:rsidRPr="009B6CCF" w:rsidRDefault="00860E91" w:rsidP="00304970">
            <w:pPr>
              <w:pStyle w:val="Codigo"/>
              <w:keepNext/>
              <w:widowControl w:val="0"/>
              <w:ind w:left="448"/>
            </w:pPr>
            <w:r w:rsidRPr="009B6CCF">
              <w:t xml:space="preserve">  NOM_LOGRADOURO, </w:t>
            </w:r>
          </w:p>
          <w:p w14:paraId="518ACFB5" w14:textId="77777777" w:rsidR="00860E91" w:rsidRPr="009B6CCF" w:rsidRDefault="00860E91" w:rsidP="00304970">
            <w:pPr>
              <w:pStyle w:val="Codigo"/>
              <w:keepNext/>
              <w:widowControl w:val="0"/>
              <w:ind w:left="448"/>
            </w:pPr>
            <w:r w:rsidRPr="009B6CCF">
              <w:t xml:space="preserve">  NUM_ENDERECO, </w:t>
            </w:r>
          </w:p>
          <w:p w14:paraId="554F40BF" w14:textId="77777777" w:rsidR="00860E91" w:rsidRPr="009B6CCF" w:rsidRDefault="00860E91" w:rsidP="00304970">
            <w:pPr>
              <w:pStyle w:val="Codigo"/>
              <w:keepNext/>
              <w:widowControl w:val="0"/>
              <w:ind w:left="448"/>
            </w:pPr>
            <w:r w:rsidRPr="009B6CCF">
              <w:t xml:space="preserve">  LATITUDE, </w:t>
            </w:r>
          </w:p>
          <w:p w14:paraId="5C73D21A" w14:textId="77777777" w:rsidR="00860E91" w:rsidRPr="009B6CCF" w:rsidRDefault="00860E91" w:rsidP="00304970">
            <w:pPr>
              <w:pStyle w:val="Codigo"/>
              <w:keepNext/>
              <w:widowControl w:val="0"/>
              <w:ind w:left="448"/>
            </w:pPr>
            <w:r w:rsidRPr="009B6CCF">
              <w:t xml:space="preserve">  LONGITUDE, </w:t>
            </w:r>
          </w:p>
          <w:p w14:paraId="62500CCE" w14:textId="77777777" w:rsidR="00860E91" w:rsidRPr="009B6CCF" w:rsidRDefault="00860E91" w:rsidP="00304970">
            <w:pPr>
              <w:pStyle w:val="Codigo"/>
              <w:keepNext/>
              <w:widowControl w:val="0"/>
              <w:ind w:left="448"/>
            </w:pPr>
            <w:r w:rsidRPr="009B6CCF">
              <w:t xml:space="preserve">  COORDS</w:t>
            </w:r>
          </w:p>
          <w:p w14:paraId="3408211D" w14:textId="77777777" w:rsidR="00860E91" w:rsidRPr="009B6CCF" w:rsidRDefault="00860E91" w:rsidP="00304970">
            <w:pPr>
              <w:pStyle w:val="Codigo"/>
              <w:keepNext/>
              <w:widowControl w:val="0"/>
              <w:ind w:left="448"/>
            </w:pPr>
            <w:r w:rsidRPr="009B6CCF">
              <w:t>)</w:t>
            </w:r>
          </w:p>
          <w:p w14:paraId="36EB2D0D" w14:textId="77777777" w:rsidR="00860E91" w:rsidRPr="009B6CCF" w:rsidRDefault="00860E91" w:rsidP="00304970">
            <w:pPr>
              <w:pStyle w:val="Codigo"/>
              <w:keepNext/>
              <w:widowControl w:val="0"/>
              <w:ind w:left="448"/>
            </w:pPr>
            <w:r w:rsidRPr="009B6CCF">
              <w:t xml:space="preserve">SELECT </w:t>
            </w:r>
          </w:p>
          <w:p w14:paraId="772C2B8E" w14:textId="77777777" w:rsidR="00860E91" w:rsidRPr="009B6CCF" w:rsidRDefault="00860E91" w:rsidP="00304970">
            <w:pPr>
              <w:pStyle w:val="Codigo"/>
              <w:keepNext/>
              <w:widowControl w:val="0"/>
              <w:ind w:left="448"/>
            </w:pPr>
            <w:r w:rsidRPr="009B6CCF">
              <w:t xml:space="preserve">  COD_MUNICIPIO,</w:t>
            </w:r>
          </w:p>
          <w:p w14:paraId="748FCCA3" w14:textId="77777777" w:rsidR="00860E91" w:rsidRPr="009B6CCF" w:rsidRDefault="00860E91" w:rsidP="00304970">
            <w:pPr>
              <w:pStyle w:val="Codigo"/>
              <w:keepNext/>
              <w:widowControl w:val="0"/>
              <w:ind w:left="448"/>
            </w:pPr>
            <w:r w:rsidRPr="009B6CCF">
              <w:t xml:space="preserve">  COD_UNICO_ENDERECO_REF,</w:t>
            </w:r>
          </w:p>
          <w:p w14:paraId="4BAA7257" w14:textId="77777777" w:rsidR="00860E91" w:rsidRPr="009B6CCF" w:rsidRDefault="00860E91" w:rsidP="00304970">
            <w:pPr>
              <w:pStyle w:val="Codigo"/>
              <w:keepNext/>
              <w:widowControl w:val="0"/>
              <w:ind w:left="448"/>
            </w:pPr>
            <w:r w:rsidRPr="009B6CCF">
              <w:t xml:space="preserve">  ID_QUADRA_MODA,</w:t>
            </w:r>
          </w:p>
          <w:p w14:paraId="64F14773" w14:textId="77777777" w:rsidR="00860E91" w:rsidRPr="009B6CCF" w:rsidRDefault="00860E91" w:rsidP="00304970">
            <w:pPr>
              <w:pStyle w:val="Codigo"/>
              <w:keepNext/>
              <w:widowControl w:val="0"/>
              <w:ind w:left="448"/>
            </w:pPr>
            <w:r w:rsidRPr="009B6CCF">
              <w:t xml:space="preserve">  ID_FACE_MODA,</w:t>
            </w:r>
          </w:p>
          <w:p w14:paraId="174EEA6F" w14:textId="77777777" w:rsidR="00860E91" w:rsidRPr="009B6CCF" w:rsidRDefault="00860E91" w:rsidP="00304970">
            <w:pPr>
              <w:pStyle w:val="Codigo"/>
              <w:keepNext/>
              <w:widowControl w:val="0"/>
              <w:ind w:left="448"/>
            </w:pPr>
            <w:r w:rsidRPr="009B6CCF">
              <w:t xml:space="preserve">  NOM_LOGRADOURO,</w:t>
            </w:r>
          </w:p>
          <w:p w14:paraId="49846E21" w14:textId="77777777" w:rsidR="00860E91" w:rsidRPr="009B6CCF" w:rsidRDefault="00860E91" w:rsidP="00304970">
            <w:pPr>
              <w:pStyle w:val="Codigo"/>
              <w:keepNext/>
              <w:widowControl w:val="0"/>
              <w:ind w:left="448"/>
            </w:pPr>
            <w:r w:rsidRPr="009B6CCF">
              <w:t xml:space="preserve">  NUM_ENDERECO,</w:t>
            </w:r>
          </w:p>
          <w:p w14:paraId="7881BE9A" w14:textId="77777777" w:rsidR="00860E91" w:rsidRPr="00BC73BE" w:rsidRDefault="00860E91" w:rsidP="00304970">
            <w:pPr>
              <w:pStyle w:val="Codigo"/>
              <w:keepNext/>
              <w:widowControl w:val="0"/>
              <w:ind w:left="448"/>
              <w:rPr>
                <w:lang w:val="es-ES"/>
              </w:rPr>
            </w:pPr>
            <w:r w:rsidRPr="009B6CCF">
              <w:t xml:space="preserve">  </w:t>
            </w:r>
            <w:r w:rsidRPr="00BC73BE">
              <w:rPr>
                <w:lang w:val="es-ES"/>
              </w:rPr>
              <w:t>LATITUDE_MEDIA,</w:t>
            </w:r>
          </w:p>
          <w:p w14:paraId="247A1940" w14:textId="77777777" w:rsidR="00860E91" w:rsidRPr="00BC73BE" w:rsidRDefault="00860E91" w:rsidP="00304970">
            <w:pPr>
              <w:pStyle w:val="Codigo"/>
              <w:keepNext/>
              <w:widowControl w:val="0"/>
              <w:ind w:left="448"/>
              <w:rPr>
                <w:lang w:val="es-ES"/>
              </w:rPr>
            </w:pPr>
            <w:r w:rsidRPr="00BC73BE">
              <w:rPr>
                <w:lang w:val="es-ES"/>
              </w:rPr>
              <w:t xml:space="preserve">  LONGITUDE_MEDIA,</w:t>
            </w:r>
          </w:p>
          <w:p w14:paraId="7B27771A" w14:textId="77777777" w:rsidR="00860E91" w:rsidRPr="00BC73BE" w:rsidRDefault="00860E91" w:rsidP="00304970">
            <w:pPr>
              <w:pStyle w:val="Codigo"/>
              <w:keepNext/>
              <w:widowControl w:val="0"/>
              <w:ind w:left="448"/>
              <w:rPr>
                <w:lang w:val="es-ES"/>
              </w:rPr>
            </w:pPr>
            <w:r w:rsidRPr="00BC73BE">
              <w:rPr>
                <w:lang w:val="es-ES"/>
              </w:rPr>
              <w:t xml:space="preserve">  POINT(LONGITUDE_MEDIA, LATITUDE_MEDIA)</w:t>
            </w:r>
          </w:p>
          <w:p w14:paraId="1844F1F8" w14:textId="34110BE5" w:rsidR="007D7FE6" w:rsidRPr="009B6CCF" w:rsidRDefault="00860E91" w:rsidP="00304970">
            <w:pPr>
              <w:pStyle w:val="Codigo"/>
              <w:keepNext/>
              <w:widowControl w:val="0"/>
              <w:ind w:left="448"/>
            </w:pPr>
            <w:r w:rsidRPr="009B6CCF">
              <w:t>FROM TMP_ENDERECOS_UNICOS;</w:t>
            </w:r>
          </w:p>
        </w:tc>
      </w:tr>
    </w:tbl>
    <w:p w14:paraId="260255E0" w14:textId="66E9F6CF" w:rsidR="007D7FE6" w:rsidRPr="009B6CCF" w:rsidRDefault="007D7FE6" w:rsidP="00A6278E">
      <w:pPr>
        <w:pStyle w:val="Legenda"/>
      </w:pPr>
      <w:r w:rsidRPr="009B6CCF">
        <w:t>Elaboração: Os autores</w:t>
      </w:r>
      <w:r w:rsidR="00786449" w:rsidRPr="009B6CCF">
        <w:t xml:space="preserve"> (2025)</w:t>
      </w:r>
    </w:p>
    <w:p w14:paraId="7CFA7A02" w14:textId="77777777" w:rsidR="007D7FE6" w:rsidRPr="009B6CCF" w:rsidRDefault="007D7FE6" w:rsidP="006D3D4B"/>
    <w:p w14:paraId="3BA3C6C4" w14:textId="67B467F7" w:rsidR="00E35A21" w:rsidRPr="009B6CCF" w:rsidRDefault="0024584D" w:rsidP="00A3074B">
      <w:pPr>
        <w:pStyle w:val="Ttulo4"/>
      </w:pPr>
      <w:bookmarkStart w:id="201" w:name="_Ref223071524"/>
      <w:r w:rsidRPr="009B6CCF">
        <w:t xml:space="preserve">Complementação de </w:t>
      </w:r>
      <w:r w:rsidR="00A3074B" w:rsidRPr="009B6CCF">
        <w:t>CN_PONTOS_</w:t>
      </w:r>
      <w:commentRangeStart w:id="202"/>
      <w:r w:rsidR="00A3074B" w:rsidRPr="009B6CCF">
        <w:t>UNICOS</w:t>
      </w:r>
      <w:bookmarkEnd w:id="201"/>
      <w:commentRangeEnd w:id="202"/>
      <w:r w:rsidR="00E1633F" w:rsidRPr="009B6CCF">
        <w:rPr>
          <w:rStyle w:val="Refdecomentrio"/>
          <w:sz w:val="24"/>
          <w:szCs w:val="22"/>
        </w:rPr>
        <w:commentReference w:id="202"/>
      </w:r>
    </w:p>
    <w:p w14:paraId="41B50A10" w14:textId="6366C557" w:rsidR="004B3290" w:rsidRPr="009B6CCF" w:rsidRDefault="004B3290" w:rsidP="004B3290">
      <w:r w:rsidRPr="009B6CCF">
        <w:t xml:space="preserve">É tecnicamente provável que, devido </w:t>
      </w:r>
      <w:r w:rsidR="00CE3493" w:rsidRPr="009B6CCF">
        <w:t>aos ciclos de coleta</w:t>
      </w:r>
      <w:r w:rsidR="0023508A" w:rsidRPr="009B6CCF">
        <w:t>s</w:t>
      </w:r>
      <w:r w:rsidRPr="009B6CCF">
        <w:t xml:space="preserve"> censitárias do CNEFE, a base de pontos </w:t>
      </w:r>
      <w:r w:rsidR="0023508A" w:rsidRPr="009B6CCF">
        <w:t>(</w:t>
      </w:r>
      <w:r w:rsidR="002F670E" w:rsidRPr="009B6CCF">
        <w:t xml:space="preserve">CN_PONTOS) </w:t>
      </w:r>
      <w:r w:rsidRPr="009B6CCF">
        <w:t>não reflita integralmente a configuração atual da malha urbana municipal. Fenômenos como a abertura de novos logradouros, processos de renomeação de vias e a conversão de áreas rurais em perímetros urbanos geram lacunas temporais nos dados oficiais.</w:t>
      </w:r>
    </w:p>
    <w:p w14:paraId="52D9852A" w14:textId="6E05C46F" w:rsidR="003867B1" w:rsidRPr="009B6CCF" w:rsidRDefault="003867B1" w:rsidP="004B3290">
      <w:r w:rsidRPr="009B6CCF">
        <w:t xml:space="preserve">Verifica-se, como exemplo, a criação de novas vias públicas </w:t>
      </w:r>
      <w:r w:rsidR="00DF5283" w:rsidRPr="009B6CCF">
        <w:t>pelo DECRETO N° 7.160, DE 12 DE DEZEMBRO DE 2022</w:t>
      </w:r>
      <w:r w:rsidR="00195C8B" w:rsidRPr="009B6CCF">
        <w:t xml:space="preserve"> da Prefeitura de Capanema-PR</w:t>
      </w:r>
      <w:r w:rsidR="009C4898" w:rsidRPr="009B6CCF">
        <w:fldChar w:fldCharType="begin"/>
      </w:r>
      <w:r w:rsidR="009C4898" w:rsidRPr="009B6CCF">
        <w:instrText xml:space="preserve"> ADDIN ZOTERO_ITEM CSL_CITATION {"citationID":"iEtQ8HJ5","properties":{"formattedCitation":"(PM de Capanema-PR, 2022)","plainCitation":"(PM de Capanema-PR, 2022)","noteIndex":0},"citationItems":[{"id":341,"uris":["http://zotero.org/users/15531986/items/EYDWY4JK"],"itemData":{"id":341,"type":"document","title":"Diário Oficial de Capanema-PR","URL":"https://www.capanema.pr.gov.br/","author":[{"family":"PM de Capanema-PR","given":""}],"accessed":{"date-parts":[["2026",3,1]]},"issued":{"date-parts":[["2022",12,12]]}}}],"schema":"https://github.com/citation-style-language/schema/raw/master/csl-citation.json"} </w:instrText>
      </w:r>
      <w:r w:rsidR="009C4898" w:rsidRPr="009B6CCF">
        <w:fldChar w:fldCharType="separate"/>
      </w:r>
      <w:r w:rsidR="009C4898" w:rsidRPr="009B6CCF">
        <w:rPr>
          <w:rFonts w:cs="Arial"/>
        </w:rPr>
        <w:t xml:space="preserve">(PM de </w:t>
      </w:r>
      <w:r w:rsidR="009C4898" w:rsidRPr="009B6CCF">
        <w:rPr>
          <w:rFonts w:cs="Arial"/>
        </w:rPr>
        <w:lastRenderedPageBreak/>
        <w:t>Capanema-PR, 2022)</w:t>
      </w:r>
      <w:r w:rsidR="009C4898" w:rsidRPr="009B6CCF">
        <w:fldChar w:fldCharType="end"/>
      </w:r>
      <w:r w:rsidR="00E920BD" w:rsidRPr="009B6CCF">
        <w:t>,</w:t>
      </w:r>
      <w:r w:rsidR="00661F71" w:rsidRPr="009B6CCF">
        <w:t xml:space="preserve"> no mesmo ano do Censo do IBGE que serviu de </w:t>
      </w:r>
      <w:r w:rsidR="003B3560" w:rsidRPr="009B6CCF">
        <w:t>fonte para o CNEFE.</w:t>
      </w:r>
    </w:p>
    <w:p w14:paraId="61260E7A" w14:textId="2A9F6BB1" w:rsidR="00670099" w:rsidRPr="009B6CCF" w:rsidRDefault="00670099" w:rsidP="00670099">
      <w:pPr>
        <w:pStyle w:val="Citao"/>
      </w:pPr>
      <w:r w:rsidRPr="009B6CCF">
        <w:t>...</w:t>
      </w:r>
    </w:p>
    <w:p w14:paraId="5BABA56F" w14:textId="04197EE7" w:rsidR="003867B1" w:rsidRPr="009B6CCF" w:rsidRDefault="003867B1" w:rsidP="00670099">
      <w:pPr>
        <w:pStyle w:val="Citao"/>
      </w:pPr>
      <w:r w:rsidRPr="009B6CCF">
        <w:t>Art. 4° - A área de 21.986,93 m² destina-se a formação das vias públicas abaixo descritas as quais serão tituladas ao Município de Capanema, Estado do Paraná, nos termos conforme Lei 1120/2007, do Parcelamento de Solo e Lei 1.141/2007, do Sistema Viário Municipal:</w:t>
      </w:r>
    </w:p>
    <w:p w14:paraId="62F6831E" w14:textId="77777777" w:rsidR="003867B1" w:rsidRPr="009B6CCF" w:rsidRDefault="003867B1" w:rsidP="00670099">
      <w:pPr>
        <w:pStyle w:val="Citao"/>
      </w:pPr>
      <w:r w:rsidRPr="009B6CCF">
        <w:t>I- Rua Alberto Biavatti, com área de 1.379,84 m²;</w:t>
      </w:r>
    </w:p>
    <w:p w14:paraId="2610F00A" w14:textId="77777777" w:rsidR="003867B1" w:rsidRPr="009B6CCF" w:rsidRDefault="003867B1" w:rsidP="00670099">
      <w:pPr>
        <w:pStyle w:val="Citao"/>
      </w:pPr>
      <w:r w:rsidRPr="009B6CCF">
        <w:t>II- Rua Eugênio Ravache, com área de 1.300,00 m²;</w:t>
      </w:r>
    </w:p>
    <w:p w14:paraId="72D576D0" w14:textId="77777777" w:rsidR="003867B1" w:rsidRPr="009B6CCF" w:rsidRDefault="003867B1" w:rsidP="00670099">
      <w:pPr>
        <w:pStyle w:val="Citao"/>
      </w:pPr>
      <w:r w:rsidRPr="009B6CCF">
        <w:t>III- Rua Gentil Alchieri, com área de 3.167,73 m²;</w:t>
      </w:r>
    </w:p>
    <w:p w14:paraId="023BF8D6" w14:textId="77777777" w:rsidR="003867B1" w:rsidRPr="009B6CCF" w:rsidRDefault="003867B1" w:rsidP="00670099">
      <w:pPr>
        <w:pStyle w:val="Citao"/>
      </w:pPr>
      <w:r w:rsidRPr="009B6CCF">
        <w:t>IV- Rua Oiapós, com área de 3.830,00 m²;</w:t>
      </w:r>
    </w:p>
    <w:p w14:paraId="51C5D32D" w14:textId="77777777" w:rsidR="003867B1" w:rsidRPr="009B6CCF" w:rsidRDefault="003867B1" w:rsidP="00670099">
      <w:pPr>
        <w:pStyle w:val="Citao"/>
      </w:pPr>
      <w:r w:rsidRPr="009B6CCF">
        <w:t>V- Rua Tibiriça, com área de 3.218,53 m²;</w:t>
      </w:r>
    </w:p>
    <w:p w14:paraId="2D435059" w14:textId="77777777" w:rsidR="003867B1" w:rsidRPr="009B6CCF" w:rsidRDefault="003867B1" w:rsidP="00670099">
      <w:pPr>
        <w:pStyle w:val="Citao"/>
      </w:pPr>
      <w:r w:rsidRPr="009B6CCF">
        <w:t>VI- Rua Loreno Lagemann, com área de 3.330,00 m²;</w:t>
      </w:r>
    </w:p>
    <w:p w14:paraId="2DBED829" w14:textId="0A6E3F80" w:rsidR="003867B1" w:rsidRPr="009B6CCF" w:rsidRDefault="003867B1" w:rsidP="00670099">
      <w:pPr>
        <w:pStyle w:val="Citao"/>
      </w:pPr>
      <w:r w:rsidRPr="009B6CCF">
        <w:t>VII- Rua Vilmar Berft, com área de 5.760,83 m²;</w:t>
      </w:r>
    </w:p>
    <w:p w14:paraId="3BCAA958" w14:textId="03238106" w:rsidR="00670099" w:rsidRPr="009B6CCF" w:rsidRDefault="00670099" w:rsidP="00670099">
      <w:pPr>
        <w:pStyle w:val="Citao"/>
      </w:pPr>
      <w:r w:rsidRPr="009B6CCF">
        <w:t>...</w:t>
      </w:r>
    </w:p>
    <w:p w14:paraId="594FE76B" w14:textId="401BEBAB" w:rsidR="004B3290" w:rsidRPr="009B6CCF" w:rsidRDefault="004B3290" w:rsidP="004B3290">
      <w:r w:rsidRPr="009B6CCF">
        <w:t xml:space="preserve">Embora o algoritmo SuperCIATA utilize o CNEFE como fonte primária de dados georreferenciados, a arquitetura do sistema </w:t>
      </w:r>
      <w:r w:rsidR="00D43BFA" w:rsidRPr="009B6CCF">
        <w:t>permite</w:t>
      </w:r>
      <w:r w:rsidRPr="009B6CCF">
        <w:t xml:space="preserve"> a integração de fontes alternativas, desde que estas apresentem a seguinte estrutura de atributos:</w:t>
      </w:r>
    </w:p>
    <w:p w14:paraId="0F1BDBB8" w14:textId="0E33A25F" w:rsidR="00D265E5" w:rsidRPr="009B6CCF" w:rsidRDefault="00D265E5">
      <w:pPr>
        <w:pStyle w:val="PargrafodaLista"/>
        <w:numPr>
          <w:ilvl w:val="0"/>
          <w:numId w:val="20"/>
        </w:numPr>
        <w:pPrChange w:id="203" w:author="Carlos" w:date="2026-03-13T15:21:00Z">
          <w:pPr>
            <w:pStyle w:val="PargrafodaLista"/>
            <w:numPr>
              <w:numId w:val="31"/>
            </w:numPr>
            <w:tabs>
              <w:tab w:val="num" w:pos="360"/>
              <w:tab w:val="num" w:pos="720"/>
            </w:tabs>
            <w:ind w:hanging="720"/>
          </w:pPr>
        </w:pPrChange>
      </w:pPr>
      <w:r w:rsidRPr="009B6CCF">
        <w:rPr>
          <w:b/>
          <w:bCs/>
        </w:rPr>
        <w:t>COD_MUNICIPIO</w:t>
      </w:r>
      <w:r w:rsidR="003138E3" w:rsidRPr="009B6CCF">
        <w:t>;</w:t>
      </w:r>
    </w:p>
    <w:p w14:paraId="3AC8E3A2" w14:textId="13E98292" w:rsidR="00D265E5" w:rsidRPr="009B6CCF" w:rsidRDefault="00D265E5">
      <w:pPr>
        <w:pStyle w:val="PargrafodaLista"/>
        <w:numPr>
          <w:ilvl w:val="0"/>
          <w:numId w:val="20"/>
        </w:numPr>
        <w:pPrChange w:id="204" w:author="Carlos" w:date="2026-03-13T15:21:00Z">
          <w:pPr>
            <w:pStyle w:val="PargrafodaLista"/>
            <w:numPr>
              <w:numId w:val="31"/>
            </w:numPr>
            <w:tabs>
              <w:tab w:val="num" w:pos="360"/>
              <w:tab w:val="num" w:pos="720"/>
            </w:tabs>
            <w:ind w:hanging="720"/>
          </w:pPr>
        </w:pPrChange>
      </w:pPr>
      <w:r w:rsidRPr="009B6CCF">
        <w:rPr>
          <w:b/>
          <w:bCs/>
        </w:rPr>
        <w:t>COD_UNICO_ENDERECO</w:t>
      </w:r>
      <w:r w:rsidR="00462CA4" w:rsidRPr="009B6CCF">
        <w:t>:</w:t>
      </w:r>
      <w:r w:rsidR="00982276" w:rsidRPr="009B6CCF">
        <w:t xml:space="preserve"> chave primária do endereço</w:t>
      </w:r>
      <w:r w:rsidR="00462CA4" w:rsidRPr="009B6CCF">
        <w:t>;</w:t>
      </w:r>
      <w:r w:rsidRPr="009B6CCF">
        <w:t xml:space="preserve"> </w:t>
      </w:r>
    </w:p>
    <w:p w14:paraId="47D19AC3" w14:textId="0C9D91A8" w:rsidR="00D265E5" w:rsidRPr="009B6CCF" w:rsidRDefault="00D265E5">
      <w:pPr>
        <w:pStyle w:val="PargrafodaLista"/>
        <w:numPr>
          <w:ilvl w:val="0"/>
          <w:numId w:val="20"/>
        </w:numPr>
        <w:pPrChange w:id="205" w:author="Carlos" w:date="2026-03-13T15:21:00Z">
          <w:pPr>
            <w:pStyle w:val="PargrafodaLista"/>
            <w:numPr>
              <w:numId w:val="31"/>
            </w:numPr>
            <w:tabs>
              <w:tab w:val="num" w:pos="360"/>
              <w:tab w:val="num" w:pos="720"/>
            </w:tabs>
            <w:ind w:hanging="720"/>
          </w:pPr>
        </w:pPrChange>
      </w:pPr>
      <w:r w:rsidRPr="009B6CCF">
        <w:rPr>
          <w:b/>
          <w:bCs/>
        </w:rPr>
        <w:t>ID_QUADRA</w:t>
      </w:r>
      <w:r w:rsidR="00462CA4" w:rsidRPr="009B6CCF">
        <w:t>:</w:t>
      </w:r>
      <w:r w:rsidR="004E1CB3" w:rsidRPr="009B6CCF">
        <w:t xml:space="preserve"> </w:t>
      </w:r>
      <w:r w:rsidR="00E45DDB" w:rsidRPr="009B6CCF">
        <w:t>v</w:t>
      </w:r>
      <w:r w:rsidR="004E1CB3" w:rsidRPr="009B6CCF">
        <w:t xml:space="preserve">ínculo inequívoco entre o endereço e </w:t>
      </w:r>
      <w:r w:rsidR="00EC6596" w:rsidRPr="009B6CCF">
        <w:t xml:space="preserve">a topologia </w:t>
      </w:r>
      <w:r w:rsidR="004E1CB3" w:rsidRPr="009B6CCF">
        <w:t>da quadra;</w:t>
      </w:r>
      <w:r w:rsidRPr="009B6CCF">
        <w:t xml:space="preserve"> </w:t>
      </w:r>
    </w:p>
    <w:p w14:paraId="4F2B0DAB" w14:textId="6B055407" w:rsidR="00D265E5" w:rsidRPr="009B6CCF" w:rsidRDefault="00D265E5">
      <w:pPr>
        <w:pStyle w:val="PargrafodaLista"/>
        <w:numPr>
          <w:ilvl w:val="0"/>
          <w:numId w:val="20"/>
        </w:numPr>
        <w:pPrChange w:id="206" w:author="Carlos" w:date="2026-03-13T15:21:00Z">
          <w:pPr>
            <w:pStyle w:val="PargrafodaLista"/>
            <w:numPr>
              <w:numId w:val="31"/>
            </w:numPr>
            <w:tabs>
              <w:tab w:val="num" w:pos="360"/>
              <w:tab w:val="num" w:pos="720"/>
            </w:tabs>
            <w:ind w:hanging="720"/>
          </w:pPr>
        </w:pPrChange>
      </w:pPr>
      <w:r w:rsidRPr="009B6CCF">
        <w:rPr>
          <w:b/>
          <w:bCs/>
        </w:rPr>
        <w:t>ID_FACE</w:t>
      </w:r>
      <w:r w:rsidR="004137C5" w:rsidRPr="009B6CCF">
        <w:t>:</w:t>
      </w:r>
      <w:r w:rsidRPr="009B6CCF">
        <w:t xml:space="preserve"> </w:t>
      </w:r>
      <w:r w:rsidR="0034344B" w:rsidRPr="009B6CCF">
        <w:t xml:space="preserve">ordem sequencial </w:t>
      </w:r>
      <w:r w:rsidR="00E45DDB" w:rsidRPr="009B6CCF">
        <w:t xml:space="preserve">relativa </w:t>
      </w:r>
      <w:r w:rsidR="0034344B" w:rsidRPr="009B6CCF">
        <w:t>da face na quadra</w:t>
      </w:r>
      <w:r w:rsidR="004137C5" w:rsidRPr="009B6CCF">
        <w:t>;</w:t>
      </w:r>
      <w:r w:rsidRPr="009B6CCF">
        <w:t xml:space="preserve"> </w:t>
      </w:r>
    </w:p>
    <w:p w14:paraId="41B8495D" w14:textId="101E0152" w:rsidR="00D265E5" w:rsidRPr="009B6CCF" w:rsidRDefault="00D265E5">
      <w:pPr>
        <w:pStyle w:val="PargrafodaLista"/>
        <w:numPr>
          <w:ilvl w:val="0"/>
          <w:numId w:val="20"/>
        </w:numPr>
        <w:pPrChange w:id="207" w:author="Carlos" w:date="2026-03-13T15:21:00Z">
          <w:pPr>
            <w:pStyle w:val="PargrafodaLista"/>
            <w:numPr>
              <w:numId w:val="31"/>
            </w:numPr>
            <w:tabs>
              <w:tab w:val="num" w:pos="360"/>
              <w:tab w:val="num" w:pos="720"/>
            </w:tabs>
            <w:ind w:hanging="720"/>
          </w:pPr>
        </w:pPrChange>
      </w:pPr>
      <w:r w:rsidRPr="009B6CCF">
        <w:rPr>
          <w:b/>
          <w:bCs/>
        </w:rPr>
        <w:t>NOM_LOGRADOURO</w:t>
      </w:r>
      <w:r w:rsidR="004137C5" w:rsidRPr="009B6CCF">
        <w:t>:</w:t>
      </w:r>
      <w:r w:rsidRPr="009B6CCF">
        <w:t xml:space="preserve"> </w:t>
      </w:r>
      <w:r w:rsidR="004137C5" w:rsidRPr="009B6CCF">
        <w:t>n</w:t>
      </w:r>
      <w:r w:rsidR="004E1CB3" w:rsidRPr="009B6CCF">
        <w:t>ome oficial do logradouro</w:t>
      </w:r>
      <w:r w:rsidR="00AB2A49" w:rsidRPr="009B6CCF">
        <w:t xml:space="preserve"> </w:t>
      </w:r>
      <w:r w:rsidR="009937A4" w:rsidRPr="009B6CCF">
        <w:t>seguindo as regras de normalização (nomes completos, sem abreviaturas</w:t>
      </w:r>
      <w:r w:rsidR="00A70223" w:rsidRPr="009B6CCF">
        <w:t xml:space="preserve"> ou acentos</w:t>
      </w:r>
      <w:r w:rsidR="009937A4" w:rsidRPr="009B6CCF">
        <w:t xml:space="preserve"> em maiúsculas</w:t>
      </w:r>
      <w:r w:rsidR="00A70223" w:rsidRPr="009B6CCF">
        <w:t>)</w:t>
      </w:r>
      <w:r w:rsidR="004137C5" w:rsidRPr="009B6CCF">
        <w:t>;</w:t>
      </w:r>
    </w:p>
    <w:p w14:paraId="55E3525F" w14:textId="5D2282AF" w:rsidR="00D265E5" w:rsidRPr="009B6CCF" w:rsidRDefault="00D265E5">
      <w:pPr>
        <w:pStyle w:val="PargrafodaLista"/>
        <w:numPr>
          <w:ilvl w:val="0"/>
          <w:numId w:val="20"/>
        </w:numPr>
        <w:pPrChange w:id="208" w:author="Carlos" w:date="2026-03-13T15:21:00Z">
          <w:pPr>
            <w:pStyle w:val="PargrafodaLista"/>
            <w:numPr>
              <w:numId w:val="31"/>
            </w:numPr>
            <w:tabs>
              <w:tab w:val="num" w:pos="360"/>
              <w:tab w:val="num" w:pos="720"/>
            </w:tabs>
            <w:ind w:hanging="720"/>
          </w:pPr>
        </w:pPrChange>
      </w:pPr>
      <w:r w:rsidRPr="009B6CCF">
        <w:rPr>
          <w:b/>
          <w:bCs/>
        </w:rPr>
        <w:t>NUM_ENDERECO</w:t>
      </w:r>
      <w:r w:rsidR="004137C5" w:rsidRPr="009B6CCF">
        <w:t>:</w:t>
      </w:r>
      <w:r w:rsidRPr="009B6CCF">
        <w:t xml:space="preserve"> </w:t>
      </w:r>
      <w:r w:rsidR="004137C5" w:rsidRPr="009B6CCF">
        <w:t>n</w:t>
      </w:r>
      <w:r w:rsidR="00AE2383" w:rsidRPr="009B6CCF">
        <w:t>úmero do endereço</w:t>
      </w:r>
      <w:r w:rsidR="004137C5" w:rsidRPr="009B6CCF">
        <w:t>;</w:t>
      </w:r>
    </w:p>
    <w:p w14:paraId="0CDBDB56" w14:textId="6110C90C" w:rsidR="00D265E5" w:rsidRPr="009B6CCF" w:rsidRDefault="00D265E5">
      <w:pPr>
        <w:pStyle w:val="PargrafodaLista"/>
        <w:numPr>
          <w:ilvl w:val="0"/>
          <w:numId w:val="20"/>
        </w:numPr>
        <w:pPrChange w:id="209" w:author="Carlos" w:date="2026-03-13T15:21:00Z">
          <w:pPr>
            <w:pStyle w:val="PargrafodaLista"/>
            <w:numPr>
              <w:numId w:val="31"/>
            </w:numPr>
            <w:tabs>
              <w:tab w:val="num" w:pos="360"/>
              <w:tab w:val="num" w:pos="720"/>
            </w:tabs>
            <w:ind w:hanging="720"/>
          </w:pPr>
        </w:pPrChange>
      </w:pPr>
      <w:r w:rsidRPr="009B6CCF">
        <w:rPr>
          <w:b/>
          <w:bCs/>
        </w:rPr>
        <w:t>LATITUDE</w:t>
      </w:r>
      <w:r w:rsidR="004137C5" w:rsidRPr="009B6CCF">
        <w:t>:</w:t>
      </w:r>
      <w:r w:rsidRPr="009B6CCF">
        <w:t xml:space="preserve"> </w:t>
      </w:r>
      <w:r w:rsidR="0034344B" w:rsidRPr="009B6CCF">
        <w:t>latitude de um ponto próximo à testada do lote</w:t>
      </w:r>
      <w:r w:rsidR="00E86A2C" w:rsidRPr="009B6CCF">
        <w:t>;</w:t>
      </w:r>
    </w:p>
    <w:p w14:paraId="4E8907AB" w14:textId="5BFDB071" w:rsidR="00D265E5" w:rsidRPr="009B6CCF" w:rsidRDefault="00D265E5">
      <w:pPr>
        <w:pStyle w:val="PargrafodaLista"/>
        <w:numPr>
          <w:ilvl w:val="0"/>
          <w:numId w:val="20"/>
        </w:numPr>
        <w:pPrChange w:id="210" w:author="Carlos" w:date="2026-03-13T15:21:00Z">
          <w:pPr>
            <w:pStyle w:val="PargrafodaLista"/>
            <w:numPr>
              <w:numId w:val="31"/>
            </w:numPr>
            <w:tabs>
              <w:tab w:val="num" w:pos="360"/>
              <w:tab w:val="num" w:pos="720"/>
            </w:tabs>
            <w:ind w:hanging="720"/>
          </w:pPr>
        </w:pPrChange>
      </w:pPr>
      <w:r w:rsidRPr="009B6CCF">
        <w:rPr>
          <w:b/>
          <w:bCs/>
        </w:rPr>
        <w:t>LONGITUDE</w:t>
      </w:r>
      <w:r w:rsidR="004137C5" w:rsidRPr="009B6CCF">
        <w:t>:</w:t>
      </w:r>
      <w:r w:rsidRPr="009B6CCF">
        <w:t xml:space="preserve"> </w:t>
      </w:r>
      <w:r w:rsidR="0034344B" w:rsidRPr="009B6CCF">
        <w:t>longitude de um ponto próximo à testada do lote</w:t>
      </w:r>
      <w:r w:rsidR="00E86A2C" w:rsidRPr="009B6CCF">
        <w:t>.</w:t>
      </w:r>
    </w:p>
    <w:p w14:paraId="20F88D73" w14:textId="7A0855F0" w:rsidR="004B3290" w:rsidRPr="009B6CCF" w:rsidRDefault="004B3290" w:rsidP="004B3290">
      <w:r w:rsidRPr="009B6CCF">
        <w:t>Para garantir a integridade referencial e a viabilidade geométrica, o algoritmo exige a existência de, no mínimo, um ponto de endereço por face de quadra. Esse requisito é essencial para o cálculo dos centroides das faces e para a correta espacialização da quadr</w:t>
      </w:r>
      <w:r w:rsidR="00640C5D" w:rsidRPr="009B6CCF">
        <w:t>a</w:t>
      </w:r>
      <w:r w:rsidRPr="009B6CCF">
        <w:t>.</w:t>
      </w:r>
    </w:p>
    <w:p w14:paraId="7A573C2E" w14:textId="34061B36" w:rsidR="004B3290" w:rsidRPr="009B6CCF" w:rsidRDefault="00640C5D" w:rsidP="004B3290">
      <w:r w:rsidRPr="009B6CCF">
        <w:t>Essas</w:t>
      </w:r>
      <w:r w:rsidR="004B3290" w:rsidRPr="009B6CCF">
        <w:t xml:space="preserve"> informações podem ser extraídas de cadastros </w:t>
      </w:r>
      <w:r w:rsidR="00387E9A" w:rsidRPr="009B6CCF">
        <w:t>georreferenciados</w:t>
      </w:r>
      <w:r w:rsidR="004B3290" w:rsidRPr="009B6CCF">
        <w:t xml:space="preserve"> preexistentes ou obtidas via levantamento de campo. Em coletas </w:t>
      </w:r>
      <w:r w:rsidR="004B3290" w:rsidRPr="009B6CCF">
        <w:rPr>
          <w:i/>
          <w:iCs/>
        </w:rPr>
        <w:t>in loco</w:t>
      </w:r>
      <w:r w:rsidR="004B3290" w:rsidRPr="009B6CCF">
        <w:t xml:space="preserve">, a precisão </w:t>
      </w:r>
      <w:r w:rsidR="004B3290" w:rsidRPr="009B6CCF">
        <w:lastRenderedPageBreak/>
        <w:t>submétrica é desejável, porém admite-se uma margem de erro maior</w:t>
      </w:r>
      <w:r w:rsidR="001D5CB4" w:rsidRPr="009B6CCF">
        <w:t xml:space="preserve"> (</w:t>
      </w:r>
      <w:r w:rsidR="006730DD" w:rsidRPr="009B6CCF">
        <w:t>metros)</w:t>
      </w:r>
      <w:r w:rsidR="004B3290" w:rsidRPr="009B6CCF">
        <w:t xml:space="preserve">, desde que o erro posicional não resulte em ambiguidade topográfica </w:t>
      </w:r>
      <w:r w:rsidR="006730DD" w:rsidRPr="009B6CCF">
        <w:t xml:space="preserve">– </w:t>
      </w:r>
      <w:r w:rsidR="004B3290" w:rsidRPr="009B6CCF">
        <w:t>ou seja, o ponto não deve ser espacializado fora dos limites da quadra correspondente.</w:t>
      </w:r>
    </w:p>
    <w:p w14:paraId="692EE3E1" w14:textId="31DB056A" w:rsidR="00CE14E2" w:rsidRPr="009B6CCF" w:rsidRDefault="004B3290" w:rsidP="008E3474">
      <w:r w:rsidRPr="009B6CCF">
        <w:t>Uma estratégia eficiente consiste em utilizar os dados literais do Cadastro Territorial Urbano (CTU/CIATA) e realizar o enriquecimento com coordenadas espaciais. Em cenários de ausência total de dados oficiais, admite-se a vetorização remota via imagens de satélit</w:t>
      </w:r>
      <w:r w:rsidR="00B14221" w:rsidRPr="009B6CCF">
        <w:t>e ou por interface de consulta</w:t>
      </w:r>
      <w:r w:rsidR="00BC692A" w:rsidRPr="009B6CCF">
        <w:t xml:space="preserve"> </w:t>
      </w:r>
      <w:r w:rsidR="002241FB" w:rsidRPr="009B6CCF">
        <w:fldChar w:fldCharType="begin"/>
      </w:r>
      <w:r w:rsidR="002241FB" w:rsidRPr="009B6CCF">
        <w:instrText xml:space="preserve"> ADDIN ZOTERO_ITEM CSL_CITATION {"citationID":"L5NeY1mP","properties":{"formattedCitation":"(Google, 2026)","plainCitation":"(Google, 2026)","noteIndex":0},"citationItems":[{"id":342,"uris":["http://zotero.org/users/15531986/items/68AG2VH9"],"itemData":{"id":342,"type":"report","abstract":"Documentação oficial da API de Geocodificação do Google Cloud Platform.","title":"Geocoding API","URL":"https://developers.google.com/maps/documentation/geocoding/overview","author":[{"literal":"Google"}],"issued":{"date-parts":[["2026"]]}}}],"schema":"https://github.com/citation-style-language/schema/raw/master/csl-citation.json"} </w:instrText>
      </w:r>
      <w:r w:rsidR="002241FB" w:rsidRPr="009B6CCF">
        <w:fldChar w:fldCharType="separate"/>
      </w:r>
      <w:r w:rsidR="002241FB" w:rsidRPr="009B6CCF">
        <w:rPr>
          <w:rFonts w:cs="Arial"/>
        </w:rPr>
        <w:t>(Google, 2026)</w:t>
      </w:r>
      <w:r w:rsidR="002241FB" w:rsidRPr="009B6CCF">
        <w:fldChar w:fldCharType="end"/>
      </w:r>
      <w:r w:rsidRPr="009B6CCF">
        <w:t>, associando as coordenadas a um registro de endereço de referência (ex.: Rua Xingu, Face Norte).</w:t>
      </w:r>
    </w:p>
    <w:p w14:paraId="04CFB071" w14:textId="447B1A86" w:rsidR="00DA5D38" w:rsidRPr="009B6CCF" w:rsidRDefault="00E9267D" w:rsidP="004E1CB8">
      <w:pPr>
        <w:pStyle w:val="Ttulo4"/>
      </w:pPr>
      <w:bookmarkStart w:id="211" w:name="_Ref218844539"/>
      <w:r w:rsidRPr="009B6CCF">
        <w:t>Tabela CN_LOGRADOUROS</w:t>
      </w:r>
      <w:bookmarkEnd w:id="211"/>
    </w:p>
    <w:p w14:paraId="31B3D8E4" w14:textId="77777777" w:rsidR="008419F3" w:rsidRPr="009B6CCF" w:rsidRDefault="008419F3" w:rsidP="001D702A">
      <w:r w:rsidRPr="009B6CCF">
        <w:t xml:space="preserve">Os nomes dos logradouros representam o principal elemento de ligação para a identificação das quadras e, consequentemente, para a integração dos dados entre o CNEFE e o CIATA. </w:t>
      </w:r>
    </w:p>
    <w:p w14:paraId="76135174" w14:textId="77777777" w:rsidR="007109B0" w:rsidRPr="009B6CCF" w:rsidRDefault="008419F3" w:rsidP="00AC7409">
      <w:r w:rsidRPr="009B6CCF">
        <w:t xml:space="preserve">No CNEFE, esses registros passam por um processo de normalização e padronização realizado pelo IBGE </w:t>
      </w:r>
      <w:r w:rsidRPr="009B6CCF">
        <w:fldChar w:fldCharType="begin"/>
      </w:r>
      <w:r w:rsidR="004975CD" w:rsidRPr="009B6CCF">
        <w:instrText xml:space="preserve"> ADDIN ZOTERO_ITEM CSL_CITATION {"citationID":"CzPEjQP2","properties":{"formattedCitation":"(IBGE, 2024)","plainCitation":"(IBGE, 2024)","dontUpdate":true,"noteIndex":0},"citationItems":[{"id":215,"uris":["http://zotero.org/users/15531986/items/BAHLL2VM"],"itemData":{"id":215,"type":"document","title":"Censo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Pr="009B6CCF">
        <w:fldChar w:fldCharType="separate"/>
      </w:r>
      <w:r w:rsidRPr="009B6CCF">
        <w:rPr>
          <w:rFonts w:cs="Arial"/>
        </w:rPr>
        <w:t>(2024)</w:t>
      </w:r>
      <w:r w:rsidRPr="009B6CCF">
        <w:fldChar w:fldCharType="end"/>
      </w:r>
      <w:r w:rsidRPr="009B6CCF">
        <w:t>, que</w:t>
      </w:r>
      <w:r w:rsidR="00C73F91" w:rsidRPr="009B6CCF">
        <w:t>, entre outras alterações,</w:t>
      </w:r>
      <w:r w:rsidRPr="009B6CCF">
        <w:t xml:space="preserve"> converte caracteres acentuados e especiais para o padrão </w:t>
      </w:r>
      <w:r w:rsidRPr="009B6CCF">
        <w:rPr>
          <w:i/>
          <w:iCs/>
        </w:rPr>
        <w:t>ASCII</w:t>
      </w:r>
      <w:r w:rsidR="00BF30BB" w:rsidRPr="009B6CCF">
        <w:rPr>
          <w:rStyle w:val="Refdenotaderodap"/>
        </w:rPr>
        <w:footnoteReference w:id="9"/>
      </w:r>
      <w:r w:rsidRPr="009B6CCF">
        <w:t xml:space="preserve">. Esta característica elimina a necessidade de tratamentos adicionais de limpeza de </w:t>
      </w:r>
      <w:r w:rsidRPr="009B6CCF">
        <w:rPr>
          <w:i/>
          <w:iCs/>
        </w:rPr>
        <w:t>strings</w:t>
      </w:r>
      <w:r w:rsidRPr="009B6CCF">
        <w:t xml:space="preserve"> nesta etapa da metodologia.</w:t>
      </w:r>
      <w:r w:rsidR="00AC7409" w:rsidRPr="009B6CCF">
        <w:t xml:space="preserve"> </w:t>
      </w:r>
    </w:p>
    <w:p w14:paraId="54B76090" w14:textId="34800714" w:rsidR="00AC7409" w:rsidRPr="009B6CCF" w:rsidRDefault="00AC7409" w:rsidP="00AC7409">
      <w:r w:rsidRPr="009B6CCF">
        <w:t xml:space="preserve">O </w:t>
      </w:r>
      <w:r w:rsidRPr="009B6CCF">
        <w:fldChar w:fldCharType="begin"/>
      </w:r>
      <w:r w:rsidRPr="009B6CCF">
        <w:instrText xml:space="preserve"> REF _Ref210812969 \h </w:instrText>
      </w:r>
      <w:r w:rsidRPr="009B6CCF">
        <w:fldChar w:fldCharType="separate"/>
      </w:r>
      <w:r w:rsidR="003750EA" w:rsidRPr="009B6CCF">
        <w:t xml:space="preserve">Quadro </w:t>
      </w:r>
      <w:r w:rsidR="003750EA">
        <w:rPr>
          <w:noProof/>
        </w:rPr>
        <w:t>16</w:t>
      </w:r>
      <w:r w:rsidRPr="009B6CCF">
        <w:fldChar w:fldCharType="end"/>
      </w:r>
      <w:r w:rsidRPr="009B6CCF">
        <w:t xml:space="preserve"> apresenta as consultas SQL que criam e povoam a tabela CN_LOGRADOUROS. </w:t>
      </w:r>
    </w:p>
    <w:p w14:paraId="1A00593E" w14:textId="678A6456" w:rsidR="00AC7409" w:rsidRPr="009B6CCF" w:rsidRDefault="00AC7409" w:rsidP="00A6278E">
      <w:pPr>
        <w:pStyle w:val="Legenda"/>
      </w:pPr>
      <w:bookmarkStart w:id="212" w:name="_Ref210812969"/>
      <w:r w:rsidRPr="009B6CCF">
        <w:lastRenderedPageBreak/>
        <w:t xml:space="preserve">Quadro </w:t>
      </w:r>
      <w:fldSimple w:instr=" SEQ Quadro \* ARABIC ">
        <w:r w:rsidR="003750EA">
          <w:rPr>
            <w:noProof/>
          </w:rPr>
          <w:t>16</w:t>
        </w:r>
      </w:fldSimple>
      <w:bookmarkEnd w:id="212"/>
      <w:r w:rsidRPr="009B6CCF">
        <w:t xml:space="preserve"> – Definição da tabela CN_LOGRADOUROS</w:t>
      </w:r>
    </w:p>
    <w:tbl>
      <w:tblPr>
        <w:tblStyle w:val="Tabelacomgrade"/>
        <w:tblW w:w="0" w:type="auto"/>
        <w:tblLook w:val="04A0" w:firstRow="1" w:lastRow="0" w:firstColumn="1" w:lastColumn="0" w:noHBand="0" w:noVBand="1"/>
      </w:tblPr>
      <w:tblGrid>
        <w:gridCol w:w="9061"/>
      </w:tblGrid>
      <w:tr w:rsidR="00AC7409" w:rsidRPr="009B6CCF" w14:paraId="59904CAB" w14:textId="77777777" w:rsidTr="00926561">
        <w:tc>
          <w:tcPr>
            <w:tcW w:w="9061" w:type="dxa"/>
          </w:tcPr>
          <w:p w14:paraId="1A6C6CB4" w14:textId="77777777" w:rsidR="00AC7409" w:rsidRPr="009B6CCF" w:rsidRDefault="00AC7409" w:rsidP="00926561">
            <w:pPr>
              <w:pStyle w:val="Codigo"/>
              <w:keepNext/>
              <w:widowControl w:val="0"/>
              <w:rPr>
                <w:b/>
                <w:bCs/>
              </w:rPr>
            </w:pPr>
            <w:r w:rsidRPr="009B6CCF">
              <w:rPr>
                <w:b/>
                <w:bCs/>
              </w:rPr>
              <w:t>-- Cria a tabela com chave primária composta</w:t>
            </w:r>
          </w:p>
          <w:p w14:paraId="4C92EC50" w14:textId="77777777" w:rsidR="00AC7409" w:rsidRPr="00BC73BE" w:rsidRDefault="00AC7409" w:rsidP="00926561">
            <w:pPr>
              <w:pStyle w:val="Codigo"/>
              <w:keepNext/>
              <w:widowControl w:val="0"/>
              <w:rPr>
                <w:lang w:val="en-US"/>
              </w:rPr>
            </w:pPr>
            <w:r w:rsidRPr="00BC73BE">
              <w:rPr>
                <w:lang w:val="en-US"/>
              </w:rPr>
              <w:t>CREATE TABLE IF NOT EXISTS CN_LOGRADOUROS (</w:t>
            </w:r>
          </w:p>
          <w:p w14:paraId="3B80985F" w14:textId="77777777" w:rsidR="00AC7409" w:rsidRPr="00BC73BE" w:rsidRDefault="00AC7409" w:rsidP="00926561">
            <w:pPr>
              <w:pStyle w:val="Codigo"/>
              <w:keepNext/>
              <w:widowControl w:val="0"/>
              <w:rPr>
                <w:lang w:val="en-US"/>
              </w:rPr>
            </w:pPr>
            <w:r w:rsidRPr="00BC73BE">
              <w:rPr>
                <w:lang w:val="en-US"/>
              </w:rPr>
              <w:t xml:space="preserve">  </w:t>
            </w:r>
            <w:r w:rsidRPr="00BC73BE">
              <w:rPr>
                <w:color w:val="385623" w:themeColor="accent6" w:themeShade="80"/>
                <w:lang w:val="en-US"/>
              </w:rPr>
              <w:t xml:space="preserve">COD_MUNICIPIO        </w:t>
            </w:r>
            <w:r w:rsidRPr="00BC73BE">
              <w:rPr>
                <w:lang w:val="en-US"/>
              </w:rPr>
              <w:t>VARCHAR(7),</w:t>
            </w:r>
          </w:p>
          <w:p w14:paraId="4F625026" w14:textId="77777777" w:rsidR="00AC7409" w:rsidRPr="00BC73BE" w:rsidRDefault="00AC7409" w:rsidP="00926561">
            <w:pPr>
              <w:pStyle w:val="Codigo"/>
              <w:keepNext/>
              <w:widowControl w:val="0"/>
              <w:rPr>
                <w:lang w:val="en-US"/>
              </w:rPr>
            </w:pPr>
            <w:r w:rsidRPr="00BC73BE">
              <w:rPr>
                <w:lang w:val="en-US"/>
              </w:rPr>
              <w:t xml:space="preserve">  </w:t>
            </w:r>
            <w:r w:rsidRPr="00BC73BE">
              <w:rPr>
                <w:color w:val="1F3864" w:themeColor="accent5" w:themeShade="80"/>
                <w:lang w:val="en-US"/>
              </w:rPr>
              <w:t xml:space="preserve">NOM_LOGRADOURO       </w:t>
            </w:r>
            <w:r w:rsidRPr="00BC73BE">
              <w:rPr>
                <w:lang w:val="en-US"/>
              </w:rPr>
              <w:t>VARCHAR(250),</w:t>
            </w:r>
          </w:p>
          <w:p w14:paraId="09A9A144" w14:textId="77777777" w:rsidR="00AC7409" w:rsidRPr="00BC73BE" w:rsidRDefault="00AC7409" w:rsidP="00926561">
            <w:pPr>
              <w:pStyle w:val="Codigo"/>
              <w:keepNext/>
              <w:widowControl w:val="0"/>
              <w:rPr>
                <w:lang w:val="en-US"/>
              </w:rPr>
            </w:pPr>
            <w:r w:rsidRPr="00BC73BE">
              <w:rPr>
                <w:lang w:val="en-US"/>
              </w:rPr>
              <w:t xml:space="preserve">  </w:t>
            </w:r>
            <w:r w:rsidRPr="00BC73BE">
              <w:rPr>
                <w:color w:val="806000" w:themeColor="accent4" w:themeShade="80"/>
                <w:lang w:val="en-US"/>
              </w:rPr>
              <w:t xml:space="preserve">SC_ID_LOGRADOURO     </w:t>
            </w:r>
            <w:r w:rsidRPr="00BC73BE">
              <w:rPr>
                <w:lang w:val="en-US"/>
              </w:rPr>
              <w:t xml:space="preserve">VARCHAR(8), </w:t>
            </w:r>
          </w:p>
          <w:p w14:paraId="4B9C70EA" w14:textId="77777777" w:rsidR="00AC7409" w:rsidRPr="00BC73BE" w:rsidRDefault="00AC7409" w:rsidP="00926561">
            <w:pPr>
              <w:pStyle w:val="Codigo"/>
              <w:keepNext/>
              <w:widowControl w:val="0"/>
              <w:rPr>
                <w:lang w:val="en-US"/>
              </w:rPr>
            </w:pPr>
            <w:r w:rsidRPr="00BC73BE">
              <w:rPr>
                <w:lang w:val="en-US"/>
              </w:rPr>
              <w:t xml:space="preserve">  </w:t>
            </w:r>
            <w:r w:rsidRPr="00BC73BE">
              <w:rPr>
                <w:color w:val="525252" w:themeColor="accent3" w:themeShade="80"/>
                <w:lang w:val="en-US"/>
              </w:rPr>
              <w:t xml:space="preserve">COORDS  </w:t>
            </w:r>
            <w:r w:rsidRPr="00BC73BE">
              <w:rPr>
                <w:lang w:val="en-US"/>
              </w:rPr>
              <w:t xml:space="preserve">             TEXT</w:t>
            </w:r>
          </w:p>
          <w:p w14:paraId="4BA49839" w14:textId="77777777" w:rsidR="00AC7409" w:rsidRPr="00BC73BE" w:rsidRDefault="00AC7409" w:rsidP="00926561">
            <w:pPr>
              <w:pStyle w:val="Codigo"/>
              <w:keepNext/>
              <w:widowControl w:val="0"/>
              <w:rPr>
                <w:lang w:val="en-US"/>
              </w:rPr>
            </w:pPr>
            <w:r w:rsidRPr="00BC73BE">
              <w:rPr>
                <w:lang w:val="en-US"/>
              </w:rPr>
              <w:t>);</w:t>
            </w:r>
          </w:p>
          <w:p w14:paraId="0470AD09" w14:textId="77777777" w:rsidR="00AC7409" w:rsidRPr="00BC73BE" w:rsidRDefault="00AC7409" w:rsidP="00926561">
            <w:pPr>
              <w:pStyle w:val="Codigo"/>
              <w:keepNext/>
              <w:widowControl w:val="0"/>
              <w:rPr>
                <w:b/>
                <w:bCs/>
                <w:lang w:val="en-US"/>
              </w:rPr>
            </w:pPr>
            <w:r w:rsidRPr="00BC73BE">
              <w:rPr>
                <w:b/>
                <w:bCs/>
                <w:lang w:val="en-US"/>
              </w:rPr>
              <w:t>-- Preenche com registros únicos a partir de CN_PONTOS_UNICOS</w:t>
            </w:r>
          </w:p>
          <w:p w14:paraId="71AADC14" w14:textId="77777777" w:rsidR="00AC7409" w:rsidRPr="00BC73BE" w:rsidRDefault="00AC7409" w:rsidP="00926561">
            <w:pPr>
              <w:pStyle w:val="Codigo"/>
              <w:keepNext/>
              <w:widowControl w:val="0"/>
              <w:rPr>
                <w:lang w:val="en-US"/>
              </w:rPr>
            </w:pPr>
            <w:r w:rsidRPr="00BC73BE">
              <w:rPr>
                <w:lang w:val="en-US"/>
              </w:rPr>
              <w:t>INSERT INTO CN_LOGRADOUROS (</w:t>
            </w:r>
          </w:p>
          <w:p w14:paraId="42C9D2BE" w14:textId="77777777" w:rsidR="00AC7409" w:rsidRPr="00BC73BE" w:rsidRDefault="00AC7409" w:rsidP="00926561">
            <w:pPr>
              <w:pStyle w:val="Codigo"/>
              <w:keepNext/>
              <w:widowControl w:val="0"/>
              <w:rPr>
                <w:lang w:val="en-US"/>
              </w:rPr>
            </w:pPr>
            <w:r w:rsidRPr="00BC73BE">
              <w:rPr>
                <w:lang w:val="en-US"/>
              </w:rPr>
              <w:t xml:space="preserve">  </w:t>
            </w:r>
            <w:r w:rsidRPr="00BC73BE">
              <w:rPr>
                <w:color w:val="385623" w:themeColor="accent6" w:themeShade="80"/>
                <w:lang w:val="en-US"/>
              </w:rPr>
              <w:t xml:space="preserve">COD_MUNICIPIO, </w:t>
            </w:r>
          </w:p>
          <w:p w14:paraId="53A69704" w14:textId="77777777" w:rsidR="00AC7409" w:rsidRPr="00BC73BE" w:rsidRDefault="00AC7409" w:rsidP="00926561">
            <w:pPr>
              <w:pStyle w:val="Codigo"/>
              <w:keepNext/>
              <w:widowControl w:val="0"/>
              <w:rPr>
                <w:color w:val="1F3864" w:themeColor="accent5" w:themeShade="80"/>
                <w:lang w:val="en-US"/>
              </w:rPr>
            </w:pPr>
            <w:r w:rsidRPr="00BC73BE">
              <w:rPr>
                <w:lang w:val="en-US"/>
              </w:rPr>
              <w:t xml:space="preserve">  </w:t>
            </w:r>
            <w:r w:rsidRPr="00BC73BE">
              <w:rPr>
                <w:color w:val="1F3864" w:themeColor="accent5" w:themeShade="80"/>
                <w:lang w:val="en-US"/>
              </w:rPr>
              <w:t xml:space="preserve">NOM_LOGRADOURO, </w:t>
            </w:r>
          </w:p>
          <w:p w14:paraId="38FC660C" w14:textId="77777777" w:rsidR="00AC7409" w:rsidRPr="00BC73BE" w:rsidRDefault="00AC7409" w:rsidP="00926561">
            <w:pPr>
              <w:pStyle w:val="Codigo"/>
              <w:keepNext/>
              <w:widowControl w:val="0"/>
              <w:rPr>
                <w:lang w:val="en-US"/>
              </w:rPr>
            </w:pPr>
            <w:r w:rsidRPr="00BC73BE">
              <w:rPr>
                <w:lang w:val="en-US"/>
              </w:rPr>
              <w:t xml:space="preserve">  </w:t>
            </w:r>
            <w:r w:rsidRPr="00BC73BE">
              <w:rPr>
                <w:color w:val="806000" w:themeColor="accent4" w:themeShade="80"/>
                <w:lang w:val="en-US"/>
              </w:rPr>
              <w:t xml:space="preserve">SC_ID_LOGRADOURO, </w:t>
            </w:r>
          </w:p>
          <w:p w14:paraId="45E39BEC" w14:textId="77777777" w:rsidR="00AC7409" w:rsidRPr="00BC73BE" w:rsidRDefault="00AC7409" w:rsidP="00926561">
            <w:pPr>
              <w:pStyle w:val="Codigo"/>
              <w:keepNext/>
              <w:widowControl w:val="0"/>
              <w:rPr>
                <w:lang w:val="en-US"/>
              </w:rPr>
            </w:pPr>
            <w:r w:rsidRPr="00BC73BE">
              <w:rPr>
                <w:lang w:val="en-US"/>
              </w:rPr>
              <w:t xml:space="preserve">  </w:t>
            </w:r>
            <w:r w:rsidRPr="00BC73BE">
              <w:rPr>
                <w:color w:val="525252" w:themeColor="accent3" w:themeShade="80"/>
                <w:lang w:val="en-US"/>
              </w:rPr>
              <w:t>COORDS</w:t>
            </w:r>
          </w:p>
          <w:p w14:paraId="47E1841A" w14:textId="77777777" w:rsidR="00AC7409" w:rsidRPr="00BC73BE" w:rsidRDefault="00AC7409" w:rsidP="00926561">
            <w:pPr>
              <w:pStyle w:val="Codigo"/>
              <w:keepNext/>
              <w:widowControl w:val="0"/>
              <w:rPr>
                <w:lang w:val="en-US"/>
              </w:rPr>
            </w:pPr>
            <w:r w:rsidRPr="00BC73BE">
              <w:rPr>
                <w:lang w:val="en-US"/>
              </w:rPr>
              <w:t xml:space="preserve">  )</w:t>
            </w:r>
          </w:p>
          <w:p w14:paraId="3195AB58" w14:textId="77777777" w:rsidR="00AC7409" w:rsidRPr="00BC73BE" w:rsidRDefault="00AC7409" w:rsidP="00926561">
            <w:pPr>
              <w:pStyle w:val="Codigo"/>
              <w:keepNext/>
              <w:widowControl w:val="0"/>
              <w:rPr>
                <w:lang w:val="en-US"/>
              </w:rPr>
            </w:pPr>
            <w:r w:rsidRPr="00BC73BE">
              <w:rPr>
                <w:lang w:val="en-US"/>
              </w:rPr>
              <w:t xml:space="preserve">SELECT </w:t>
            </w:r>
          </w:p>
          <w:p w14:paraId="55DB16E6" w14:textId="77777777" w:rsidR="00AC7409" w:rsidRPr="00BC73BE" w:rsidRDefault="00AC7409" w:rsidP="00926561">
            <w:pPr>
              <w:pStyle w:val="Codigo"/>
              <w:keepNext/>
              <w:widowControl w:val="0"/>
              <w:rPr>
                <w:lang w:val="en-US"/>
              </w:rPr>
            </w:pPr>
            <w:r w:rsidRPr="00BC73BE">
              <w:rPr>
                <w:lang w:val="en-US"/>
              </w:rPr>
              <w:t xml:space="preserve">  </w:t>
            </w:r>
            <w:r w:rsidRPr="00BC73BE">
              <w:rPr>
                <w:color w:val="385623" w:themeColor="accent6" w:themeShade="80"/>
                <w:lang w:val="en-US"/>
              </w:rPr>
              <w:t>COD_MUNICIPIO,</w:t>
            </w:r>
          </w:p>
          <w:p w14:paraId="510A5DC7" w14:textId="77777777" w:rsidR="00AC7409" w:rsidRPr="00BC73BE" w:rsidRDefault="00AC7409" w:rsidP="00926561">
            <w:pPr>
              <w:pStyle w:val="Codigo"/>
              <w:keepNext/>
              <w:widowControl w:val="0"/>
              <w:rPr>
                <w:lang w:val="en-US"/>
              </w:rPr>
            </w:pPr>
            <w:r w:rsidRPr="00BC73BE">
              <w:rPr>
                <w:lang w:val="en-US"/>
              </w:rPr>
              <w:t xml:space="preserve">  </w:t>
            </w:r>
            <w:r w:rsidRPr="00BC73BE">
              <w:rPr>
                <w:color w:val="1F3864" w:themeColor="accent5" w:themeShade="80"/>
                <w:lang w:val="en-US"/>
              </w:rPr>
              <w:t>NOM_LOGRADOURO,</w:t>
            </w:r>
          </w:p>
          <w:p w14:paraId="15BC8E89" w14:textId="77777777" w:rsidR="00AC7409" w:rsidRPr="00B5218E" w:rsidRDefault="00AC7409" w:rsidP="00926561">
            <w:pPr>
              <w:pStyle w:val="Codigo"/>
              <w:keepNext/>
              <w:widowControl w:val="0"/>
              <w:rPr>
                <w:color w:val="806000" w:themeColor="accent4" w:themeShade="80"/>
                <w:rPrChange w:id="213" w:author="Carlos" w:date="2026-03-18T08:28:00Z">
                  <w:rPr>
                    <w:color w:val="806000" w:themeColor="accent4" w:themeShade="80"/>
                    <w:lang w:val="en-US"/>
                  </w:rPr>
                </w:rPrChange>
              </w:rPr>
            </w:pPr>
            <w:r w:rsidRPr="00BC73BE">
              <w:rPr>
                <w:lang w:val="en-US"/>
              </w:rPr>
              <w:t xml:space="preserve">  </w:t>
            </w:r>
            <w:r w:rsidRPr="00B5218E">
              <w:rPr>
                <w:color w:val="806000" w:themeColor="accent4" w:themeShade="80"/>
                <w:rPrChange w:id="214" w:author="Carlos" w:date="2026-03-18T08:28:00Z">
                  <w:rPr>
                    <w:color w:val="806000" w:themeColor="accent4" w:themeShade="80"/>
                    <w:lang w:val="en-US"/>
                  </w:rPr>
                </w:rPrChange>
              </w:rPr>
              <w:t>LPAD(HEX(CRC32(CONCAT(COD_MUNICIPIO, NOM_LOGRADOURO))), 8, '0') AS</w:t>
            </w:r>
          </w:p>
          <w:p w14:paraId="7DB4DF2E" w14:textId="77777777" w:rsidR="00AC7409" w:rsidRPr="009B6CCF" w:rsidRDefault="00AC7409" w:rsidP="00926561">
            <w:pPr>
              <w:pStyle w:val="Codigo"/>
              <w:keepNext/>
              <w:widowControl w:val="0"/>
              <w:rPr>
                <w:color w:val="806000" w:themeColor="accent4" w:themeShade="80"/>
              </w:rPr>
            </w:pPr>
            <w:r w:rsidRPr="00B5218E">
              <w:rPr>
                <w:color w:val="806000" w:themeColor="accent4" w:themeShade="80"/>
                <w:rPrChange w:id="215" w:author="Carlos" w:date="2026-03-18T08:28:00Z">
                  <w:rPr>
                    <w:color w:val="806000" w:themeColor="accent4" w:themeShade="80"/>
                    <w:lang w:val="en-US"/>
                  </w:rPr>
                </w:rPrChange>
              </w:rPr>
              <w:t xml:space="preserve">    </w:t>
            </w:r>
            <w:r w:rsidRPr="009B6CCF">
              <w:rPr>
                <w:color w:val="806000" w:themeColor="accent4" w:themeShade="80"/>
              </w:rPr>
              <w:t>SC_ID_LOGRADOURO,</w:t>
            </w:r>
          </w:p>
          <w:p w14:paraId="1EE2D782" w14:textId="77777777" w:rsidR="00AC7409" w:rsidRPr="009B6CCF" w:rsidRDefault="00AC7409" w:rsidP="00926561">
            <w:pPr>
              <w:pStyle w:val="Codigo"/>
              <w:keepNext/>
              <w:widowControl w:val="0"/>
            </w:pPr>
            <w:r w:rsidRPr="009B6CCF">
              <w:t xml:space="preserve">  </w:t>
            </w:r>
            <w:r w:rsidRPr="009B6CCF">
              <w:rPr>
                <w:color w:val="525252" w:themeColor="accent3" w:themeShade="80"/>
              </w:rPr>
              <w:t>""</w:t>
            </w:r>
          </w:p>
          <w:p w14:paraId="7F724A00" w14:textId="77777777" w:rsidR="00AC7409" w:rsidRPr="009B6CCF" w:rsidRDefault="00AC7409" w:rsidP="00926561">
            <w:pPr>
              <w:pStyle w:val="Codigo"/>
              <w:keepNext/>
              <w:widowControl w:val="0"/>
            </w:pPr>
            <w:r w:rsidRPr="009B6CCF">
              <w:t>FROM CN_PONTOS_UNICOS</w:t>
            </w:r>
          </w:p>
          <w:p w14:paraId="5E8DCF8B" w14:textId="77777777" w:rsidR="00AC7409" w:rsidRPr="009B6CCF" w:rsidRDefault="00AC7409" w:rsidP="00926561">
            <w:pPr>
              <w:pStyle w:val="Codigo"/>
              <w:keepNext/>
              <w:widowControl w:val="0"/>
            </w:pPr>
            <w:r w:rsidRPr="009B6CCF">
              <w:t xml:space="preserve">WHERE COD_MUNICIPIO = ${cod_municipio}  </w:t>
            </w:r>
          </w:p>
          <w:p w14:paraId="015FF6EB" w14:textId="77777777" w:rsidR="00AC7409" w:rsidRPr="009B6CCF" w:rsidRDefault="00AC7409" w:rsidP="00926561">
            <w:pPr>
              <w:pStyle w:val="Codigo"/>
              <w:keepNext/>
              <w:widowControl w:val="0"/>
            </w:pPr>
            <w:r w:rsidRPr="009B6CCF">
              <w:t>GROUP BY COD_MUNICIPIO, NOM_LOGRADOURO;</w:t>
            </w:r>
          </w:p>
        </w:tc>
      </w:tr>
    </w:tbl>
    <w:p w14:paraId="0FDA17EA" w14:textId="77777777" w:rsidR="00AC7409" w:rsidRPr="009B6CCF" w:rsidRDefault="00AC7409" w:rsidP="00A6278E">
      <w:pPr>
        <w:pStyle w:val="Legenda"/>
      </w:pPr>
      <w:r w:rsidRPr="009B6CCF">
        <w:t>Elaboração: Os autores (2025)</w:t>
      </w:r>
    </w:p>
    <w:p w14:paraId="70D95415" w14:textId="3CD41824" w:rsidR="008419F3" w:rsidRPr="009B6CCF" w:rsidRDefault="008419F3" w:rsidP="001D702A"/>
    <w:p w14:paraId="2A4531FF" w14:textId="539E9A7C" w:rsidR="001B0D3A" w:rsidRPr="009B6CCF" w:rsidRDefault="001B0D3A" w:rsidP="001B0D3A">
      <w:r w:rsidRPr="009B6CCF">
        <w:t xml:space="preserve">Destaca-se no </w:t>
      </w:r>
      <w:r w:rsidRPr="009B6CCF">
        <w:fldChar w:fldCharType="begin"/>
      </w:r>
      <w:r w:rsidRPr="009B6CCF">
        <w:instrText xml:space="preserve"> REF _Ref210812969 \h </w:instrText>
      </w:r>
      <w:r w:rsidRPr="009B6CCF">
        <w:fldChar w:fldCharType="separate"/>
      </w:r>
      <w:r w:rsidR="003750EA" w:rsidRPr="009B6CCF">
        <w:t xml:space="preserve">Quadro </w:t>
      </w:r>
      <w:r w:rsidR="003750EA">
        <w:rPr>
          <w:noProof/>
        </w:rPr>
        <w:t>16</w:t>
      </w:r>
      <w:r w:rsidRPr="009B6CCF">
        <w:fldChar w:fldCharType="end"/>
      </w:r>
      <w:r w:rsidRPr="009B6CCF">
        <w:t xml:space="preserve"> o atributo SC_ID_LOGRADOURO que funciona como o pivô de integração para a operação de junção (</w:t>
      </w:r>
      <w:r w:rsidRPr="009B6CCF">
        <w:rPr>
          <w:i/>
          <w:iCs/>
        </w:rPr>
        <w:t>join</w:t>
      </w:r>
      <w:r w:rsidRPr="009B6CCF">
        <w:t xml:space="preserve">) entre as bases do CIATA e do CNEFE. Sua construção é processada de forma determinística por meio de uma composição de funções SQL: </w:t>
      </w:r>
      <w:r w:rsidRPr="009B6CCF">
        <w:rPr>
          <w:i/>
          <w:iCs/>
        </w:rPr>
        <w:t>LPAD(HEX(CRC32(CONCAT(COD_MUNICIPIO, NOM_LOGRADOURO))), 8, '0')</w:t>
      </w:r>
      <w:r w:rsidRPr="009B6CCF">
        <w:t>.</w:t>
      </w:r>
    </w:p>
    <w:p w14:paraId="3B9BCE6A" w14:textId="77777777" w:rsidR="001B0D3A" w:rsidRPr="009B6CCF" w:rsidRDefault="001B0D3A" w:rsidP="001B0D3A">
      <w:r w:rsidRPr="009B6CCF">
        <w:t xml:space="preserve">Em termos práticos, o fluxo de geração compreende: </w:t>
      </w:r>
    </w:p>
    <w:p w14:paraId="634A9CFC" w14:textId="77777777" w:rsidR="001B0D3A" w:rsidRPr="009B6CCF" w:rsidRDefault="001B0D3A">
      <w:pPr>
        <w:pStyle w:val="PargrafodaLista"/>
        <w:numPr>
          <w:ilvl w:val="0"/>
          <w:numId w:val="18"/>
        </w:numPr>
        <w:pPrChange w:id="216" w:author="Carlos" w:date="2026-03-13T15:21:00Z">
          <w:pPr>
            <w:pStyle w:val="PargrafodaLista"/>
            <w:numPr>
              <w:numId w:val="32"/>
            </w:numPr>
            <w:tabs>
              <w:tab w:val="num" w:pos="360"/>
              <w:tab w:val="num" w:pos="720"/>
            </w:tabs>
            <w:ind w:hanging="720"/>
          </w:pPr>
        </w:pPrChange>
      </w:pPr>
      <w:r w:rsidRPr="009B6CCF">
        <w:t xml:space="preserve">a concatenação do código do município ao nome do logradouro para garantir a unicidade regional; </w:t>
      </w:r>
    </w:p>
    <w:p w14:paraId="40755FA4" w14:textId="77777777" w:rsidR="001B0D3A" w:rsidRPr="009B6CCF" w:rsidRDefault="001B0D3A">
      <w:pPr>
        <w:pStyle w:val="PargrafodaLista"/>
        <w:numPr>
          <w:ilvl w:val="0"/>
          <w:numId w:val="18"/>
        </w:numPr>
        <w:pPrChange w:id="217" w:author="Carlos" w:date="2026-03-13T15:21:00Z">
          <w:pPr>
            <w:pStyle w:val="PargrafodaLista"/>
            <w:numPr>
              <w:numId w:val="32"/>
            </w:numPr>
            <w:tabs>
              <w:tab w:val="num" w:pos="360"/>
              <w:tab w:val="num" w:pos="720"/>
            </w:tabs>
            <w:ind w:hanging="720"/>
          </w:pPr>
        </w:pPrChange>
      </w:pPr>
      <w:r w:rsidRPr="009B6CCF">
        <w:t xml:space="preserve">a aplicação do algoritmo </w:t>
      </w:r>
      <w:r w:rsidRPr="009B6CCF">
        <w:rPr>
          <w:i/>
          <w:iCs/>
        </w:rPr>
        <w:t>CRC32</w:t>
      </w:r>
      <w:r w:rsidRPr="009B6CCF">
        <w:rPr>
          <w:rStyle w:val="Refdenotaderodap"/>
        </w:rPr>
        <w:footnoteReference w:id="10"/>
      </w:r>
      <w:r w:rsidRPr="009B6CCF">
        <w:t xml:space="preserve"> para gerar </w:t>
      </w:r>
      <w:r w:rsidRPr="009B6CCF">
        <w:rPr>
          <w:i/>
          <w:iCs/>
        </w:rPr>
        <w:t>identificador de hash</w:t>
      </w:r>
      <w:bookmarkStart w:id="218" w:name="_Ref218850840"/>
      <w:r w:rsidRPr="009B6CCF">
        <w:rPr>
          <w:rStyle w:val="Refdenotaderodap"/>
        </w:rPr>
        <w:footnoteReference w:id="11"/>
      </w:r>
      <w:bookmarkEnd w:id="218"/>
      <w:r w:rsidRPr="009B6CCF">
        <w:t xml:space="preserve">; </w:t>
      </w:r>
    </w:p>
    <w:p w14:paraId="71E2E639" w14:textId="77777777" w:rsidR="001B0D3A" w:rsidRPr="009B6CCF" w:rsidRDefault="001B0D3A">
      <w:pPr>
        <w:pStyle w:val="PargrafodaLista"/>
        <w:numPr>
          <w:ilvl w:val="0"/>
          <w:numId w:val="18"/>
        </w:numPr>
        <w:pPrChange w:id="219" w:author="Carlos" w:date="2026-03-13T15:21:00Z">
          <w:pPr>
            <w:pStyle w:val="PargrafodaLista"/>
            <w:numPr>
              <w:numId w:val="32"/>
            </w:numPr>
            <w:tabs>
              <w:tab w:val="num" w:pos="360"/>
              <w:tab w:val="num" w:pos="720"/>
            </w:tabs>
            <w:ind w:hanging="720"/>
          </w:pPr>
        </w:pPrChange>
      </w:pPr>
      <w:r w:rsidRPr="009B6CCF">
        <w:t xml:space="preserve">a conversão para representação hexadecimal; e </w:t>
      </w:r>
    </w:p>
    <w:p w14:paraId="28A71C22" w14:textId="77777777" w:rsidR="001B0D3A" w:rsidRPr="009B6CCF" w:rsidRDefault="001B0D3A">
      <w:pPr>
        <w:pStyle w:val="PargrafodaLista"/>
        <w:numPr>
          <w:ilvl w:val="0"/>
          <w:numId w:val="18"/>
        </w:numPr>
        <w:pPrChange w:id="220" w:author="Carlos" w:date="2026-03-13T15:21:00Z">
          <w:pPr>
            <w:pStyle w:val="PargrafodaLista"/>
            <w:numPr>
              <w:numId w:val="32"/>
            </w:numPr>
            <w:tabs>
              <w:tab w:val="num" w:pos="360"/>
              <w:tab w:val="num" w:pos="720"/>
            </w:tabs>
            <w:ind w:hanging="720"/>
          </w:pPr>
        </w:pPrChange>
      </w:pPr>
      <w:r w:rsidRPr="009B6CCF">
        <w:t xml:space="preserve">o preenchimento com zeros à esquerda via LPAD para assegurar um comprimento fixo de oito caracteres. </w:t>
      </w:r>
    </w:p>
    <w:p w14:paraId="2DEF0EE8" w14:textId="77777777" w:rsidR="001B0D3A" w:rsidRPr="009B6CCF" w:rsidRDefault="001B0D3A" w:rsidP="001B0D3A">
      <w:r w:rsidRPr="009B6CCF">
        <w:t>Este método elimina inconsistências causadas por variações textuais e otimiza a performance de indexação no banco de dados.</w:t>
      </w:r>
    </w:p>
    <w:p w14:paraId="471BA9DB" w14:textId="77777777" w:rsidR="001B0D3A" w:rsidRPr="009B6CCF" w:rsidRDefault="001B0D3A" w:rsidP="001B0D3A">
      <w:r w:rsidRPr="009B6CCF">
        <w:lastRenderedPageBreak/>
        <w:t>Abaixo são apresentadas as descrições dos atributos da tabela CN_LOGRADOUROS:</w:t>
      </w:r>
    </w:p>
    <w:p w14:paraId="0B500CA8" w14:textId="77777777" w:rsidR="001B0D3A" w:rsidRPr="009B6CCF" w:rsidRDefault="001B0D3A">
      <w:pPr>
        <w:pStyle w:val="PargrafodaLista"/>
        <w:numPr>
          <w:ilvl w:val="0"/>
          <w:numId w:val="12"/>
        </w:numPr>
        <w:pPrChange w:id="221" w:author="Carlos" w:date="2026-03-13T15:21:00Z">
          <w:pPr>
            <w:pStyle w:val="PargrafodaLista"/>
            <w:numPr>
              <w:numId w:val="18"/>
            </w:numPr>
            <w:ind w:left="1571" w:hanging="360"/>
          </w:pPr>
        </w:pPrChange>
      </w:pPr>
      <w:r w:rsidRPr="009B6CCF">
        <w:rPr>
          <w:b/>
          <w:bCs/>
        </w:rPr>
        <w:t>COD_MUNICIPIO</w:t>
      </w:r>
      <w:r w:rsidRPr="009B6CCF">
        <w:t>: Identificador numérico de sete dígitos, herdado do padrão IBGE. Este campo estabelece o domínio geográfico da via, assegurando que o processamento seja restrito aos limites administrativos do município selecionado.</w:t>
      </w:r>
    </w:p>
    <w:p w14:paraId="19023132" w14:textId="77777777" w:rsidR="001B0D3A" w:rsidRPr="009B6CCF" w:rsidRDefault="001B0D3A">
      <w:pPr>
        <w:pStyle w:val="PargrafodaLista"/>
        <w:numPr>
          <w:ilvl w:val="0"/>
          <w:numId w:val="12"/>
        </w:numPr>
        <w:pPrChange w:id="222" w:author="Carlos" w:date="2026-03-13T15:21:00Z">
          <w:pPr>
            <w:pStyle w:val="PargrafodaLista"/>
            <w:numPr>
              <w:numId w:val="18"/>
            </w:numPr>
            <w:ind w:left="1571" w:hanging="360"/>
          </w:pPr>
        </w:pPrChange>
      </w:pPr>
      <w:r w:rsidRPr="009B6CCF">
        <w:rPr>
          <w:b/>
          <w:bCs/>
        </w:rPr>
        <w:t>NOM_LOGRADOURO</w:t>
      </w:r>
      <w:r w:rsidRPr="009B6CCF">
        <w:t>: Atributo textual que armazena a denominação da via em formato ASCII normalizado. Ele constitui o dado bruto a partir do qual são geradas as chaves de ligação, sendo essencial para a conferência humana e a validação semântica dos resultados.</w:t>
      </w:r>
    </w:p>
    <w:p w14:paraId="04260C6E" w14:textId="77777777" w:rsidR="001B0D3A" w:rsidRPr="009B6CCF" w:rsidRDefault="001B0D3A">
      <w:pPr>
        <w:pStyle w:val="PargrafodaLista"/>
        <w:numPr>
          <w:ilvl w:val="0"/>
          <w:numId w:val="12"/>
        </w:numPr>
        <w:pPrChange w:id="223" w:author="Carlos" w:date="2026-03-13T15:21:00Z">
          <w:pPr>
            <w:pStyle w:val="PargrafodaLista"/>
            <w:numPr>
              <w:numId w:val="18"/>
            </w:numPr>
            <w:ind w:left="1571" w:hanging="360"/>
          </w:pPr>
        </w:pPrChange>
      </w:pPr>
      <w:r w:rsidRPr="009B6CCF">
        <w:rPr>
          <w:b/>
          <w:bCs/>
        </w:rPr>
        <w:t>SC_ID_LOGRADOURO</w:t>
      </w:r>
      <w:r w:rsidRPr="009B6CCF">
        <w:t xml:space="preserve">: Consiste no </w:t>
      </w:r>
      <w:r w:rsidRPr="009B6CCF">
        <w:rPr>
          <w:i/>
          <w:iCs/>
        </w:rPr>
        <w:t xml:space="preserve">identificador de hash </w:t>
      </w:r>
      <w:r w:rsidRPr="009B6CCF">
        <w:t xml:space="preserve">de comprimento fixo (8 caracteres) gerado via algoritmo </w:t>
      </w:r>
      <w:r w:rsidRPr="009B6CCF">
        <w:rPr>
          <w:i/>
          <w:iCs/>
        </w:rPr>
        <w:t>CRC32</w:t>
      </w:r>
      <w:r w:rsidRPr="009B6CCF">
        <w:t>. Ele atua como uma chave de ligação padronizada e unívoca, simplificando as operações de união entre as tabelas geográficas e alfanuméricas de diferentes origens e garantindo a correspondência biunívoca</w:t>
      </w:r>
      <w:r w:rsidRPr="009B6CCF">
        <w:rPr>
          <w:rStyle w:val="Refdenotaderodap"/>
        </w:rPr>
        <w:footnoteReference w:id="12"/>
      </w:r>
      <w:r w:rsidRPr="009B6CCF">
        <w:t xml:space="preserve"> entre os registros. </w:t>
      </w:r>
    </w:p>
    <w:p w14:paraId="42B79374" w14:textId="77777777" w:rsidR="001B0D3A" w:rsidRPr="009B6CCF" w:rsidRDefault="001B0D3A">
      <w:pPr>
        <w:pStyle w:val="PargrafodaLista"/>
        <w:numPr>
          <w:ilvl w:val="0"/>
          <w:numId w:val="12"/>
        </w:numPr>
        <w:pPrChange w:id="224" w:author="Carlos" w:date="2026-03-13T15:21:00Z">
          <w:pPr>
            <w:pStyle w:val="PargrafodaLista"/>
            <w:numPr>
              <w:numId w:val="18"/>
            </w:numPr>
            <w:ind w:left="1571" w:hanging="360"/>
          </w:pPr>
        </w:pPrChange>
      </w:pPr>
      <w:r w:rsidRPr="009B6CCF">
        <w:rPr>
          <w:b/>
          <w:bCs/>
        </w:rPr>
        <w:t>COORDS</w:t>
      </w:r>
      <w:r w:rsidRPr="009B6CCF">
        <w:t>: Atributo do tipo TEXT destinado ao armazenamento de listas de coordenadas ou feições geométricas associadas ao logradouro. Nesta etapa do povoamento, o campo é inicializado como vazio, sendo preenchido posteriormente para subsidiar a espacialização das faces e quadras.</w:t>
      </w:r>
    </w:p>
    <w:p w14:paraId="051C5067" w14:textId="77777777" w:rsidR="001B0D3A" w:rsidRPr="009B6CCF" w:rsidRDefault="001B0D3A" w:rsidP="001D702A"/>
    <w:p w14:paraId="00C9B5C2" w14:textId="73051547" w:rsidR="00791B2C" w:rsidRPr="009B6CCF" w:rsidRDefault="00431C2D" w:rsidP="00791B2C">
      <w:r w:rsidRPr="009B6CCF">
        <w:t>Desataca-se que, a</w:t>
      </w:r>
      <w:r w:rsidR="00791B2C" w:rsidRPr="009B6CCF">
        <w:t xml:space="preserve">pesar do rigor formal em sua concepção, o CNEFE, como qualquer base de dados de larga escala, está sujeito a anomalias de preenchimento, inconsistências, ausência de registros </w:t>
      </w:r>
      <w:r w:rsidR="005B334B" w:rsidRPr="009B6CCF">
        <w:t>e</w:t>
      </w:r>
      <w:r w:rsidR="00791B2C" w:rsidRPr="009B6CCF">
        <w:t xml:space="preserve"> desatualização temporal. No caso específico de Capanema (PR), foram identificadas as seguintes </w:t>
      </w:r>
      <w:r w:rsidR="0029511E" w:rsidRPr="009B6CCF">
        <w:t>inconformidades</w:t>
      </w:r>
      <w:r w:rsidR="00791B2C" w:rsidRPr="009B6CCF">
        <w:t>:</w:t>
      </w:r>
    </w:p>
    <w:p w14:paraId="42FAAC06" w14:textId="4DD46A21" w:rsidR="00791B2C" w:rsidRPr="009B6CCF" w:rsidRDefault="00791B2C" w:rsidP="00791B2C">
      <w:r w:rsidRPr="009B6CCF">
        <w:t xml:space="preserve">Inconsistências de Grafia (Duplicidade Lógica): Presença de registros distintos para o mesmo logradouro, como “AVENIDA PEDRO V PARIGOT SOUZA” e </w:t>
      </w:r>
      <w:r w:rsidRPr="009B6CCF">
        <w:lastRenderedPageBreak/>
        <w:t>“AVENIDA PEDRO VIRIATO PARIGOT DE SOUZA”. Tais variações dificultam a indexação automática e exigem processos de harmonização (</w:t>
      </w:r>
      <w:r w:rsidRPr="009B6CCF">
        <w:rPr>
          <w:i/>
          <w:iCs/>
        </w:rPr>
        <w:t>fuzzy matching</w:t>
      </w:r>
      <w:r w:rsidR="0017339C" w:rsidRPr="009B6CCF">
        <w:rPr>
          <w:rStyle w:val="Refdenotaderodap"/>
        </w:rPr>
        <w:footnoteReference w:id="13"/>
      </w:r>
      <w:r w:rsidRPr="009B6CCF">
        <w:t>).</w:t>
      </w:r>
    </w:p>
    <w:p w14:paraId="72FAD8C6" w14:textId="77777777" w:rsidR="00791B2C" w:rsidRPr="009B6CCF" w:rsidRDefault="00791B2C" w:rsidP="00791B2C">
      <w:r w:rsidRPr="009B6CCF">
        <w:t>Erros de Digitação (Ruído nos Dados): Ocorrência de falhas ortográficas, como no registro “RUA PERNA</w:t>
      </w:r>
      <w:r w:rsidRPr="009B6CCF">
        <w:rPr>
          <w:b/>
          <w:bCs/>
          <w:color w:val="C00000"/>
        </w:rPr>
        <w:t>N</w:t>
      </w:r>
      <w:r w:rsidRPr="009B6CCF">
        <w:t>BUCO”, que comprometem a integridade referencial em buscas exatas.</w:t>
      </w:r>
    </w:p>
    <w:p w14:paraId="42E0A335" w14:textId="77777777" w:rsidR="004B7FD2" w:rsidRPr="009B6CCF" w:rsidRDefault="00791B2C" w:rsidP="00791B2C">
      <w:r w:rsidRPr="009B6CCF">
        <w:t>Déficit de Atualização (Nomenclatura Genérica): Permanência de topônimos provisórios ou genéricos que já foram oficialmente alterados por leis municipais, tais como “RUA 1”, “RUA SEIS”, “RUA SEM DENOMINAÇÃO” ou “RUA PROJETADA”.</w:t>
      </w:r>
    </w:p>
    <w:p w14:paraId="1FE77B94" w14:textId="238BD4F3" w:rsidR="00F261B0" w:rsidRPr="009B6CCF" w:rsidRDefault="00F261B0" w:rsidP="00F261B0">
      <w:r w:rsidRPr="009B6CCF">
        <w:t xml:space="preserve">Em geral, essas inconsistências caracterizam-se pela baixa </w:t>
      </w:r>
      <w:r w:rsidR="00DC65B7" w:rsidRPr="009B6CCF">
        <w:t>presença</w:t>
      </w:r>
      <w:r w:rsidRPr="009B6CCF">
        <w:t xml:space="preserve"> de registros e podem ser identificadas por meio de consultas de agrupamento no banco de dados (ex.: </w:t>
      </w:r>
      <w:r w:rsidR="00DC65B7" w:rsidRPr="009B6CCF">
        <w:t>select</w:t>
      </w:r>
      <w:r w:rsidRPr="009B6CCF">
        <w:t xml:space="preserve"> NOM_LOGRADOURO, </w:t>
      </w:r>
      <w:r w:rsidR="00DC65B7" w:rsidRPr="009B6CCF">
        <w:t>count</w:t>
      </w:r>
      <w:r w:rsidRPr="009B6CCF">
        <w:t xml:space="preserve">(*) </w:t>
      </w:r>
      <w:r w:rsidR="00DC65B7" w:rsidRPr="009B6CCF">
        <w:t>from</w:t>
      </w:r>
      <w:r w:rsidRPr="009B6CCF">
        <w:t xml:space="preserve"> CN_PONTOS_UNICOS GROUP BY NOM_LOGRADOURO). Esse procedimento permite isolar grafias atípicas que divergem do padrão majoritário da base.</w:t>
      </w:r>
    </w:p>
    <w:p w14:paraId="05B5AFA4" w14:textId="5B6EDADB" w:rsidR="00FC14C2" w:rsidRPr="009B6CCF" w:rsidRDefault="00F261B0" w:rsidP="00F261B0">
      <w:r w:rsidRPr="009B6CCF">
        <w:t>No entanto, certas anomalias são mais complexas e exigem validação visual ou a aplicação de técnicas de aprendizado de máquina, como o agrupamento por similaridade (</w:t>
      </w:r>
      <w:r w:rsidRPr="009B6CCF">
        <w:rPr>
          <w:i/>
          <w:iCs/>
        </w:rPr>
        <w:t>clustering</w:t>
      </w:r>
      <w:r w:rsidRPr="009B6CCF">
        <w:t xml:space="preserve">). Tais algoritmos permitem identificar que </w:t>
      </w:r>
      <w:r w:rsidR="00532FEE" w:rsidRPr="009B6CCF">
        <w:t>nomes distintos</w:t>
      </w:r>
      <w:r w:rsidRPr="009B6CCF">
        <w:t xml:space="preserve"> pertencem, na verdade, ao mesmo logradouro, automatizando a limpeza dos dados e mitigando a subjetividade da análise manual.</w:t>
      </w:r>
    </w:p>
    <w:p w14:paraId="106912E5" w14:textId="4554B411" w:rsidR="00C24FEC" w:rsidRPr="009B6CCF" w:rsidRDefault="00441DCA">
      <w:r w:rsidRPr="009B6CCF">
        <w:t>As boas práticas de engenharia de dados recomendam que as inconsistências sejam tratadas o mais próximo possível da origem, assegurando a rastreabilidade por meio de registros detalhados (</w:t>
      </w:r>
      <w:r w:rsidRPr="009B6CCF">
        <w:rPr>
          <w:i/>
          <w:iCs/>
        </w:rPr>
        <w:t>logs</w:t>
      </w:r>
      <w:r w:rsidRPr="009B6CCF">
        <w:t>) de todas as modificações realizadas. Sob essa ótica</w:t>
      </w:r>
      <w:r w:rsidR="00B63ECD" w:rsidRPr="009B6CCF">
        <w:t xml:space="preserve">, </w:t>
      </w:r>
      <w:r w:rsidRPr="009B6CCF">
        <w:t>o procedimento adequado consiste na criação de uma cópia de trabalho da base CNEFE, permitindo o saneamento dos dados antes de sua importação definitiva. Alternativamente, as correções podem ser aplicadas na tabela de entrada do sistema (tabela CN_PONTOS), garantindo que os processos subsequentes de espacialização operem sobre uma base de dados íntegra e padronizada</w:t>
      </w:r>
      <w:r w:rsidR="003330BF" w:rsidRPr="009B6CCF">
        <w:t xml:space="preserve"> (ver seção </w:t>
      </w:r>
      <w:r w:rsidR="000247AB" w:rsidRPr="009B6CCF">
        <w:fldChar w:fldCharType="begin"/>
      </w:r>
      <w:r w:rsidR="000247AB" w:rsidRPr="009B6CCF">
        <w:instrText xml:space="preserve"> REF _Ref223071524 \r \h </w:instrText>
      </w:r>
      <w:r w:rsidR="000247AB" w:rsidRPr="009B6CCF">
        <w:fldChar w:fldCharType="separate"/>
      </w:r>
      <w:r w:rsidR="003750EA">
        <w:t>3.3.1.3</w:t>
      </w:r>
      <w:r w:rsidR="000247AB" w:rsidRPr="009B6CCF">
        <w:fldChar w:fldCharType="end"/>
      </w:r>
      <w:r w:rsidR="003330BF" w:rsidRPr="009B6CCF">
        <w:t>)</w:t>
      </w:r>
      <w:r w:rsidRPr="009B6CCF">
        <w:t>.</w:t>
      </w:r>
    </w:p>
    <w:p w14:paraId="2F2B1AB1" w14:textId="0F3CE855" w:rsidR="00FC14C2" w:rsidRPr="009B6CCF" w:rsidRDefault="00C24FEC">
      <w:r w:rsidRPr="009B6CCF">
        <w:t xml:space="preserve">Esta etapa de pré-processamento é crucial para minimizar o erro de fechamento das quadras e assegurar a acurácia do algoritmo de geolocalização do </w:t>
      </w:r>
      <w:r w:rsidRPr="009B6CCF">
        <w:rPr>
          <w:i/>
          <w:iCs/>
        </w:rPr>
        <w:t>SuperCIATA</w:t>
      </w:r>
      <w:r w:rsidRPr="009B6CCF">
        <w:t>.</w:t>
      </w:r>
      <w:r w:rsidR="00FC14C2" w:rsidRPr="009B6CCF">
        <w:br w:type="page"/>
      </w:r>
    </w:p>
    <w:p w14:paraId="63FAD4A2" w14:textId="77777777" w:rsidR="00310B19" w:rsidRPr="009B6CCF" w:rsidRDefault="00310B19" w:rsidP="004E1CB8">
      <w:pPr>
        <w:pStyle w:val="Ttulo4"/>
      </w:pPr>
      <w:r w:rsidRPr="009B6CCF">
        <w:lastRenderedPageBreak/>
        <w:t>Tabela CN_FACES</w:t>
      </w:r>
    </w:p>
    <w:p w14:paraId="28BC32C7" w14:textId="78F334AB" w:rsidR="00310B19" w:rsidRPr="009B6CCF" w:rsidRDefault="00310B19" w:rsidP="00310B19">
      <w:r w:rsidRPr="009B6CCF">
        <w:t>A tabela CN_FACES constitui a principal referência para o posicionamento das quadras a serem geradas a partir dos dados do Cadastro Territorial Urbano (</w:t>
      </w:r>
      <w:r w:rsidR="005135D5" w:rsidRPr="009B6CCF">
        <w:t>CTU/</w:t>
      </w:r>
      <w:r w:rsidRPr="009B6CCF">
        <w:t>CIATA), uma vez que reúne as geometrias das faces e suas correspondências com os logradouros.</w:t>
      </w:r>
    </w:p>
    <w:p w14:paraId="68EE73A8" w14:textId="79BD2356" w:rsidR="001066D1" w:rsidRPr="009B6CCF" w:rsidRDefault="001066D1" w:rsidP="00310B19">
      <w:r w:rsidRPr="009B6CCF">
        <w:t>Segundo a modelagem adotada, cada face mantém um relacionamento unívoco</w:t>
      </w:r>
      <w:r w:rsidR="00CE5E01" w:rsidRPr="009B6CCF">
        <w:rPr>
          <w:rStyle w:val="Refdenotaderodap"/>
        </w:rPr>
        <w:footnoteReference w:id="14"/>
      </w:r>
      <w:r w:rsidRPr="009B6CCF">
        <w:t xml:space="preserve"> com um logradouro, sendo as faces organizadas em uma sequência numérica que define a topologia relativa do perímetro da quadra.</w:t>
      </w:r>
    </w:p>
    <w:p w14:paraId="0968CC4B" w14:textId="20F2954C" w:rsidR="00310B19" w:rsidRPr="009B6CCF" w:rsidRDefault="00310B19" w:rsidP="00310B19">
      <w:r w:rsidRPr="009B6CCF">
        <w:t xml:space="preserve">O </w:t>
      </w:r>
      <w:r w:rsidRPr="009B6CCF">
        <w:fldChar w:fldCharType="begin"/>
      </w:r>
      <w:r w:rsidRPr="009B6CCF">
        <w:instrText xml:space="preserve"> REF _Ref211094736 \h </w:instrText>
      </w:r>
      <w:r w:rsidRPr="009B6CCF">
        <w:fldChar w:fldCharType="separate"/>
      </w:r>
      <w:r w:rsidR="003750EA" w:rsidRPr="009B6CCF">
        <w:t xml:space="preserve">Quadro </w:t>
      </w:r>
      <w:r w:rsidR="003750EA">
        <w:rPr>
          <w:noProof/>
        </w:rPr>
        <w:t>17</w:t>
      </w:r>
      <w:r w:rsidRPr="009B6CCF">
        <w:fldChar w:fldCharType="end"/>
      </w:r>
      <w:r w:rsidRPr="009B6CCF">
        <w:t xml:space="preserve"> apresenta os comandos utilizados para definir e povoar a tabela CN_FACES. A chave primária ID_FACE já havia sido criada durante a consulta que povoou CN_PONTOS_UNICOS e corresponde à combinação da chave primária da quadra CNEFE com um número sequencial que identifica a face.</w:t>
      </w:r>
    </w:p>
    <w:p w14:paraId="1472212E" w14:textId="77777777" w:rsidR="00310B19" w:rsidRPr="009B6CCF" w:rsidRDefault="00310B19" w:rsidP="00310B19">
      <w:r w:rsidRPr="009B6CCF">
        <w:t xml:space="preserve">Nessa operação, também são gerados os atributos QTD_PONTOS e CENTROIDE, essenciais para o processo de espacialização das quadras do CIATA. Esses atributos são utilizados para determinar as coordenadas a partir das quais se originarão as linhas que representarão as quadras. </w:t>
      </w:r>
    </w:p>
    <w:p w14:paraId="796FA392" w14:textId="202F89BD" w:rsidR="00310B19" w:rsidRPr="009B6CCF" w:rsidRDefault="00310B19" w:rsidP="00A6278E">
      <w:pPr>
        <w:pStyle w:val="Legenda"/>
      </w:pPr>
      <w:bookmarkStart w:id="225" w:name="_Ref211094736"/>
      <w:r w:rsidRPr="009B6CCF">
        <w:lastRenderedPageBreak/>
        <w:t xml:space="preserve">Quadro </w:t>
      </w:r>
      <w:fldSimple w:instr=" SEQ Quadro \* ARABIC ">
        <w:r w:rsidR="003750EA">
          <w:rPr>
            <w:noProof/>
          </w:rPr>
          <w:t>17</w:t>
        </w:r>
      </w:fldSimple>
      <w:bookmarkEnd w:id="225"/>
      <w:r w:rsidR="004B4D10" w:rsidRPr="009B6CCF">
        <w:t xml:space="preserve"> –</w:t>
      </w:r>
      <w:r w:rsidRPr="009B6CCF">
        <w:t xml:space="preserve"> Definição da tabela CN_FACES</w:t>
      </w:r>
    </w:p>
    <w:tbl>
      <w:tblPr>
        <w:tblStyle w:val="Tabelacomgrade"/>
        <w:tblW w:w="0" w:type="auto"/>
        <w:tblLook w:val="04A0" w:firstRow="1" w:lastRow="0" w:firstColumn="1" w:lastColumn="0" w:noHBand="0" w:noVBand="1"/>
      </w:tblPr>
      <w:tblGrid>
        <w:gridCol w:w="9061"/>
      </w:tblGrid>
      <w:tr w:rsidR="00310B19" w:rsidRPr="009B6CCF" w14:paraId="4203D4DA" w14:textId="77777777" w:rsidTr="00926561">
        <w:tc>
          <w:tcPr>
            <w:tcW w:w="9061" w:type="dxa"/>
          </w:tcPr>
          <w:p w14:paraId="4AE30B47" w14:textId="77777777" w:rsidR="00310B19" w:rsidRPr="009B6CCF" w:rsidRDefault="00310B19" w:rsidP="00CE5E01">
            <w:pPr>
              <w:pStyle w:val="Codigo"/>
              <w:keepNext/>
              <w:widowControl w:val="0"/>
              <w:rPr>
                <w:b/>
                <w:bCs/>
              </w:rPr>
            </w:pPr>
            <w:r w:rsidRPr="009B6CCF">
              <w:rPr>
                <w:b/>
                <w:bCs/>
              </w:rPr>
              <w:t>-- Criando a tabela de CN_FACES</w:t>
            </w:r>
          </w:p>
          <w:p w14:paraId="0EF65802" w14:textId="32ECBA0C" w:rsidR="00A87428" w:rsidRPr="00BC73BE" w:rsidRDefault="00A87428" w:rsidP="00CE5E01">
            <w:pPr>
              <w:pStyle w:val="Codigo"/>
              <w:keepNext/>
              <w:widowControl w:val="0"/>
              <w:rPr>
                <w:lang w:val="en-US"/>
              </w:rPr>
            </w:pPr>
            <w:r w:rsidRPr="00BC73BE">
              <w:rPr>
                <w:lang w:val="en-US"/>
              </w:rPr>
              <w:t xml:space="preserve">-- </w:t>
            </w:r>
            <w:r w:rsidR="007177D5" w:rsidRPr="00BC73BE">
              <w:rPr>
                <w:lang w:val="en-US"/>
              </w:rPr>
              <w:t>MySQL 10.2/MariaDB 10.2</w:t>
            </w:r>
          </w:p>
          <w:p w14:paraId="03348AB9" w14:textId="77777777" w:rsidR="00310B19" w:rsidRPr="00BC73BE" w:rsidRDefault="00310B19" w:rsidP="00CE5E01">
            <w:pPr>
              <w:pStyle w:val="Codigo"/>
              <w:keepNext/>
              <w:widowControl w:val="0"/>
              <w:rPr>
                <w:lang w:val="en-US"/>
              </w:rPr>
            </w:pPr>
            <w:r w:rsidRPr="00BC73BE">
              <w:rPr>
                <w:lang w:val="en-US"/>
              </w:rPr>
              <w:t>CREATE TABLE IF NOT EXISTS CN_FACES (</w:t>
            </w:r>
          </w:p>
          <w:p w14:paraId="11BA8C37" w14:textId="77777777" w:rsidR="00310B19" w:rsidRPr="00BC73BE" w:rsidRDefault="00310B19" w:rsidP="00CE5E01">
            <w:pPr>
              <w:pStyle w:val="Codigo"/>
              <w:keepNext/>
              <w:widowControl w:val="0"/>
              <w:rPr>
                <w:lang w:val="es-ES"/>
              </w:rPr>
            </w:pPr>
            <w:r w:rsidRPr="00BC73BE">
              <w:rPr>
                <w:lang w:val="en-US"/>
              </w:rPr>
              <w:tab/>
            </w:r>
            <w:r w:rsidRPr="00BC73BE">
              <w:rPr>
                <w:lang w:val="es-ES"/>
              </w:rPr>
              <w:t>ID_FACE           VARCHAR(22),</w:t>
            </w:r>
          </w:p>
          <w:p w14:paraId="3CA1C584" w14:textId="77777777" w:rsidR="00310B19" w:rsidRPr="00BC73BE" w:rsidRDefault="00310B19" w:rsidP="00CE5E01">
            <w:pPr>
              <w:pStyle w:val="Codigo"/>
              <w:keepNext/>
              <w:widowControl w:val="0"/>
              <w:rPr>
                <w:lang w:val="es-ES"/>
              </w:rPr>
            </w:pPr>
            <w:r w:rsidRPr="00BC73BE">
              <w:rPr>
                <w:lang w:val="es-ES"/>
              </w:rPr>
              <w:tab/>
              <w:t>COD_MUNICIPIO     VARCHAR(7),</w:t>
            </w:r>
          </w:p>
          <w:p w14:paraId="252337E4" w14:textId="77777777" w:rsidR="00310B19" w:rsidRPr="009B6CCF" w:rsidRDefault="00310B19" w:rsidP="00CE5E01">
            <w:pPr>
              <w:pStyle w:val="Codigo"/>
              <w:keepNext/>
              <w:widowControl w:val="0"/>
            </w:pPr>
            <w:r w:rsidRPr="00BC73BE">
              <w:rPr>
                <w:lang w:val="es-ES"/>
              </w:rPr>
              <w:tab/>
            </w:r>
            <w:r w:rsidRPr="009B6CCF">
              <w:t>ID_QUADRA         VARCHAR(19),</w:t>
            </w:r>
          </w:p>
          <w:p w14:paraId="5323DE9F" w14:textId="77777777" w:rsidR="00310B19" w:rsidRPr="009B6CCF" w:rsidRDefault="00310B19" w:rsidP="00CE5E01">
            <w:pPr>
              <w:pStyle w:val="Codigo"/>
              <w:keepNext/>
              <w:widowControl w:val="0"/>
            </w:pPr>
            <w:r w:rsidRPr="009B6CCF">
              <w:tab/>
              <w:t>NOM_LOGRADOURO    VARCHAR(250),</w:t>
            </w:r>
          </w:p>
          <w:p w14:paraId="22206DD4" w14:textId="77777777" w:rsidR="00310B19" w:rsidRPr="009B6CCF" w:rsidRDefault="00310B19" w:rsidP="00CE5E01">
            <w:pPr>
              <w:pStyle w:val="Codigo"/>
              <w:keepNext/>
              <w:widowControl w:val="0"/>
            </w:pPr>
            <w:r w:rsidRPr="009B6CCF">
              <w:tab/>
              <w:t>SC_ID_LOGRADOURO  VARCHAR(8),</w:t>
            </w:r>
          </w:p>
          <w:p w14:paraId="51221F5A" w14:textId="77777777" w:rsidR="00310B19" w:rsidRPr="009B6CCF" w:rsidRDefault="00310B19" w:rsidP="00CE5E01">
            <w:pPr>
              <w:pStyle w:val="Codigo"/>
              <w:keepNext/>
              <w:widowControl w:val="0"/>
            </w:pPr>
            <w:r w:rsidRPr="009B6CCF">
              <w:tab/>
              <w:t>NR_ORDEM          INT,</w:t>
            </w:r>
          </w:p>
          <w:p w14:paraId="2519A886" w14:textId="77777777" w:rsidR="00310B19" w:rsidRPr="00BC73BE" w:rsidRDefault="00310B19" w:rsidP="00CE5E01">
            <w:pPr>
              <w:pStyle w:val="Codigo"/>
              <w:keepNext/>
              <w:widowControl w:val="0"/>
              <w:rPr>
                <w:lang w:val="en-US"/>
              </w:rPr>
            </w:pPr>
            <w:r w:rsidRPr="009B6CCF">
              <w:tab/>
            </w:r>
            <w:r w:rsidRPr="00BC73BE">
              <w:rPr>
                <w:lang w:val="en-US"/>
              </w:rPr>
              <w:t>QTD_PONTOS        INT,</w:t>
            </w:r>
          </w:p>
          <w:p w14:paraId="6462D493" w14:textId="77777777" w:rsidR="00310B19" w:rsidRPr="00BC73BE" w:rsidRDefault="00310B19" w:rsidP="00CE5E01">
            <w:pPr>
              <w:pStyle w:val="Codigo"/>
              <w:keepNext/>
              <w:widowControl w:val="0"/>
              <w:rPr>
                <w:lang w:val="en-US"/>
              </w:rPr>
            </w:pPr>
            <w:r w:rsidRPr="00BC73BE">
              <w:rPr>
                <w:lang w:val="en-US"/>
              </w:rPr>
              <w:tab/>
              <w:t>CENTROIDE         POINT</w:t>
            </w:r>
          </w:p>
          <w:p w14:paraId="3E81F893" w14:textId="77777777" w:rsidR="00310B19" w:rsidRPr="00BC73BE" w:rsidRDefault="00310B19" w:rsidP="00CE5E01">
            <w:pPr>
              <w:pStyle w:val="Codigo"/>
              <w:keepNext/>
              <w:widowControl w:val="0"/>
              <w:rPr>
                <w:lang w:val="en-US"/>
              </w:rPr>
            </w:pPr>
            <w:r w:rsidRPr="00BC73BE">
              <w:rPr>
                <w:lang w:val="en-US"/>
              </w:rPr>
              <w:t>);</w:t>
            </w:r>
          </w:p>
          <w:p w14:paraId="1B29EBD5" w14:textId="77777777" w:rsidR="00310B19" w:rsidRPr="00BC73BE" w:rsidRDefault="00310B19" w:rsidP="00CE5E01">
            <w:pPr>
              <w:pStyle w:val="Codigo"/>
              <w:keepNext/>
              <w:widowControl w:val="0"/>
              <w:rPr>
                <w:lang w:val="en-US"/>
              </w:rPr>
            </w:pPr>
          </w:p>
          <w:p w14:paraId="32490859" w14:textId="77777777" w:rsidR="00310B19" w:rsidRPr="00BC73BE" w:rsidRDefault="00310B19" w:rsidP="00CE5E01">
            <w:pPr>
              <w:pStyle w:val="Codigo"/>
              <w:keepNext/>
              <w:widowControl w:val="0"/>
              <w:rPr>
                <w:b/>
                <w:bCs/>
                <w:lang w:val="en-US"/>
              </w:rPr>
            </w:pPr>
            <w:r w:rsidRPr="00BC73BE">
              <w:rPr>
                <w:b/>
                <w:bCs/>
                <w:lang w:val="en-US"/>
              </w:rPr>
              <w:t>-- Preenchendo CN_FACES</w:t>
            </w:r>
          </w:p>
          <w:p w14:paraId="36D1FA20" w14:textId="77777777" w:rsidR="00310B19" w:rsidRPr="00BC73BE" w:rsidRDefault="00310B19" w:rsidP="00CE5E01">
            <w:pPr>
              <w:pStyle w:val="Codigo"/>
              <w:keepNext/>
              <w:widowControl w:val="0"/>
              <w:jc w:val="left"/>
              <w:rPr>
                <w:lang w:val="en-US"/>
              </w:rPr>
            </w:pPr>
            <w:r w:rsidRPr="00BC73BE">
              <w:rPr>
                <w:lang w:val="en-US"/>
              </w:rPr>
              <w:t>INSERT INTO CN_FACES (</w:t>
            </w:r>
          </w:p>
          <w:p w14:paraId="30757584" w14:textId="77777777" w:rsidR="00310B19" w:rsidRPr="009B6CCF" w:rsidRDefault="00310B19" w:rsidP="00CE5E01">
            <w:pPr>
              <w:pStyle w:val="Codigo"/>
              <w:keepNext/>
              <w:widowControl w:val="0"/>
              <w:jc w:val="left"/>
            </w:pPr>
            <w:r w:rsidRPr="00BC73BE">
              <w:rPr>
                <w:lang w:val="en-US"/>
              </w:rPr>
              <w:tab/>
            </w:r>
            <w:r w:rsidRPr="009B6CCF">
              <w:t xml:space="preserve">ID_FACE, </w:t>
            </w:r>
          </w:p>
          <w:p w14:paraId="252A2544" w14:textId="77777777" w:rsidR="00310B19" w:rsidRPr="009B6CCF" w:rsidRDefault="00310B19" w:rsidP="00CE5E01">
            <w:pPr>
              <w:pStyle w:val="Codigo"/>
              <w:keepNext/>
              <w:widowControl w:val="0"/>
              <w:jc w:val="left"/>
            </w:pPr>
            <w:r w:rsidRPr="009B6CCF">
              <w:tab/>
              <w:t xml:space="preserve">COD_MUNICIPIO, </w:t>
            </w:r>
          </w:p>
          <w:p w14:paraId="5CE47326" w14:textId="77777777" w:rsidR="00310B19" w:rsidRPr="009B6CCF" w:rsidRDefault="00310B19" w:rsidP="00CE5E01">
            <w:pPr>
              <w:pStyle w:val="Codigo"/>
              <w:keepNext/>
              <w:widowControl w:val="0"/>
              <w:jc w:val="left"/>
            </w:pPr>
            <w:r w:rsidRPr="009B6CCF">
              <w:tab/>
              <w:t>ID_QUADRA,</w:t>
            </w:r>
          </w:p>
          <w:p w14:paraId="432263A7" w14:textId="77777777" w:rsidR="00310B19" w:rsidRPr="009B6CCF" w:rsidRDefault="00310B19" w:rsidP="00CE5E01">
            <w:pPr>
              <w:pStyle w:val="Codigo"/>
              <w:keepNext/>
              <w:widowControl w:val="0"/>
              <w:jc w:val="left"/>
            </w:pPr>
            <w:r w:rsidRPr="009B6CCF">
              <w:tab/>
              <w:t xml:space="preserve">NOM_LOGRADOURO, </w:t>
            </w:r>
          </w:p>
          <w:p w14:paraId="1955D842" w14:textId="77777777" w:rsidR="00310B19" w:rsidRPr="009B6CCF" w:rsidRDefault="00310B19" w:rsidP="00CE5E01">
            <w:pPr>
              <w:pStyle w:val="Codigo"/>
              <w:keepNext/>
              <w:widowControl w:val="0"/>
              <w:jc w:val="left"/>
            </w:pPr>
            <w:r w:rsidRPr="009B6CCF">
              <w:tab/>
              <w:t xml:space="preserve">SC_ID_LOGRADOURO, </w:t>
            </w:r>
          </w:p>
          <w:p w14:paraId="0D56269C" w14:textId="77777777" w:rsidR="00310B19" w:rsidRPr="009B6CCF" w:rsidRDefault="00310B19" w:rsidP="00CE5E01">
            <w:pPr>
              <w:pStyle w:val="Codigo"/>
              <w:keepNext/>
              <w:widowControl w:val="0"/>
              <w:jc w:val="left"/>
              <w:rPr>
                <w:color w:val="385623" w:themeColor="accent6" w:themeShade="80"/>
              </w:rPr>
            </w:pPr>
            <w:r w:rsidRPr="009B6CCF">
              <w:rPr>
                <w:color w:val="385623" w:themeColor="accent6" w:themeShade="80"/>
              </w:rPr>
              <w:tab/>
              <w:t xml:space="preserve">NR_ORDEM, </w:t>
            </w:r>
          </w:p>
          <w:p w14:paraId="3D13DEDA" w14:textId="77777777" w:rsidR="00310B19" w:rsidRPr="009B6CCF" w:rsidRDefault="00310B19" w:rsidP="00CE5E01">
            <w:pPr>
              <w:pStyle w:val="Codigo"/>
              <w:keepNext/>
              <w:widowControl w:val="0"/>
              <w:jc w:val="left"/>
              <w:rPr>
                <w:color w:val="1F3864" w:themeColor="accent5" w:themeShade="80"/>
              </w:rPr>
            </w:pPr>
            <w:r w:rsidRPr="009B6CCF">
              <w:rPr>
                <w:color w:val="1F3864" w:themeColor="accent5" w:themeShade="80"/>
              </w:rPr>
              <w:tab/>
              <w:t xml:space="preserve">QTD_PONTOS, </w:t>
            </w:r>
          </w:p>
          <w:p w14:paraId="3E59232B" w14:textId="77777777" w:rsidR="00310B19" w:rsidRPr="009B6CCF" w:rsidRDefault="00310B19" w:rsidP="00CE5E01">
            <w:pPr>
              <w:pStyle w:val="Codigo"/>
              <w:keepNext/>
              <w:widowControl w:val="0"/>
              <w:jc w:val="left"/>
              <w:rPr>
                <w:color w:val="806000" w:themeColor="accent4" w:themeShade="80"/>
              </w:rPr>
            </w:pPr>
            <w:r w:rsidRPr="009B6CCF">
              <w:rPr>
                <w:color w:val="806000" w:themeColor="accent4" w:themeShade="80"/>
              </w:rPr>
              <w:tab/>
              <w:t>CENTROIDE</w:t>
            </w:r>
          </w:p>
          <w:p w14:paraId="7CA6F784" w14:textId="77777777" w:rsidR="00310B19" w:rsidRPr="009B6CCF" w:rsidRDefault="00310B19" w:rsidP="00CE5E01">
            <w:pPr>
              <w:pStyle w:val="Codigo"/>
              <w:keepNext/>
              <w:widowControl w:val="0"/>
              <w:jc w:val="left"/>
            </w:pPr>
            <w:r w:rsidRPr="009B6CCF">
              <w:t>)</w:t>
            </w:r>
          </w:p>
          <w:p w14:paraId="2C728D6C" w14:textId="77777777" w:rsidR="00310B19" w:rsidRPr="00BC73BE" w:rsidRDefault="00310B19" w:rsidP="00CE5E01">
            <w:pPr>
              <w:pStyle w:val="Codigo"/>
              <w:keepNext/>
              <w:widowControl w:val="0"/>
              <w:jc w:val="left"/>
              <w:rPr>
                <w:lang w:val="en-US"/>
              </w:rPr>
            </w:pPr>
            <w:r w:rsidRPr="00BC73BE">
              <w:rPr>
                <w:lang w:val="en-US"/>
              </w:rPr>
              <w:t>SELECT</w:t>
            </w:r>
          </w:p>
          <w:p w14:paraId="41A8357C" w14:textId="77777777" w:rsidR="00310B19" w:rsidRPr="00BC73BE" w:rsidRDefault="00310B19" w:rsidP="00CE5E01">
            <w:pPr>
              <w:pStyle w:val="Codigo"/>
              <w:keepNext/>
              <w:widowControl w:val="0"/>
              <w:jc w:val="left"/>
              <w:rPr>
                <w:lang w:val="en-US"/>
              </w:rPr>
            </w:pPr>
            <w:r w:rsidRPr="00BC73BE">
              <w:rPr>
                <w:lang w:val="en-US"/>
              </w:rPr>
              <w:tab/>
              <w:t>ID_FACE,</w:t>
            </w:r>
          </w:p>
          <w:p w14:paraId="6D18BA4C" w14:textId="77777777" w:rsidR="00310B19" w:rsidRPr="00BC73BE" w:rsidRDefault="00310B19" w:rsidP="00CE5E01">
            <w:pPr>
              <w:pStyle w:val="Codigo"/>
              <w:keepNext/>
              <w:widowControl w:val="0"/>
              <w:jc w:val="left"/>
              <w:rPr>
                <w:lang w:val="en-US"/>
              </w:rPr>
            </w:pPr>
            <w:r w:rsidRPr="00BC73BE">
              <w:rPr>
                <w:lang w:val="en-US"/>
              </w:rPr>
              <w:tab/>
              <w:t>COD_MUNICIPIO,</w:t>
            </w:r>
          </w:p>
          <w:p w14:paraId="68AFF729" w14:textId="77777777" w:rsidR="00310B19" w:rsidRPr="00BC73BE" w:rsidRDefault="00310B19" w:rsidP="00CE5E01">
            <w:pPr>
              <w:pStyle w:val="Codigo"/>
              <w:keepNext/>
              <w:widowControl w:val="0"/>
              <w:jc w:val="left"/>
              <w:rPr>
                <w:lang w:val="en-US"/>
              </w:rPr>
            </w:pPr>
            <w:r w:rsidRPr="00BC73BE">
              <w:rPr>
                <w:lang w:val="en-US"/>
              </w:rPr>
              <w:tab/>
              <w:t>ID_QUADRA,</w:t>
            </w:r>
          </w:p>
          <w:p w14:paraId="41A9BBFB" w14:textId="77777777" w:rsidR="00310B19" w:rsidRPr="00BC73BE" w:rsidRDefault="00310B19" w:rsidP="00CE5E01">
            <w:pPr>
              <w:pStyle w:val="Codigo"/>
              <w:keepNext/>
              <w:widowControl w:val="0"/>
              <w:jc w:val="left"/>
              <w:rPr>
                <w:lang w:val="en-US"/>
              </w:rPr>
            </w:pPr>
            <w:r w:rsidRPr="00BC73BE">
              <w:rPr>
                <w:lang w:val="en-US"/>
              </w:rPr>
              <w:tab/>
              <w:t>NOM_LOGRADOURO,</w:t>
            </w:r>
          </w:p>
          <w:p w14:paraId="279D6F17" w14:textId="77777777" w:rsidR="00310B19" w:rsidRPr="00BC73BE" w:rsidRDefault="00310B19" w:rsidP="00CE5E01">
            <w:pPr>
              <w:pStyle w:val="Codigo"/>
              <w:keepNext/>
              <w:widowControl w:val="0"/>
              <w:jc w:val="left"/>
              <w:rPr>
                <w:color w:val="525252" w:themeColor="accent3" w:themeShade="80"/>
                <w:lang w:val="en-US"/>
              </w:rPr>
            </w:pPr>
            <w:r w:rsidRPr="00BC73BE">
              <w:rPr>
                <w:color w:val="525252" w:themeColor="accent3" w:themeShade="80"/>
                <w:lang w:val="en-US"/>
              </w:rPr>
              <w:tab/>
              <w:t>"",</w:t>
            </w:r>
          </w:p>
          <w:p w14:paraId="5DBB9634" w14:textId="77777777" w:rsidR="00310B19" w:rsidRPr="00BC73BE" w:rsidRDefault="00310B19" w:rsidP="00CE5E01">
            <w:pPr>
              <w:pStyle w:val="Codigo"/>
              <w:keepNext/>
              <w:widowControl w:val="0"/>
              <w:jc w:val="left"/>
              <w:rPr>
                <w:color w:val="385623" w:themeColor="accent6" w:themeShade="80"/>
                <w:lang w:val="en-US"/>
              </w:rPr>
            </w:pPr>
            <w:r w:rsidRPr="00BC73BE">
              <w:rPr>
                <w:color w:val="385623" w:themeColor="accent6" w:themeShade="80"/>
                <w:lang w:val="en-US"/>
              </w:rPr>
              <w:tab/>
              <w:t>CAST(SUBSTRING(ID_FACE FROM LENGTH(ID_FACE) - 2) AS INTEGER),</w:t>
            </w:r>
          </w:p>
          <w:p w14:paraId="007E225C" w14:textId="77777777" w:rsidR="00310B19" w:rsidRPr="00BC73BE" w:rsidRDefault="00310B19" w:rsidP="00CE5E01">
            <w:pPr>
              <w:pStyle w:val="Codigo"/>
              <w:keepNext/>
              <w:widowControl w:val="0"/>
              <w:jc w:val="left"/>
              <w:rPr>
                <w:color w:val="1F3864" w:themeColor="accent5" w:themeShade="80"/>
                <w:lang w:val="en-US"/>
              </w:rPr>
            </w:pPr>
            <w:r w:rsidRPr="00BC73BE">
              <w:rPr>
                <w:color w:val="1F3864" w:themeColor="accent5" w:themeShade="80"/>
                <w:lang w:val="en-US"/>
              </w:rPr>
              <w:tab/>
              <w:t>COUNT(*) AS QTD_PONTOS,</w:t>
            </w:r>
          </w:p>
          <w:p w14:paraId="01F8D242" w14:textId="77777777" w:rsidR="00310B19" w:rsidRPr="00BC73BE" w:rsidRDefault="00310B19" w:rsidP="00CE5E01">
            <w:pPr>
              <w:pStyle w:val="Codigo"/>
              <w:keepNext/>
              <w:widowControl w:val="0"/>
              <w:jc w:val="left"/>
              <w:rPr>
                <w:color w:val="806000" w:themeColor="accent4" w:themeShade="80"/>
                <w:lang w:val="en-US"/>
              </w:rPr>
            </w:pPr>
            <w:r w:rsidRPr="00BC73BE">
              <w:rPr>
                <w:color w:val="806000" w:themeColor="accent4" w:themeShade="80"/>
                <w:lang w:val="en-US"/>
              </w:rPr>
              <w:tab/>
              <w:t>POINT(AVG(LONGITUDE), AVG(LATITUDE)) AS CENTROIDE</w:t>
            </w:r>
          </w:p>
          <w:p w14:paraId="41A6CF3F" w14:textId="77777777" w:rsidR="00310B19" w:rsidRPr="00BC73BE" w:rsidRDefault="00310B19" w:rsidP="00CE5E01">
            <w:pPr>
              <w:pStyle w:val="Codigo"/>
              <w:keepNext/>
              <w:widowControl w:val="0"/>
              <w:jc w:val="left"/>
              <w:rPr>
                <w:lang w:val="en-US"/>
              </w:rPr>
            </w:pPr>
            <w:r w:rsidRPr="00BC73BE">
              <w:rPr>
                <w:lang w:val="en-US"/>
              </w:rPr>
              <w:t>FROM CN_PONTOS_UNICOS</w:t>
            </w:r>
          </w:p>
          <w:p w14:paraId="37697BBD" w14:textId="77777777" w:rsidR="00310B19" w:rsidRPr="00BC73BE" w:rsidRDefault="00310B19" w:rsidP="00CE5E01">
            <w:pPr>
              <w:pStyle w:val="Codigo"/>
              <w:keepNext/>
              <w:widowControl w:val="0"/>
              <w:rPr>
                <w:lang w:val="en-US"/>
              </w:rPr>
            </w:pPr>
            <w:r w:rsidRPr="00BC73BE">
              <w:rPr>
                <w:lang w:val="en-US"/>
              </w:rPr>
              <w:t>GROUP BY ID_FACE;</w:t>
            </w:r>
          </w:p>
          <w:p w14:paraId="64BCD6B4" w14:textId="77777777" w:rsidR="00310B19" w:rsidRPr="00BC73BE" w:rsidRDefault="00310B19" w:rsidP="00CE5E01">
            <w:pPr>
              <w:pStyle w:val="Codigo"/>
              <w:keepNext/>
              <w:widowControl w:val="0"/>
              <w:rPr>
                <w:lang w:val="en-US"/>
              </w:rPr>
            </w:pPr>
          </w:p>
          <w:p w14:paraId="3B859773" w14:textId="77777777" w:rsidR="00310B19" w:rsidRPr="009B6CCF" w:rsidRDefault="00310B19" w:rsidP="00CE5E01">
            <w:pPr>
              <w:pStyle w:val="Codigo"/>
              <w:keepNext/>
              <w:widowControl w:val="0"/>
              <w:rPr>
                <w:b/>
                <w:bCs/>
              </w:rPr>
            </w:pPr>
            <w:r w:rsidRPr="009B6CCF">
              <w:rPr>
                <w:b/>
                <w:bCs/>
              </w:rPr>
              <w:t>-- Complementando CN_FACES com SC_ID_LOGRADOURO</w:t>
            </w:r>
          </w:p>
          <w:p w14:paraId="0F0FEB60" w14:textId="77777777" w:rsidR="00310B19" w:rsidRPr="009B6CCF" w:rsidRDefault="00310B19" w:rsidP="00CE5E01">
            <w:pPr>
              <w:pStyle w:val="Codigo"/>
              <w:keepNext/>
              <w:widowControl w:val="0"/>
            </w:pPr>
            <w:r w:rsidRPr="009B6CCF">
              <w:t>UPDATE CN_FACES AS f</w:t>
            </w:r>
          </w:p>
          <w:p w14:paraId="70C5781F" w14:textId="77777777" w:rsidR="00310B19" w:rsidRPr="009B6CCF" w:rsidRDefault="00310B19" w:rsidP="00CE5E01">
            <w:pPr>
              <w:pStyle w:val="Codigo"/>
              <w:keepNext/>
              <w:widowControl w:val="0"/>
            </w:pPr>
            <w:r w:rsidRPr="009B6CCF">
              <w:t>JOIN CN_LOGRADOUROS AS l</w:t>
            </w:r>
          </w:p>
          <w:p w14:paraId="629E2A95" w14:textId="77777777" w:rsidR="00310B19" w:rsidRPr="009B6CCF" w:rsidRDefault="00310B19" w:rsidP="00CE5E01">
            <w:pPr>
              <w:pStyle w:val="Codigo"/>
              <w:keepNext/>
              <w:widowControl w:val="0"/>
            </w:pPr>
            <w:r w:rsidRPr="009B6CCF">
              <w:t xml:space="preserve">    ON f.COD_MUNICIPIO = l.COD_MUNICIPIO</w:t>
            </w:r>
          </w:p>
          <w:p w14:paraId="68D47091" w14:textId="77777777" w:rsidR="00310B19" w:rsidRPr="009B6CCF" w:rsidRDefault="00310B19" w:rsidP="00CE5E01">
            <w:pPr>
              <w:pStyle w:val="Codigo"/>
              <w:keepNext/>
              <w:widowControl w:val="0"/>
              <w:jc w:val="left"/>
            </w:pPr>
            <w:r w:rsidRPr="009B6CCF">
              <w:t xml:space="preserve">       AND f.NOM_LOGRADOURO = l.NOM_LOGRADOURO</w:t>
            </w:r>
          </w:p>
          <w:p w14:paraId="38EF4DBB" w14:textId="77777777" w:rsidR="00310B19" w:rsidRPr="009B6CCF" w:rsidRDefault="00310B19" w:rsidP="00CE5E01">
            <w:pPr>
              <w:pStyle w:val="Codigo"/>
              <w:keepNext/>
              <w:widowControl w:val="0"/>
              <w:rPr>
                <w:color w:val="525252" w:themeColor="accent3" w:themeShade="80"/>
              </w:rPr>
            </w:pPr>
            <w:r w:rsidRPr="009B6CCF">
              <w:rPr>
                <w:color w:val="525252" w:themeColor="accent3" w:themeShade="80"/>
              </w:rPr>
              <w:t>SET f.SC_ID_LOGRADOURO = l.SC_ID_LOGRADOURO</w:t>
            </w:r>
          </w:p>
          <w:p w14:paraId="4F85DDB8" w14:textId="77777777" w:rsidR="00310B19" w:rsidRPr="009B6CCF" w:rsidRDefault="00310B19" w:rsidP="00CE5E01">
            <w:pPr>
              <w:pStyle w:val="Codigo"/>
              <w:keepNext/>
              <w:widowControl w:val="0"/>
            </w:pPr>
            <w:r w:rsidRPr="009B6CCF">
              <w:t xml:space="preserve">WHERE f.SC_ID_LOGRADOURO IS NULL </w:t>
            </w:r>
          </w:p>
          <w:p w14:paraId="03630B65" w14:textId="77777777" w:rsidR="00310B19" w:rsidRPr="009B6CCF" w:rsidRDefault="00310B19" w:rsidP="00CE5E01">
            <w:pPr>
              <w:pStyle w:val="Codigo"/>
              <w:keepNext/>
              <w:widowControl w:val="0"/>
            </w:pPr>
            <w:r w:rsidRPr="009B6CCF">
              <w:t xml:space="preserve">       OR f.SC_ID_LOGRADOURO = '';</w:t>
            </w:r>
          </w:p>
          <w:p w14:paraId="1ED73B1F" w14:textId="75C72AC0" w:rsidR="00CE5E01" w:rsidRPr="009B6CCF" w:rsidRDefault="00CE5E01" w:rsidP="00CE5E01">
            <w:pPr>
              <w:pStyle w:val="Codigo"/>
              <w:keepNext/>
              <w:widowControl w:val="0"/>
            </w:pPr>
          </w:p>
        </w:tc>
      </w:tr>
    </w:tbl>
    <w:p w14:paraId="280978B4" w14:textId="5D6E0928" w:rsidR="00310B19" w:rsidRPr="009B6CCF" w:rsidRDefault="00786449" w:rsidP="00A6278E">
      <w:pPr>
        <w:pStyle w:val="Legenda"/>
      </w:pPr>
      <w:r w:rsidRPr="009B6CCF">
        <w:t>Elaboração: Os autores (2025)</w:t>
      </w:r>
    </w:p>
    <w:p w14:paraId="4655C888" w14:textId="77777777" w:rsidR="00310B19" w:rsidRPr="009B6CCF" w:rsidRDefault="00310B19" w:rsidP="001D702A"/>
    <w:p w14:paraId="4C1FF6B6" w14:textId="77777777" w:rsidR="00154FF5" w:rsidRPr="009B6CCF" w:rsidRDefault="00E45C2D" w:rsidP="001D702A">
      <w:r w:rsidRPr="009B6CCF">
        <w:t>Os atributos da tabela CN_FACES são</w:t>
      </w:r>
      <w:r w:rsidR="00154FF5" w:rsidRPr="009B6CCF">
        <w:t xml:space="preserve"> detalhados abaixo:</w:t>
      </w:r>
    </w:p>
    <w:p w14:paraId="6A57CCD9" w14:textId="77777777" w:rsidR="00154FF5" w:rsidRPr="009B6CCF" w:rsidRDefault="00154FF5">
      <w:pPr>
        <w:pStyle w:val="PargrafodaLista"/>
        <w:numPr>
          <w:ilvl w:val="0"/>
          <w:numId w:val="9"/>
        </w:numPr>
        <w:pPrChange w:id="226" w:author="Carlos" w:date="2026-03-13T15:21:00Z">
          <w:pPr>
            <w:pStyle w:val="PargrafodaLista"/>
            <w:numPr>
              <w:numId w:val="13"/>
            </w:numPr>
            <w:ind w:left="1571" w:hanging="360"/>
          </w:pPr>
        </w:pPrChange>
      </w:pPr>
      <w:r w:rsidRPr="009B6CCF">
        <w:rPr>
          <w:b/>
          <w:bCs/>
        </w:rPr>
        <w:t>ID_FACE</w:t>
      </w:r>
      <w:r w:rsidRPr="009B6CCF">
        <w:t>: Este atributo é herdado diretamente da tabela CN_PONTOS_UNICOS e atua como a chave primária desta camada. Ele preserva o código estruturado do IBGE, garantindo a rastreabilidade total entre a face de quadra gerada e os microdados originais do Censo, permitindo futuras auditorias ou atualizações da base.</w:t>
      </w:r>
    </w:p>
    <w:p w14:paraId="3C713B07" w14:textId="77777777" w:rsidR="00154FF5" w:rsidRPr="009B6CCF" w:rsidRDefault="00154FF5">
      <w:pPr>
        <w:pStyle w:val="PargrafodaLista"/>
        <w:numPr>
          <w:ilvl w:val="0"/>
          <w:numId w:val="9"/>
        </w:numPr>
        <w:pPrChange w:id="227" w:author="Carlos" w:date="2026-03-13T15:21:00Z">
          <w:pPr>
            <w:pStyle w:val="PargrafodaLista"/>
            <w:numPr>
              <w:numId w:val="13"/>
            </w:numPr>
            <w:ind w:left="1571" w:hanging="360"/>
          </w:pPr>
        </w:pPrChange>
      </w:pPr>
      <w:r w:rsidRPr="009B6CCF">
        <w:rPr>
          <w:b/>
          <w:bCs/>
        </w:rPr>
        <w:lastRenderedPageBreak/>
        <w:t>COD_MUNICIPIO</w:t>
      </w:r>
      <w:r w:rsidRPr="009B6CCF">
        <w:t>: Também herdado de CN_PONTOS_UNICOS, este campo armazena o código de sete dígitos do IBGE que identifica a unidade administrativa. Sua manutenção na tabela de faces é estratégica para assegurar que a integração com o cadastro municipal (CIATA) ocorra estritamente dentro do recorte geográfico do município em estudo.</w:t>
      </w:r>
    </w:p>
    <w:p w14:paraId="0E6CA8B0" w14:textId="22D8A4DD" w:rsidR="00154FF5" w:rsidRPr="009B6CCF" w:rsidRDefault="00154FF5">
      <w:pPr>
        <w:pStyle w:val="PargrafodaLista"/>
        <w:numPr>
          <w:ilvl w:val="0"/>
          <w:numId w:val="9"/>
        </w:numPr>
        <w:pPrChange w:id="228" w:author="Carlos" w:date="2026-03-13T15:21:00Z">
          <w:pPr>
            <w:pStyle w:val="PargrafodaLista"/>
            <w:numPr>
              <w:numId w:val="13"/>
            </w:numPr>
            <w:ind w:left="1571" w:hanging="360"/>
          </w:pPr>
        </w:pPrChange>
      </w:pPr>
      <w:r w:rsidRPr="009B6CCF">
        <w:rPr>
          <w:b/>
          <w:bCs/>
        </w:rPr>
        <w:t>ID_QUADRA</w:t>
      </w:r>
      <w:r w:rsidRPr="009B6CCF">
        <w:t>: Trata-se de um atributo de herança estrutural que identifica a qual quadra estatística a face pertence. Ele é fundamental para a etapa posterior de agregação, funcionando como o elo hierárquico que permite agrupar múltiplas faces para a formação do polígono ou da lógica de vizinhança da quadra completa.</w:t>
      </w:r>
      <w:r w:rsidR="00D75B54" w:rsidRPr="009B6CCF">
        <w:t xml:space="preserve"> </w:t>
      </w:r>
    </w:p>
    <w:p w14:paraId="27DA6A4B" w14:textId="4C98ED4D" w:rsidR="00154FF5" w:rsidRPr="009B6CCF" w:rsidRDefault="00154FF5">
      <w:pPr>
        <w:pStyle w:val="PargrafodaLista"/>
        <w:numPr>
          <w:ilvl w:val="0"/>
          <w:numId w:val="9"/>
        </w:numPr>
        <w:pPrChange w:id="229" w:author="Carlos" w:date="2026-03-13T15:21:00Z">
          <w:pPr>
            <w:pStyle w:val="PargrafodaLista"/>
            <w:numPr>
              <w:numId w:val="13"/>
            </w:numPr>
            <w:ind w:left="1571" w:hanging="360"/>
          </w:pPr>
        </w:pPrChange>
      </w:pPr>
      <w:r w:rsidRPr="009B6CCF">
        <w:rPr>
          <w:b/>
          <w:bCs/>
        </w:rPr>
        <w:t>NOM_LOGRADOURO</w:t>
      </w:r>
      <w:r w:rsidRPr="009B6CCF">
        <w:t xml:space="preserve">: Este atributo persiste da base de pontos original e armazena a denominação textual da via. Ele é </w:t>
      </w:r>
      <w:r w:rsidR="00C673D4" w:rsidRPr="009B6CCF">
        <w:t>um insumo</w:t>
      </w:r>
      <w:r w:rsidRPr="009B6CCF">
        <w:t xml:space="preserve"> </w:t>
      </w:r>
      <w:r w:rsidR="00C673D4" w:rsidRPr="009B6CCF">
        <w:t>essencial</w:t>
      </w:r>
      <w:r w:rsidRPr="009B6CCF">
        <w:t xml:space="preserve"> para a etapa de conciliação semântica, servindo como a "âncora" textual que permite cruzar os dados d</w:t>
      </w:r>
      <w:r w:rsidR="00995075" w:rsidRPr="009B6CCF">
        <w:t>a tabela CN_FACES</w:t>
      </w:r>
      <w:r w:rsidRPr="009B6CCF">
        <w:t xml:space="preserve"> com </w:t>
      </w:r>
      <w:r w:rsidR="00383DF1" w:rsidRPr="009B6CCF">
        <w:t>CN_LOGRADOUROS</w:t>
      </w:r>
      <w:r w:rsidRPr="009B6CCF">
        <w:t>.</w:t>
      </w:r>
    </w:p>
    <w:p w14:paraId="56896D09" w14:textId="1CCCB923" w:rsidR="004D015E" w:rsidRPr="009B6CCF" w:rsidRDefault="00154FF5">
      <w:pPr>
        <w:pStyle w:val="PargrafodaLista"/>
        <w:numPr>
          <w:ilvl w:val="0"/>
          <w:numId w:val="9"/>
        </w:numPr>
        <w:pPrChange w:id="230" w:author="Carlos" w:date="2026-03-13T15:21:00Z">
          <w:pPr>
            <w:pStyle w:val="PargrafodaLista"/>
            <w:numPr>
              <w:numId w:val="13"/>
            </w:numPr>
            <w:ind w:left="1571" w:hanging="360"/>
          </w:pPr>
        </w:pPrChange>
      </w:pPr>
      <w:r w:rsidRPr="009B6CCF">
        <w:rPr>
          <w:b/>
          <w:bCs/>
        </w:rPr>
        <w:t>SC_ID_LOGRADOURO</w:t>
      </w:r>
      <w:r w:rsidRPr="009B6CCF">
        <w:t xml:space="preserve">: </w:t>
      </w:r>
      <w:r w:rsidR="001847DB" w:rsidRPr="009B6CCF">
        <w:t>Este atributo atua como a chave de integração fundamental do modelo, sendo preenchido através de um processo de enriquecimento (</w:t>
      </w:r>
      <w:r w:rsidR="001847DB" w:rsidRPr="009B6CCF">
        <w:rPr>
          <w:i/>
          <w:iCs/>
        </w:rPr>
        <w:t>join</w:t>
      </w:r>
      <w:r w:rsidR="001847DB" w:rsidRPr="009B6CCF">
        <w:t>). Conforme detalhado na seção</w:t>
      </w:r>
      <w:r w:rsidR="003302C8" w:rsidRPr="009B6CCF">
        <w:t xml:space="preserve"> </w:t>
      </w:r>
      <w:r w:rsidR="006E0F59" w:rsidRPr="009B6CCF">
        <w:fldChar w:fldCharType="begin"/>
      </w:r>
      <w:r w:rsidR="006E0F59" w:rsidRPr="009B6CCF">
        <w:instrText xml:space="preserve"> REF _Ref218844539 \r \h </w:instrText>
      </w:r>
      <w:r w:rsidR="006E0F59" w:rsidRPr="009B6CCF">
        <w:fldChar w:fldCharType="separate"/>
      </w:r>
      <w:r w:rsidR="003750EA">
        <w:t>3.3.1.4</w:t>
      </w:r>
      <w:r w:rsidR="006E0F59" w:rsidRPr="009B6CCF">
        <w:fldChar w:fldCharType="end"/>
      </w:r>
      <w:r w:rsidR="003302C8" w:rsidRPr="009B6CCF">
        <w:t>,</w:t>
      </w:r>
      <w:r w:rsidR="00D56CAC" w:rsidRPr="009B6CCF">
        <w:t xml:space="preserve"> </w:t>
      </w:r>
      <w:r w:rsidR="004D015E" w:rsidRPr="009B6CCF">
        <w:t xml:space="preserve">ele consiste em um </w:t>
      </w:r>
      <w:r w:rsidR="00295199" w:rsidRPr="009B6CCF">
        <w:rPr>
          <w:i/>
          <w:iCs/>
        </w:rPr>
        <w:t>identificador de hash</w:t>
      </w:r>
      <w:r w:rsidR="004D015E" w:rsidRPr="009B6CCF">
        <w:t xml:space="preserve"> gerado a partir do nome do logradouro, o que garante a padronização e a imutabilidade do vínculo. Essa característica simplifica a união entre as tabelas geográficas e alfanuméricas de diferentes origens, permitindo que o sistema identifique o mesmo logradouro de forma unívoca, independentemente de sua procedência.</w:t>
      </w:r>
    </w:p>
    <w:p w14:paraId="6E22A0A8" w14:textId="275DDA38" w:rsidR="00154FF5" w:rsidRPr="009B6CCF" w:rsidRDefault="00154FF5">
      <w:pPr>
        <w:pStyle w:val="PargrafodaLista"/>
        <w:numPr>
          <w:ilvl w:val="0"/>
          <w:numId w:val="9"/>
        </w:numPr>
        <w:pPrChange w:id="231" w:author="Carlos" w:date="2026-03-13T15:21:00Z">
          <w:pPr>
            <w:pStyle w:val="PargrafodaLista"/>
            <w:numPr>
              <w:numId w:val="13"/>
            </w:numPr>
            <w:ind w:left="1571" w:hanging="360"/>
          </w:pPr>
        </w:pPrChange>
      </w:pPr>
      <w:r w:rsidRPr="009B6CCF">
        <w:rPr>
          <w:b/>
          <w:bCs/>
        </w:rPr>
        <w:t>NR_ORDEM</w:t>
      </w:r>
      <w:r w:rsidRPr="009B6CCF">
        <w:t>: É um atributo numérico calculado a partir da extração dos três últimos caracteres do ID_FACE. Ele estabelece a sequência topológica das faces, permitindo que o sistema compreenda a ordem de adjacência dos logradouros ao redor de uma quadra, o que é vital para o correto posicionamento espacial das feições.</w:t>
      </w:r>
    </w:p>
    <w:p w14:paraId="417A2D64" w14:textId="77777777" w:rsidR="00154FF5" w:rsidRPr="009B6CCF" w:rsidRDefault="00154FF5">
      <w:pPr>
        <w:pStyle w:val="PargrafodaLista"/>
        <w:numPr>
          <w:ilvl w:val="0"/>
          <w:numId w:val="9"/>
        </w:numPr>
        <w:pPrChange w:id="232" w:author="Carlos" w:date="2026-03-13T15:21:00Z">
          <w:pPr>
            <w:pStyle w:val="PargrafodaLista"/>
            <w:numPr>
              <w:numId w:val="13"/>
            </w:numPr>
            <w:ind w:left="1571" w:hanging="360"/>
          </w:pPr>
        </w:pPrChange>
      </w:pPr>
      <w:r w:rsidRPr="009B6CCF">
        <w:rPr>
          <w:b/>
          <w:bCs/>
        </w:rPr>
        <w:t>QTD_PONTOS</w:t>
      </w:r>
      <w:r w:rsidRPr="009B6CCF">
        <w:t xml:space="preserve">: Representa um dado estatístico derivado da contagem total de endereços existentes em cada face. Este atributo fornece uma métrica de importância e densidade ocupacional, </w:t>
      </w:r>
      <w:r w:rsidRPr="009B6CCF">
        <w:lastRenderedPageBreak/>
        <w:t>permitindo validar se a face processada possui relevância cadastral no mundo real ou se trata apenas de uma delimitação administrativa.</w:t>
      </w:r>
    </w:p>
    <w:p w14:paraId="54BE13B9" w14:textId="42C47131" w:rsidR="00E45C2D" w:rsidRPr="009B6CCF" w:rsidRDefault="00154FF5">
      <w:pPr>
        <w:pStyle w:val="PargrafodaLista"/>
        <w:numPr>
          <w:ilvl w:val="0"/>
          <w:numId w:val="9"/>
        </w:numPr>
        <w:pPrChange w:id="233" w:author="Carlos" w:date="2026-03-13T15:21:00Z">
          <w:pPr>
            <w:pStyle w:val="PargrafodaLista"/>
            <w:numPr>
              <w:numId w:val="13"/>
            </w:numPr>
            <w:ind w:left="1571" w:hanging="360"/>
          </w:pPr>
        </w:pPrChange>
      </w:pPr>
      <w:r w:rsidRPr="009B6CCF">
        <w:rPr>
          <w:b/>
          <w:bCs/>
        </w:rPr>
        <w:t>CENTROIDE</w:t>
      </w:r>
      <w:r w:rsidRPr="009B6CCF">
        <w:t>: Este é o atributo geométrico central, calculado pela média das coordenadas dos pontos de endereços herdados. Ele define o ponto de gravidade espacial da face, servindo como o nó de referência a partir do qual as geometrias das quadras serão futuramente derivadas e conectadas.</w:t>
      </w:r>
    </w:p>
    <w:p w14:paraId="236FE569" w14:textId="77777777" w:rsidR="0073683C" w:rsidRPr="009B6CCF" w:rsidRDefault="0073683C" w:rsidP="004E1CB8">
      <w:pPr>
        <w:pStyle w:val="Ttulo4"/>
      </w:pPr>
      <w:r w:rsidRPr="009B6CCF">
        <w:t>Tabela CN_QUADRAS</w:t>
      </w:r>
    </w:p>
    <w:p w14:paraId="0BC47C57" w14:textId="67249F5C" w:rsidR="0073683C" w:rsidRPr="009B6CCF" w:rsidRDefault="0073683C" w:rsidP="0073683C">
      <w:r w:rsidRPr="009B6CCF">
        <w:t>A quadra</w:t>
      </w:r>
      <w:r w:rsidR="005376D5" w:rsidRPr="009B6CCF">
        <w:t xml:space="preserve"> é</w:t>
      </w:r>
      <w:r w:rsidRPr="009B6CCF">
        <w:t xml:space="preserve"> </w:t>
      </w:r>
      <w:r w:rsidR="005376D5" w:rsidRPr="009B6CCF">
        <w:t xml:space="preserve">uma entidade com definição </w:t>
      </w:r>
      <w:r w:rsidR="00146EF8" w:rsidRPr="009B6CCF">
        <w:t>semelhante no</w:t>
      </w:r>
      <w:r w:rsidR="005376D5" w:rsidRPr="009B6CCF">
        <w:t xml:space="preserve"> CNEFE e </w:t>
      </w:r>
      <w:r w:rsidR="004B3FF0" w:rsidRPr="009B6CCF">
        <w:t>n</w:t>
      </w:r>
      <w:r w:rsidR="005376D5" w:rsidRPr="009B6CCF">
        <w:t xml:space="preserve">o CIATA: </w:t>
      </w:r>
      <w:r w:rsidR="004B3FF0" w:rsidRPr="009B6CCF">
        <w:t xml:space="preserve">uma área, geralmente delimitada por logradouros ou acidentes naturais, </w:t>
      </w:r>
      <w:r w:rsidR="003F2C13" w:rsidRPr="009B6CCF">
        <w:t>que contém</w:t>
      </w:r>
      <w:r w:rsidR="004B3FF0" w:rsidRPr="009B6CCF">
        <w:t xml:space="preserve"> um conjunto de parcelas</w:t>
      </w:r>
      <w:r w:rsidR="001D0481" w:rsidRPr="009B6CCF">
        <w:t xml:space="preserve"> </w:t>
      </w:r>
      <w:r w:rsidR="001D0481" w:rsidRPr="009B6CCF">
        <w:fldChar w:fldCharType="begin"/>
      </w:r>
      <w:r w:rsidR="004975CD" w:rsidRPr="009B6CCF">
        <w:instrText xml:space="preserve"> ADDIN ZOTERO_ITEM CSL_CITATION {"citationID":"VZ9QBtqB","properties":{"formattedCitation":"(CNEFE, 2025)","plainCitation":"(CNEFE, 2025)","noteIndex":0},"citationItems":[{"id":167,"uris":["http://zotero.org/users/15531986/items/854MXC4F"],"itemData":{"id":167,"type":"dataset","citation-key":"IBGE/CNEFE","title":"CNEFE","URL":"https://www.ibge.gov.br/estatisticas/downloads-estatisticas.html?caminho=Cadastro_Nacional_de_Enderecos_para_Fins_Estatisticos/Censo_Demografico_2022/Arquivos_CNEFE/CSV/Municipio","issued":{"date-parts":[["2025"]]}}}],"schema":"https://github.com/citation-style-language/schema/raw/master/csl-citation.json"} </w:instrText>
      </w:r>
      <w:r w:rsidR="001D0481" w:rsidRPr="009B6CCF">
        <w:fldChar w:fldCharType="separate"/>
      </w:r>
      <w:r w:rsidR="001D0481" w:rsidRPr="009B6CCF">
        <w:rPr>
          <w:rFonts w:cs="Arial"/>
        </w:rPr>
        <w:t>(CNEFE, 2025)</w:t>
      </w:r>
      <w:r w:rsidR="001D0481" w:rsidRPr="009B6CCF">
        <w:fldChar w:fldCharType="end"/>
      </w:r>
      <w:r w:rsidR="004B3FF0" w:rsidRPr="009B6CCF">
        <w:t>. O fato de as definições serem semelhantes, no entanto, não significa que as quadras sejam identificadas pelas mesmas chaves primárias</w:t>
      </w:r>
      <w:r w:rsidR="001B439A" w:rsidRPr="009B6CCF">
        <w:t xml:space="preserve"> </w:t>
      </w:r>
      <w:r w:rsidR="001B439A" w:rsidRPr="009B6CCF">
        <w:fldChar w:fldCharType="begin"/>
      </w:r>
      <w:r w:rsidR="00D16DA7" w:rsidRPr="009B6CCF">
        <w:instrText xml:space="preserve"> ADDIN ZOTERO_ITEM CSL_CITATION {"citationID":"iIaUufKW","properties":{"formattedCitation":"(Erba, 2007)","plainCitation":"(Erba, 2007)","noteIndex":0},"citationItems":[{"id":316,"uris":["http://zotero.org/users/15531986/items/K4AGQ4XT"],"itemData":{"id":316,"type":"book","publisher":"Lincoln Institute of Land Policy","publisher-place":"Cambridge, MA","title":"Catastro multifinalitario aplicado a la definición de políticas de suelo en América Latina","author":[{"family":"Erba","given":"Diego Alfonso"}],"issued":{"date-parts":[["2007"]]}}}],"schema":"https://github.com/citation-style-language/schema/raw/master/csl-citation.json"} </w:instrText>
      </w:r>
      <w:r w:rsidR="001B439A" w:rsidRPr="009B6CCF">
        <w:fldChar w:fldCharType="separate"/>
      </w:r>
      <w:r w:rsidR="001B439A" w:rsidRPr="009B6CCF">
        <w:rPr>
          <w:rFonts w:cs="Arial"/>
        </w:rPr>
        <w:t>(Erba, 2007)</w:t>
      </w:r>
      <w:r w:rsidR="001B439A" w:rsidRPr="009B6CCF">
        <w:fldChar w:fldCharType="end"/>
      </w:r>
      <w:r w:rsidR="004B3FF0" w:rsidRPr="009B6CCF">
        <w:t xml:space="preserve">. </w:t>
      </w:r>
    </w:p>
    <w:p w14:paraId="7F687326" w14:textId="5E12181E" w:rsidR="00444F62" w:rsidRPr="009B6CCF" w:rsidRDefault="00E767DD" w:rsidP="0073683C">
      <w:r w:rsidRPr="009B6CCF">
        <w:t>Uma vez que as</w:t>
      </w:r>
      <w:r w:rsidR="00DF1B87" w:rsidRPr="009B6CCF">
        <w:t xml:space="preserve"> </w:t>
      </w:r>
      <w:r w:rsidR="000D7F24" w:rsidRPr="009B6CCF">
        <w:t xml:space="preserve">transformações de atributos já foram </w:t>
      </w:r>
      <w:r w:rsidR="0004198F" w:rsidRPr="009B6CCF">
        <w:t>realizadas</w:t>
      </w:r>
      <w:r w:rsidR="000D7F24" w:rsidRPr="009B6CCF">
        <w:t xml:space="preserve"> durante a consulta que criou a tabela CN_</w:t>
      </w:r>
      <w:r w:rsidR="007602B6" w:rsidRPr="009B6CCF">
        <w:t>FACES</w:t>
      </w:r>
      <w:r w:rsidR="000D7F24" w:rsidRPr="009B6CCF">
        <w:t xml:space="preserve">, </w:t>
      </w:r>
      <w:r w:rsidR="00043BCD" w:rsidRPr="009B6CCF">
        <w:t xml:space="preserve">a rotina de povoamento da tabela CN_QUADRAS replica os identificadores </w:t>
      </w:r>
      <w:r w:rsidR="00FB46D7" w:rsidRPr="009B6CCF">
        <w:rPr>
          <w:color w:val="385623" w:themeColor="accent6" w:themeShade="80"/>
        </w:rPr>
        <w:t>ID_QUADRA</w:t>
      </w:r>
      <w:r w:rsidR="00043BCD" w:rsidRPr="009B6CCF">
        <w:rPr>
          <w:color w:val="385623" w:themeColor="accent6" w:themeShade="80"/>
        </w:rPr>
        <w:t xml:space="preserve"> </w:t>
      </w:r>
      <w:r w:rsidR="00043BCD" w:rsidRPr="009B6CCF">
        <w:t>e</w:t>
      </w:r>
      <w:r w:rsidR="00B66D57" w:rsidRPr="009B6CCF">
        <w:rPr>
          <w:color w:val="385623" w:themeColor="accent6" w:themeShade="80"/>
        </w:rPr>
        <w:t xml:space="preserve"> </w:t>
      </w:r>
      <w:r w:rsidR="00B66D57" w:rsidRPr="009B6CCF">
        <w:rPr>
          <w:color w:val="1F3864" w:themeColor="accent5" w:themeShade="80"/>
        </w:rPr>
        <w:t>COD_MUNICIPIO</w:t>
      </w:r>
      <w:r w:rsidR="00043BCD" w:rsidRPr="009B6CCF">
        <w:rPr>
          <w:color w:val="1F3864" w:themeColor="accent5" w:themeShade="80"/>
        </w:rPr>
        <w:t>,</w:t>
      </w:r>
      <w:r w:rsidR="00056BC2" w:rsidRPr="009B6CCF">
        <w:t xml:space="preserve"> </w:t>
      </w:r>
      <w:r w:rsidR="008C1F6F" w:rsidRPr="009B6CCF">
        <w:t xml:space="preserve">enquanto os demais atributos são computados </w:t>
      </w:r>
      <w:r w:rsidR="00F73C43" w:rsidRPr="009B6CCF">
        <w:t>por</w:t>
      </w:r>
      <w:r w:rsidR="008C1F6F" w:rsidRPr="009B6CCF">
        <w:t xml:space="preserve"> funções agregadoras, conforme a lógica detalhada </w:t>
      </w:r>
      <w:r w:rsidR="004021E3" w:rsidRPr="009B6CCF">
        <w:t>no</w:t>
      </w:r>
      <w:r w:rsidR="00651D56" w:rsidRPr="009B6CCF">
        <w:t xml:space="preserve"> </w:t>
      </w:r>
      <w:r w:rsidR="00203814" w:rsidRPr="009B6CCF">
        <w:fldChar w:fldCharType="begin"/>
      </w:r>
      <w:r w:rsidR="00203814" w:rsidRPr="009B6CCF">
        <w:instrText xml:space="preserve"> REF _Ref211090707 \h </w:instrText>
      </w:r>
      <w:r w:rsidR="003F1911" w:rsidRPr="009B6CCF">
        <w:instrText xml:space="preserve"> \* MERGEFORMAT </w:instrText>
      </w:r>
      <w:r w:rsidR="00203814" w:rsidRPr="009B6CCF">
        <w:fldChar w:fldCharType="separate"/>
      </w:r>
      <w:r w:rsidR="003750EA" w:rsidRPr="009B6CCF">
        <w:t xml:space="preserve">Quadro </w:t>
      </w:r>
      <w:r w:rsidR="003750EA">
        <w:t>18</w:t>
      </w:r>
      <w:r w:rsidR="00203814" w:rsidRPr="009B6CCF">
        <w:fldChar w:fldCharType="end"/>
      </w:r>
      <w:r w:rsidR="00203814" w:rsidRPr="009B6CCF">
        <w:t>.</w:t>
      </w:r>
    </w:p>
    <w:p w14:paraId="20B3E9BA" w14:textId="20FDC3D6" w:rsidR="00391C26" w:rsidRPr="009B6CCF" w:rsidRDefault="00391C26" w:rsidP="00A6278E">
      <w:pPr>
        <w:pStyle w:val="Legenda"/>
      </w:pPr>
      <w:bookmarkStart w:id="234" w:name="_Ref211090707"/>
      <w:r w:rsidRPr="009B6CCF">
        <w:t xml:space="preserve">Quadro </w:t>
      </w:r>
      <w:fldSimple w:instr=" SEQ Quadro \* ARABIC ">
        <w:r w:rsidR="003750EA">
          <w:rPr>
            <w:noProof/>
          </w:rPr>
          <w:t>18</w:t>
        </w:r>
      </w:fldSimple>
      <w:bookmarkEnd w:id="234"/>
      <w:r w:rsidR="00A906FA" w:rsidRPr="009B6CCF">
        <w:t xml:space="preserve"> –</w:t>
      </w:r>
      <w:r w:rsidRPr="009B6CCF">
        <w:t xml:space="preserve"> Definição da tabela CN_QUADRAS</w:t>
      </w:r>
    </w:p>
    <w:tbl>
      <w:tblPr>
        <w:tblStyle w:val="Tabelacomgrade"/>
        <w:tblW w:w="0" w:type="auto"/>
        <w:tblLook w:val="04A0" w:firstRow="1" w:lastRow="0" w:firstColumn="1" w:lastColumn="0" w:noHBand="0" w:noVBand="1"/>
      </w:tblPr>
      <w:tblGrid>
        <w:gridCol w:w="9061"/>
      </w:tblGrid>
      <w:tr w:rsidR="0073683C" w:rsidRPr="009B6CCF" w14:paraId="102CD635" w14:textId="77777777" w:rsidTr="00926561">
        <w:tc>
          <w:tcPr>
            <w:tcW w:w="9061" w:type="dxa"/>
          </w:tcPr>
          <w:p w14:paraId="16C0BE12" w14:textId="2FD0D405" w:rsidR="0073683C" w:rsidRPr="009B6CCF" w:rsidRDefault="0073683C" w:rsidP="001308DF">
            <w:pPr>
              <w:pStyle w:val="Codigo"/>
              <w:rPr>
                <w:b/>
                <w:bCs/>
              </w:rPr>
            </w:pPr>
            <w:r w:rsidRPr="009B6CCF">
              <w:rPr>
                <w:b/>
                <w:bCs/>
              </w:rPr>
              <w:t xml:space="preserve">-- </w:t>
            </w:r>
            <w:r w:rsidR="00DC6E3F" w:rsidRPr="009B6CCF">
              <w:rPr>
                <w:b/>
                <w:bCs/>
              </w:rPr>
              <w:t>Criando a t</w:t>
            </w:r>
            <w:r w:rsidRPr="009B6CCF">
              <w:rPr>
                <w:b/>
                <w:bCs/>
              </w:rPr>
              <w:t xml:space="preserve">abela </w:t>
            </w:r>
            <w:r w:rsidR="00DC6E3F" w:rsidRPr="009B6CCF">
              <w:rPr>
                <w:b/>
                <w:bCs/>
              </w:rPr>
              <w:t>CN_QUADRAS</w:t>
            </w:r>
          </w:p>
          <w:p w14:paraId="61EAAAFB" w14:textId="77777777" w:rsidR="00C475C8" w:rsidRPr="009B6CCF" w:rsidRDefault="00C475C8" w:rsidP="00C475C8">
            <w:pPr>
              <w:pStyle w:val="Codigo"/>
            </w:pPr>
            <w:r w:rsidRPr="009B6CCF">
              <w:t>CREATE TABLE IF NOT EXISTS CN_QUADRAS (</w:t>
            </w:r>
          </w:p>
          <w:p w14:paraId="02AE40D2" w14:textId="77777777" w:rsidR="00C475C8" w:rsidRPr="00B5218E" w:rsidRDefault="00C475C8" w:rsidP="00C475C8">
            <w:pPr>
              <w:pStyle w:val="Codigo"/>
              <w:rPr>
                <w:lang w:val="es-419"/>
                <w:rPrChange w:id="235" w:author="Carlos" w:date="2026-03-18T08:28:00Z">
                  <w:rPr/>
                </w:rPrChange>
              </w:rPr>
            </w:pPr>
            <w:r w:rsidRPr="009B6CCF">
              <w:t xml:space="preserve">  </w:t>
            </w:r>
            <w:r w:rsidRPr="00B5218E">
              <w:rPr>
                <w:lang w:val="es-419"/>
                <w:rPrChange w:id="236" w:author="Carlos" w:date="2026-03-18T08:28:00Z">
                  <w:rPr/>
                </w:rPrChange>
              </w:rPr>
              <w:t>SC_ID_QUADRA        VARCHAR(250),</w:t>
            </w:r>
          </w:p>
          <w:p w14:paraId="71F95F66" w14:textId="77777777" w:rsidR="00C475C8" w:rsidRPr="00B5218E" w:rsidRDefault="00C475C8" w:rsidP="00C475C8">
            <w:pPr>
              <w:pStyle w:val="Codigo"/>
              <w:rPr>
                <w:lang w:val="es-419"/>
                <w:rPrChange w:id="237" w:author="Carlos" w:date="2026-03-18T08:28:00Z">
                  <w:rPr/>
                </w:rPrChange>
              </w:rPr>
            </w:pPr>
            <w:r w:rsidRPr="00B5218E">
              <w:rPr>
                <w:lang w:val="es-419"/>
                <w:rPrChange w:id="238" w:author="Carlos" w:date="2026-03-18T08:28:00Z">
                  <w:rPr/>
                </w:rPrChange>
              </w:rPr>
              <w:t xml:space="preserve">  </w:t>
            </w:r>
            <w:r w:rsidRPr="00B5218E">
              <w:rPr>
                <w:color w:val="002060"/>
                <w:lang w:val="es-419"/>
                <w:rPrChange w:id="239" w:author="Carlos" w:date="2026-03-18T08:28:00Z">
                  <w:rPr>
                    <w:color w:val="002060"/>
                  </w:rPr>
                </w:rPrChange>
              </w:rPr>
              <w:t xml:space="preserve">COD_MUNICIPIO       </w:t>
            </w:r>
            <w:r w:rsidRPr="00B5218E">
              <w:rPr>
                <w:lang w:val="es-419"/>
                <w:rPrChange w:id="240" w:author="Carlos" w:date="2026-03-18T08:28:00Z">
                  <w:rPr/>
                </w:rPrChange>
              </w:rPr>
              <w:t>VARCHAR(7),</w:t>
            </w:r>
          </w:p>
          <w:p w14:paraId="06CDC538" w14:textId="77777777" w:rsidR="00C475C8" w:rsidRPr="009B6CCF" w:rsidRDefault="00C475C8" w:rsidP="00C475C8">
            <w:pPr>
              <w:pStyle w:val="Codigo"/>
            </w:pPr>
            <w:r w:rsidRPr="00B5218E">
              <w:rPr>
                <w:lang w:val="es-419"/>
                <w:rPrChange w:id="241" w:author="Carlos" w:date="2026-03-18T08:28:00Z">
                  <w:rPr/>
                </w:rPrChange>
              </w:rPr>
              <w:t xml:space="preserve">  </w:t>
            </w:r>
            <w:r w:rsidRPr="009B6CCF">
              <w:rPr>
                <w:color w:val="385623" w:themeColor="accent6" w:themeShade="80"/>
              </w:rPr>
              <w:t xml:space="preserve">ID_QUADRA           </w:t>
            </w:r>
            <w:r w:rsidRPr="009B6CCF">
              <w:t>VARCHAR(19),</w:t>
            </w:r>
          </w:p>
          <w:p w14:paraId="1F13B4CF" w14:textId="77777777" w:rsidR="00C475C8" w:rsidRPr="009B6CCF" w:rsidRDefault="00C475C8" w:rsidP="00C475C8">
            <w:pPr>
              <w:pStyle w:val="Codigo"/>
            </w:pPr>
            <w:r w:rsidRPr="009B6CCF">
              <w:t>  QTD_PONTOS          INT,</w:t>
            </w:r>
          </w:p>
          <w:p w14:paraId="520C3D45" w14:textId="77777777" w:rsidR="00C475C8" w:rsidRPr="009B6CCF" w:rsidRDefault="00C475C8" w:rsidP="00C475C8">
            <w:pPr>
              <w:pStyle w:val="Codigo"/>
            </w:pPr>
            <w:r w:rsidRPr="009B6CCF">
              <w:t>  CENTROIDE           POINT</w:t>
            </w:r>
          </w:p>
          <w:p w14:paraId="3A975243" w14:textId="77777777" w:rsidR="00C475C8" w:rsidRPr="009B6CCF" w:rsidRDefault="00C475C8" w:rsidP="00C475C8">
            <w:pPr>
              <w:pStyle w:val="Codigo"/>
            </w:pPr>
            <w:r w:rsidRPr="009B6CCF">
              <w:t>);`</w:t>
            </w:r>
          </w:p>
          <w:p w14:paraId="673576D9" w14:textId="77777777" w:rsidR="00C475C8" w:rsidRPr="009B6CCF" w:rsidRDefault="00C475C8" w:rsidP="001308DF">
            <w:pPr>
              <w:pStyle w:val="Codigo"/>
            </w:pPr>
          </w:p>
          <w:p w14:paraId="57E80076" w14:textId="77777777" w:rsidR="00DC6E3F" w:rsidRPr="009B6CCF" w:rsidRDefault="00DC6E3F" w:rsidP="001308DF">
            <w:pPr>
              <w:pStyle w:val="Codigo"/>
            </w:pPr>
          </w:p>
          <w:p w14:paraId="312942D9" w14:textId="24B2D76F" w:rsidR="00B63C3A" w:rsidRPr="009B6CCF" w:rsidRDefault="00C37955" w:rsidP="001308DF">
            <w:pPr>
              <w:pStyle w:val="Codigo"/>
              <w:rPr>
                <w:b/>
                <w:bCs/>
              </w:rPr>
            </w:pPr>
            <w:r w:rsidRPr="009B6CCF">
              <w:rPr>
                <w:b/>
                <w:bCs/>
              </w:rPr>
              <w:t>-- Preenchendo CN_QUADRAS</w:t>
            </w:r>
          </w:p>
          <w:p w14:paraId="2A99AC81" w14:textId="7D9DFE14" w:rsidR="00163558" w:rsidRPr="009B6CCF" w:rsidRDefault="00163558" w:rsidP="001308DF">
            <w:pPr>
              <w:pStyle w:val="Codigo"/>
            </w:pPr>
            <w:r w:rsidRPr="009B6CCF">
              <w:t>INSERT INTO CN_QUADRAS (</w:t>
            </w:r>
          </w:p>
          <w:p w14:paraId="647B987E" w14:textId="7A16DDEC" w:rsidR="00163558" w:rsidRPr="009B6CCF" w:rsidRDefault="00492CC4" w:rsidP="001308DF">
            <w:pPr>
              <w:pStyle w:val="Codigo"/>
            </w:pPr>
            <w:r w:rsidRPr="009B6CCF">
              <w:rPr>
                <w:color w:val="806000" w:themeColor="accent4" w:themeShade="80"/>
              </w:rPr>
              <w:t xml:space="preserve">    </w:t>
            </w:r>
            <w:r w:rsidR="00163558" w:rsidRPr="009B6CCF">
              <w:rPr>
                <w:color w:val="385623" w:themeColor="accent6" w:themeShade="80"/>
              </w:rPr>
              <w:t>ID_QUADRA</w:t>
            </w:r>
            <w:r w:rsidR="00163558" w:rsidRPr="009B6CCF">
              <w:t xml:space="preserve">, </w:t>
            </w:r>
            <w:r w:rsidR="00163558" w:rsidRPr="009B6CCF">
              <w:rPr>
                <w:color w:val="1F3864" w:themeColor="accent5" w:themeShade="80"/>
              </w:rPr>
              <w:t>COD_MUNICIPIO</w:t>
            </w:r>
            <w:r w:rsidR="00163558" w:rsidRPr="009B6CCF">
              <w:t xml:space="preserve">, </w:t>
            </w:r>
          </w:p>
          <w:p w14:paraId="74960C7C" w14:textId="534C4283" w:rsidR="00163558" w:rsidRPr="009B6CCF" w:rsidRDefault="00492CC4" w:rsidP="001308DF">
            <w:pPr>
              <w:pStyle w:val="Codigo"/>
            </w:pPr>
            <w:r w:rsidRPr="009B6CCF">
              <w:rPr>
                <w:color w:val="806000" w:themeColor="accent4" w:themeShade="80"/>
              </w:rPr>
              <w:t xml:space="preserve">    </w:t>
            </w:r>
            <w:r w:rsidR="00163558" w:rsidRPr="009B6CCF">
              <w:rPr>
                <w:color w:val="806000" w:themeColor="accent4" w:themeShade="80"/>
              </w:rPr>
              <w:t>SC_ID_QUADRA</w:t>
            </w:r>
            <w:r w:rsidR="00163558" w:rsidRPr="009B6CCF">
              <w:t xml:space="preserve">, </w:t>
            </w:r>
          </w:p>
          <w:p w14:paraId="3B69F4C5" w14:textId="5A4CBCB3" w:rsidR="00163558" w:rsidRPr="009B6CCF" w:rsidRDefault="00163558" w:rsidP="001308DF">
            <w:pPr>
              <w:pStyle w:val="Codigo"/>
            </w:pPr>
            <w:r w:rsidRPr="009B6CCF">
              <w:t xml:space="preserve"> </w:t>
            </w:r>
            <w:r w:rsidR="00492CC4" w:rsidRPr="009B6CCF">
              <w:rPr>
                <w:color w:val="806000" w:themeColor="accent4" w:themeShade="80"/>
              </w:rPr>
              <w:t xml:space="preserve">   </w:t>
            </w:r>
            <w:r w:rsidRPr="009B6CCF">
              <w:rPr>
                <w:color w:val="525252" w:themeColor="accent3" w:themeShade="80"/>
              </w:rPr>
              <w:t>ORDEM_FACES</w:t>
            </w:r>
            <w:r w:rsidRPr="009B6CCF">
              <w:t xml:space="preserve">, </w:t>
            </w:r>
            <w:r w:rsidRPr="009B6CCF">
              <w:rPr>
                <w:color w:val="833C0B" w:themeColor="accent2" w:themeShade="80"/>
              </w:rPr>
              <w:t>QTD_PONTOS</w:t>
            </w:r>
            <w:r w:rsidRPr="009B6CCF">
              <w:t xml:space="preserve">, </w:t>
            </w:r>
            <w:r w:rsidRPr="009B6CCF">
              <w:rPr>
                <w:color w:val="1F4E79" w:themeColor="accent1" w:themeShade="80"/>
              </w:rPr>
              <w:t>CENTROIDE</w:t>
            </w:r>
            <w:r w:rsidRPr="009B6CCF">
              <w:t>)</w:t>
            </w:r>
          </w:p>
          <w:p w14:paraId="6AE00FFE" w14:textId="181180F1" w:rsidR="00163558" w:rsidRPr="009B6CCF" w:rsidRDefault="00492CC4" w:rsidP="001308DF">
            <w:pPr>
              <w:pStyle w:val="Codigo"/>
            </w:pPr>
            <w:r w:rsidRPr="009B6CCF">
              <w:rPr>
                <w:color w:val="806000" w:themeColor="accent4" w:themeShade="80"/>
              </w:rPr>
              <w:t xml:space="preserve">    </w:t>
            </w:r>
            <w:r w:rsidR="00163558" w:rsidRPr="009B6CCF">
              <w:t xml:space="preserve">SELECT </w:t>
            </w:r>
          </w:p>
          <w:p w14:paraId="30D268BA" w14:textId="1E09E64E" w:rsidR="00163558" w:rsidRPr="009B6CCF" w:rsidRDefault="00163558" w:rsidP="001308DF">
            <w:pPr>
              <w:pStyle w:val="Codigo"/>
            </w:pPr>
            <w:r w:rsidRPr="009B6CCF">
              <w:t xml:space="preserve">    </w:t>
            </w:r>
            <w:r w:rsidR="00492CC4" w:rsidRPr="009B6CCF">
              <w:rPr>
                <w:color w:val="806000" w:themeColor="accent4" w:themeShade="80"/>
              </w:rPr>
              <w:t xml:space="preserve">    </w:t>
            </w:r>
            <w:r w:rsidRPr="009B6CCF">
              <w:rPr>
                <w:color w:val="385623" w:themeColor="accent6" w:themeShade="80"/>
              </w:rPr>
              <w:t>f.ID_QUADRA</w:t>
            </w:r>
            <w:r w:rsidRPr="009B6CCF">
              <w:t xml:space="preserve">, </w:t>
            </w:r>
            <w:r w:rsidRPr="009B6CCF">
              <w:rPr>
                <w:color w:val="1F3864" w:themeColor="accent5" w:themeShade="80"/>
              </w:rPr>
              <w:t>f.COD_MUNICIPIO</w:t>
            </w:r>
            <w:r w:rsidRPr="009B6CCF">
              <w:t xml:space="preserve">, </w:t>
            </w:r>
          </w:p>
          <w:p w14:paraId="7E72C86D" w14:textId="7CD50B82" w:rsidR="009B6B42" w:rsidRPr="009B6CCF" w:rsidRDefault="00163558" w:rsidP="009B6B42">
            <w:pPr>
              <w:pStyle w:val="Codigo"/>
              <w:rPr>
                <w:color w:val="806000" w:themeColor="accent4" w:themeShade="80"/>
              </w:rPr>
            </w:pPr>
            <w:r w:rsidRPr="009B6CCF">
              <w:t xml:space="preserve">    </w:t>
            </w:r>
            <w:r w:rsidR="00492CC4" w:rsidRPr="009B6CCF">
              <w:rPr>
                <w:color w:val="806000" w:themeColor="accent4" w:themeShade="80"/>
              </w:rPr>
              <w:t xml:space="preserve">    </w:t>
            </w:r>
            <w:r w:rsidR="009B6B42" w:rsidRPr="009B6CCF">
              <w:rPr>
                <w:color w:val="806000" w:themeColor="accent4" w:themeShade="80"/>
              </w:rPr>
              <w:t>-- SC_ID_QUADRA</w:t>
            </w:r>
          </w:p>
          <w:p w14:paraId="147FFE8D" w14:textId="14277DE1" w:rsidR="009B6B42" w:rsidRPr="00B5218E" w:rsidRDefault="009B6B42" w:rsidP="009B6B42">
            <w:pPr>
              <w:pStyle w:val="Codigo"/>
              <w:rPr>
                <w:color w:val="806000" w:themeColor="accent4" w:themeShade="80"/>
                <w:lang w:val="en-US"/>
                <w:rPrChange w:id="242" w:author="Carlos" w:date="2026-03-18T08:28:00Z">
                  <w:rPr>
                    <w:color w:val="806000" w:themeColor="accent4" w:themeShade="80"/>
                  </w:rPr>
                </w:rPrChange>
              </w:rPr>
            </w:pPr>
            <w:r w:rsidRPr="009B6CCF">
              <w:rPr>
                <w:color w:val="806000" w:themeColor="accent4" w:themeShade="80"/>
              </w:rPr>
              <w:t xml:space="preserve">    </w:t>
            </w:r>
            <w:r w:rsidR="00492CC4" w:rsidRPr="009B6CCF">
              <w:rPr>
                <w:color w:val="806000" w:themeColor="accent4" w:themeShade="80"/>
              </w:rPr>
              <w:t xml:space="preserve">    </w:t>
            </w:r>
            <w:r w:rsidRPr="00B5218E">
              <w:rPr>
                <w:color w:val="806000" w:themeColor="accent4" w:themeShade="80"/>
                <w:lang w:val="en-US"/>
                <w:rPrChange w:id="243" w:author="Carlos" w:date="2026-03-18T08:28:00Z">
                  <w:rPr>
                    <w:color w:val="806000" w:themeColor="accent4" w:themeShade="80"/>
                  </w:rPr>
                </w:rPrChange>
              </w:rPr>
              <w:t xml:space="preserve">CONCAT('["', </w:t>
            </w:r>
          </w:p>
          <w:p w14:paraId="4BD1E781" w14:textId="4A14D9C2" w:rsidR="00F033E6" w:rsidRPr="00B5218E" w:rsidRDefault="009B6B42" w:rsidP="009B6B42">
            <w:pPr>
              <w:pStyle w:val="Codigo"/>
              <w:rPr>
                <w:color w:val="806000" w:themeColor="accent4" w:themeShade="80"/>
                <w:lang w:val="en-US"/>
                <w:rPrChange w:id="244" w:author="Carlos" w:date="2026-03-18T08:28:00Z">
                  <w:rPr>
                    <w:color w:val="806000" w:themeColor="accent4" w:themeShade="80"/>
                  </w:rPr>
                </w:rPrChange>
              </w:rPr>
            </w:pPr>
            <w:r w:rsidRPr="00B5218E">
              <w:rPr>
                <w:color w:val="806000" w:themeColor="accent4" w:themeShade="80"/>
                <w:lang w:val="en-US"/>
                <w:rPrChange w:id="245" w:author="Carlos" w:date="2026-03-18T08:28:00Z">
                  <w:rPr>
                    <w:color w:val="806000" w:themeColor="accent4" w:themeShade="80"/>
                  </w:rPr>
                </w:rPrChange>
              </w:rPr>
              <w:t xml:space="preserve">    </w:t>
            </w:r>
            <w:r w:rsidR="00503B41" w:rsidRPr="00B5218E">
              <w:rPr>
                <w:color w:val="806000" w:themeColor="accent4" w:themeShade="80"/>
                <w:lang w:val="en-US"/>
                <w:rPrChange w:id="246" w:author="Carlos" w:date="2026-03-18T08:28:00Z">
                  <w:rPr>
                    <w:color w:val="806000" w:themeColor="accent4" w:themeShade="80"/>
                  </w:rPr>
                </w:rPrChange>
              </w:rPr>
              <w:t xml:space="preserve">    </w:t>
            </w:r>
            <w:r w:rsidR="00492CC4" w:rsidRPr="00B5218E">
              <w:rPr>
                <w:color w:val="806000" w:themeColor="accent4" w:themeShade="80"/>
                <w:lang w:val="en-US"/>
                <w:rPrChange w:id="247" w:author="Carlos" w:date="2026-03-18T08:28:00Z">
                  <w:rPr>
                    <w:color w:val="806000" w:themeColor="accent4" w:themeShade="80"/>
                  </w:rPr>
                </w:rPrChange>
              </w:rPr>
              <w:t xml:space="preserve">    </w:t>
            </w:r>
            <w:r w:rsidRPr="00B5218E">
              <w:rPr>
                <w:color w:val="806000" w:themeColor="accent4" w:themeShade="80"/>
                <w:lang w:val="en-US"/>
                <w:rPrChange w:id="248" w:author="Carlos" w:date="2026-03-18T08:28:00Z">
                  <w:rPr>
                    <w:color w:val="806000" w:themeColor="accent4" w:themeShade="80"/>
                  </w:rPr>
                </w:rPrChange>
              </w:rPr>
              <w:t>GROUP_CONCAT(</w:t>
            </w:r>
          </w:p>
          <w:p w14:paraId="0D5531EE" w14:textId="1CF2CA16" w:rsidR="009B6B42" w:rsidRPr="00B5218E" w:rsidRDefault="00F033E6" w:rsidP="009B6B42">
            <w:pPr>
              <w:pStyle w:val="Codigo"/>
              <w:rPr>
                <w:color w:val="806000" w:themeColor="accent4" w:themeShade="80"/>
                <w:lang w:val="es-419"/>
                <w:rPrChange w:id="249" w:author="Carlos" w:date="2026-03-18T08:29:00Z">
                  <w:rPr>
                    <w:color w:val="806000" w:themeColor="accent4" w:themeShade="80"/>
                  </w:rPr>
                </w:rPrChange>
              </w:rPr>
            </w:pPr>
            <w:r w:rsidRPr="00B5218E">
              <w:rPr>
                <w:color w:val="806000" w:themeColor="accent4" w:themeShade="80"/>
                <w:lang w:val="en-US"/>
                <w:rPrChange w:id="250" w:author="Carlos" w:date="2026-03-18T08:28:00Z">
                  <w:rPr>
                    <w:color w:val="806000" w:themeColor="accent4" w:themeShade="80"/>
                  </w:rPr>
                </w:rPrChange>
              </w:rPr>
              <w:t xml:space="preserve">            </w:t>
            </w:r>
            <w:r w:rsidR="00492CC4" w:rsidRPr="00B5218E">
              <w:rPr>
                <w:color w:val="806000" w:themeColor="accent4" w:themeShade="80"/>
                <w:lang w:val="en-US"/>
                <w:rPrChange w:id="251" w:author="Carlos" w:date="2026-03-18T08:28:00Z">
                  <w:rPr>
                    <w:color w:val="806000" w:themeColor="accent4" w:themeShade="80"/>
                  </w:rPr>
                </w:rPrChange>
              </w:rPr>
              <w:t xml:space="preserve">    </w:t>
            </w:r>
            <w:r w:rsidR="009B6B42" w:rsidRPr="00B5218E">
              <w:rPr>
                <w:color w:val="806000" w:themeColor="accent4" w:themeShade="80"/>
                <w:lang w:val="es-419"/>
                <w:rPrChange w:id="252" w:author="Carlos" w:date="2026-03-18T08:29:00Z">
                  <w:rPr>
                    <w:color w:val="806000" w:themeColor="accent4" w:themeShade="80"/>
                  </w:rPr>
                </w:rPrChange>
              </w:rPr>
              <w:t>COALESCE(f.SC_ID_LOGRADOURO, '')</w:t>
            </w:r>
          </w:p>
          <w:p w14:paraId="18692E9C" w14:textId="293F62F8" w:rsidR="009B6B42" w:rsidRPr="00BC73BE" w:rsidRDefault="009B6B42" w:rsidP="009B6B42">
            <w:pPr>
              <w:pStyle w:val="Codigo"/>
              <w:rPr>
                <w:color w:val="806000" w:themeColor="accent4" w:themeShade="80"/>
                <w:lang w:val="en-US"/>
              </w:rPr>
            </w:pPr>
            <w:r w:rsidRPr="00B5218E">
              <w:rPr>
                <w:color w:val="806000" w:themeColor="accent4" w:themeShade="80"/>
                <w:lang w:val="es-419"/>
                <w:rPrChange w:id="253" w:author="Carlos" w:date="2026-03-18T08:29:00Z">
                  <w:rPr>
                    <w:color w:val="806000" w:themeColor="accent4" w:themeShade="80"/>
                  </w:rPr>
                </w:rPrChange>
              </w:rPr>
              <w:t xml:space="preserve">       </w:t>
            </w:r>
            <w:r w:rsidR="00492CC4" w:rsidRPr="00B5218E">
              <w:rPr>
                <w:color w:val="806000" w:themeColor="accent4" w:themeShade="80"/>
                <w:lang w:val="es-419"/>
                <w:rPrChange w:id="254" w:author="Carlos" w:date="2026-03-18T08:29:00Z">
                  <w:rPr>
                    <w:color w:val="806000" w:themeColor="accent4" w:themeShade="80"/>
                  </w:rPr>
                </w:rPrChange>
              </w:rPr>
              <w:t xml:space="preserve">    </w:t>
            </w:r>
            <w:r w:rsidRPr="00B5218E">
              <w:rPr>
                <w:color w:val="806000" w:themeColor="accent4" w:themeShade="80"/>
                <w:lang w:val="es-419"/>
                <w:rPrChange w:id="255" w:author="Carlos" w:date="2026-03-18T08:29:00Z">
                  <w:rPr>
                    <w:color w:val="806000" w:themeColor="accent4" w:themeShade="80"/>
                  </w:rPr>
                </w:rPrChange>
              </w:rPr>
              <w:t xml:space="preserve">     </w:t>
            </w:r>
            <w:r w:rsidRPr="00BC73BE">
              <w:rPr>
                <w:color w:val="806000" w:themeColor="accent4" w:themeShade="80"/>
                <w:lang w:val="en-US"/>
              </w:rPr>
              <w:t xml:space="preserve">ORDER BY f.SC_ID_LOGRADOURO </w:t>
            </w:r>
          </w:p>
          <w:p w14:paraId="162DE486" w14:textId="7FC487AD" w:rsidR="009B6B42" w:rsidRPr="009B6CCF" w:rsidRDefault="009B6B42" w:rsidP="009B6B42">
            <w:pPr>
              <w:pStyle w:val="Codigo"/>
              <w:rPr>
                <w:color w:val="806000" w:themeColor="accent4" w:themeShade="80"/>
              </w:rPr>
            </w:pPr>
            <w:r w:rsidRPr="00BC73BE">
              <w:rPr>
                <w:color w:val="806000" w:themeColor="accent4" w:themeShade="80"/>
                <w:lang w:val="en-US"/>
              </w:rPr>
              <w:t xml:space="preserve">      </w:t>
            </w:r>
            <w:r w:rsidR="00492CC4" w:rsidRPr="00BC73BE">
              <w:rPr>
                <w:color w:val="806000" w:themeColor="accent4" w:themeShade="80"/>
                <w:lang w:val="en-US"/>
              </w:rPr>
              <w:t xml:space="preserve">    </w:t>
            </w:r>
            <w:r w:rsidRPr="00BC73BE">
              <w:rPr>
                <w:color w:val="806000" w:themeColor="accent4" w:themeShade="80"/>
                <w:lang w:val="en-US"/>
              </w:rPr>
              <w:t xml:space="preserve">      </w:t>
            </w:r>
            <w:r w:rsidRPr="009B6CCF">
              <w:rPr>
                <w:color w:val="806000" w:themeColor="accent4" w:themeShade="80"/>
              </w:rPr>
              <w:t xml:space="preserve">SEPARATOR '","'), </w:t>
            </w:r>
          </w:p>
          <w:p w14:paraId="19B01861" w14:textId="15FFDEB1" w:rsidR="00163558" w:rsidRPr="009B6CCF" w:rsidRDefault="009B6B42" w:rsidP="009B6B42">
            <w:pPr>
              <w:pStyle w:val="Codigo"/>
            </w:pPr>
            <w:r w:rsidRPr="009B6CCF">
              <w:rPr>
                <w:color w:val="806000" w:themeColor="accent4" w:themeShade="80"/>
              </w:rPr>
              <w:t xml:space="preserve">        '"]') AS SC_ID_QUADRA,</w:t>
            </w:r>
          </w:p>
          <w:p w14:paraId="6214F72C" w14:textId="1399D393" w:rsidR="00163558" w:rsidRPr="009B6CCF" w:rsidRDefault="003E2E42" w:rsidP="001308DF">
            <w:pPr>
              <w:pStyle w:val="Codigo"/>
            </w:pPr>
            <w:r w:rsidRPr="009B6CCF">
              <w:t xml:space="preserve">       </w:t>
            </w:r>
            <w:r w:rsidRPr="009B6CCF">
              <w:rPr>
                <w:color w:val="525252" w:themeColor="accent3" w:themeShade="80"/>
              </w:rPr>
              <w:t xml:space="preserve"> </w:t>
            </w:r>
            <w:r w:rsidR="00163558" w:rsidRPr="009B6CCF">
              <w:rPr>
                <w:color w:val="833C0B" w:themeColor="accent2" w:themeShade="80"/>
              </w:rPr>
              <w:t>SUM(f.QTD_PONTOS) AS QTD_PONTOS</w:t>
            </w:r>
            <w:r w:rsidR="00163558" w:rsidRPr="009B6CCF">
              <w:t>,</w:t>
            </w:r>
          </w:p>
          <w:p w14:paraId="595B483F" w14:textId="1F437A00" w:rsidR="00163558" w:rsidRPr="00BC73BE" w:rsidRDefault="00163558" w:rsidP="001308DF">
            <w:pPr>
              <w:pStyle w:val="Codigo"/>
              <w:rPr>
                <w:color w:val="1F4E79" w:themeColor="accent1" w:themeShade="80"/>
                <w:lang w:val="en-US"/>
              </w:rPr>
            </w:pPr>
            <w:r w:rsidRPr="009B6CCF">
              <w:t xml:space="preserve">   </w:t>
            </w:r>
            <w:r w:rsidR="00B72F2D" w:rsidRPr="009B6CCF">
              <w:rPr>
                <w:color w:val="806000" w:themeColor="accent4" w:themeShade="80"/>
              </w:rPr>
              <w:t xml:space="preserve">    </w:t>
            </w:r>
            <w:r w:rsidRPr="009B6CCF">
              <w:t xml:space="preserve"> </w:t>
            </w:r>
            <w:r w:rsidRPr="00BC73BE">
              <w:rPr>
                <w:color w:val="1F4E79" w:themeColor="accent1" w:themeShade="80"/>
                <w:lang w:val="en-US"/>
              </w:rPr>
              <w:t>ST_GEOMFROMTEXT(</w:t>
            </w:r>
          </w:p>
          <w:p w14:paraId="7EB05E46" w14:textId="7B82BF71" w:rsidR="000E4B6F" w:rsidRPr="00BC73BE" w:rsidRDefault="00163558" w:rsidP="001308DF">
            <w:pPr>
              <w:pStyle w:val="Codigo"/>
              <w:jc w:val="left"/>
              <w:rPr>
                <w:color w:val="1F4E79" w:themeColor="accent1" w:themeShade="80"/>
                <w:lang w:val="en-US"/>
              </w:rPr>
            </w:pPr>
            <w:r w:rsidRPr="00BC73BE">
              <w:rPr>
                <w:color w:val="1F4E79" w:themeColor="accent1" w:themeShade="80"/>
                <w:lang w:val="en-US"/>
              </w:rPr>
              <w:t xml:space="preserve">    </w:t>
            </w:r>
            <w:r w:rsidR="00B72F2D" w:rsidRPr="00BC73BE">
              <w:rPr>
                <w:color w:val="806000" w:themeColor="accent4" w:themeShade="80"/>
                <w:lang w:val="en-US"/>
              </w:rPr>
              <w:t xml:space="preserve">    </w:t>
            </w:r>
            <w:r w:rsidRPr="00BC73BE">
              <w:rPr>
                <w:color w:val="1F4E79" w:themeColor="accent1" w:themeShade="80"/>
                <w:lang w:val="en-US"/>
              </w:rPr>
              <w:t>CONCAT('POINT(', AVG(ST_X(f.CENTROIDE)), ' ',</w:t>
            </w:r>
          </w:p>
          <w:p w14:paraId="1DEF7CFE" w14:textId="61F74763" w:rsidR="00163558" w:rsidRPr="00BC73BE" w:rsidRDefault="000E4B6F" w:rsidP="001308DF">
            <w:pPr>
              <w:pStyle w:val="Codigo"/>
              <w:jc w:val="left"/>
              <w:rPr>
                <w:color w:val="1F4E79" w:themeColor="accent1" w:themeShade="80"/>
                <w:lang w:val="en-US"/>
              </w:rPr>
            </w:pPr>
            <w:r w:rsidRPr="00BC73BE">
              <w:rPr>
                <w:color w:val="1F4E79" w:themeColor="accent1" w:themeShade="80"/>
                <w:lang w:val="en-US"/>
              </w:rPr>
              <w:lastRenderedPageBreak/>
              <w:t xml:space="preserve">       </w:t>
            </w:r>
            <w:r w:rsidR="00163558" w:rsidRPr="00BC73BE">
              <w:rPr>
                <w:color w:val="1F4E79" w:themeColor="accent1" w:themeShade="80"/>
                <w:lang w:val="en-US"/>
              </w:rPr>
              <w:t xml:space="preserve"> </w:t>
            </w:r>
            <w:r w:rsidR="00B72F2D" w:rsidRPr="00BC73BE">
              <w:rPr>
                <w:color w:val="806000" w:themeColor="accent4" w:themeShade="80"/>
                <w:lang w:val="en-US"/>
              </w:rPr>
              <w:t xml:space="preserve">    </w:t>
            </w:r>
            <w:r w:rsidR="00163558" w:rsidRPr="00BC73BE">
              <w:rPr>
                <w:color w:val="1F4E79" w:themeColor="accent1" w:themeShade="80"/>
                <w:lang w:val="en-US"/>
              </w:rPr>
              <w:t>AVG(ST_Y(f.CENTROIDE)), ')')</w:t>
            </w:r>
          </w:p>
          <w:p w14:paraId="079AE987" w14:textId="2F61E9A2" w:rsidR="00163558" w:rsidRPr="00BC73BE" w:rsidRDefault="00163558" w:rsidP="001308DF">
            <w:pPr>
              <w:pStyle w:val="Codigo"/>
              <w:rPr>
                <w:color w:val="1F4E79" w:themeColor="accent1" w:themeShade="80"/>
                <w:lang w:val="en-US"/>
              </w:rPr>
            </w:pPr>
            <w:r w:rsidRPr="00BC73BE">
              <w:rPr>
                <w:color w:val="1F4E79" w:themeColor="accent1" w:themeShade="80"/>
                <w:lang w:val="en-US"/>
              </w:rPr>
              <w:t xml:space="preserve">    </w:t>
            </w:r>
            <w:r w:rsidR="00B72F2D" w:rsidRPr="00BC73BE">
              <w:rPr>
                <w:color w:val="806000" w:themeColor="accent4" w:themeShade="80"/>
                <w:lang w:val="en-US"/>
              </w:rPr>
              <w:t xml:space="preserve">    </w:t>
            </w:r>
            <w:r w:rsidRPr="00BC73BE">
              <w:rPr>
                <w:color w:val="1F4E79" w:themeColor="accent1" w:themeShade="80"/>
                <w:lang w:val="en-US"/>
              </w:rPr>
              <w:t>) AS CENTROIDE</w:t>
            </w:r>
          </w:p>
          <w:p w14:paraId="5CFD9DEF" w14:textId="37742DEC" w:rsidR="00163558" w:rsidRPr="00BC73BE" w:rsidRDefault="00163558" w:rsidP="001308DF">
            <w:pPr>
              <w:pStyle w:val="Codigo"/>
              <w:rPr>
                <w:lang w:val="en-US"/>
              </w:rPr>
            </w:pPr>
            <w:r w:rsidRPr="00BC73BE">
              <w:rPr>
                <w:lang w:val="en-US"/>
              </w:rPr>
              <w:t xml:space="preserve">  </w:t>
            </w:r>
            <w:r w:rsidR="00373A84" w:rsidRPr="00BC73BE">
              <w:rPr>
                <w:lang w:val="en-US"/>
              </w:rPr>
              <w:t xml:space="preserve">  </w:t>
            </w:r>
            <w:r w:rsidRPr="00BC73BE">
              <w:rPr>
                <w:lang w:val="en-US"/>
              </w:rPr>
              <w:t xml:space="preserve">FROM </w:t>
            </w:r>
          </w:p>
          <w:p w14:paraId="08A0B504" w14:textId="068BE5B7" w:rsidR="00163558" w:rsidRPr="00BC73BE" w:rsidRDefault="00163558" w:rsidP="001308DF">
            <w:pPr>
              <w:pStyle w:val="Codigo"/>
              <w:rPr>
                <w:lang w:val="en-US"/>
              </w:rPr>
            </w:pPr>
            <w:r w:rsidRPr="00BC73BE">
              <w:rPr>
                <w:lang w:val="en-US"/>
              </w:rPr>
              <w:t xml:space="preserve">  </w:t>
            </w:r>
            <w:r w:rsidR="00817307" w:rsidRPr="00BC73BE">
              <w:rPr>
                <w:color w:val="806000" w:themeColor="accent4" w:themeShade="80"/>
                <w:lang w:val="en-US"/>
              </w:rPr>
              <w:t xml:space="preserve">  </w:t>
            </w:r>
            <w:r w:rsidR="00373A84" w:rsidRPr="00BC73BE">
              <w:rPr>
                <w:color w:val="806000" w:themeColor="accent4" w:themeShade="80"/>
                <w:lang w:val="en-US"/>
              </w:rPr>
              <w:t xml:space="preserve">  </w:t>
            </w:r>
            <w:r w:rsidR="00817307" w:rsidRPr="00BC73BE">
              <w:rPr>
                <w:color w:val="806000" w:themeColor="accent4" w:themeShade="80"/>
                <w:lang w:val="en-US"/>
              </w:rPr>
              <w:t xml:space="preserve">  </w:t>
            </w:r>
            <w:r w:rsidRPr="00BC73BE">
              <w:rPr>
                <w:lang w:val="en-US"/>
              </w:rPr>
              <w:t>CN_FACES f</w:t>
            </w:r>
          </w:p>
          <w:p w14:paraId="184D101B" w14:textId="35660BBE" w:rsidR="00163558" w:rsidRPr="00BC73BE" w:rsidRDefault="00163558" w:rsidP="001308DF">
            <w:pPr>
              <w:pStyle w:val="Codigo"/>
              <w:rPr>
                <w:lang w:val="en-US"/>
              </w:rPr>
            </w:pPr>
            <w:r w:rsidRPr="00BC73BE">
              <w:rPr>
                <w:lang w:val="en-US"/>
              </w:rPr>
              <w:t xml:space="preserve">  </w:t>
            </w:r>
            <w:r w:rsidR="00373A84" w:rsidRPr="00BC73BE">
              <w:rPr>
                <w:lang w:val="en-US"/>
              </w:rPr>
              <w:t xml:space="preserve">  </w:t>
            </w:r>
            <w:r w:rsidRPr="00BC73BE">
              <w:rPr>
                <w:lang w:val="en-US"/>
              </w:rPr>
              <w:t xml:space="preserve">WHERE </w:t>
            </w:r>
          </w:p>
          <w:p w14:paraId="5F6F9161" w14:textId="15048CAA" w:rsidR="00163558" w:rsidRPr="00BC73BE" w:rsidRDefault="00163558" w:rsidP="001308DF">
            <w:pPr>
              <w:pStyle w:val="Codigo"/>
              <w:rPr>
                <w:lang w:val="en-US"/>
              </w:rPr>
            </w:pPr>
            <w:r w:rsidRPr="00BC73BE">
              <w:rPr>
                <w:lang w:val="en-US"/>
              </w:rPr>
              <w:t xml:space="preserve">  </w:t>
            </w:r>
            <w:r w:rsidR="00817307" w:rsidRPr="00BC73BE">
              <w:rPr>
                <w:color w:val="806000" w:themeColor="accent4" w:themeShade="80"/>
                <w:lang w:val="en-US"/>
              </w:rPr>
              <w:t xml:space="preserve">  </w:t>
            </w:r>
            <w:r w:rsidR="00373A84" w:rsidRPr="00BC73BE">
              <w:rPr>
                <w:color w:val="806000" w:themeColor="accent4" w:themeShade="80"/>
                <w:lang w:val="en-US"/>
              </w:rPr>
              <w:t xml:space="preserve">  </w:t>
            </w:r>
            <w:r w:rsidR="00817307" w:rsidRPr="00BC73BE">
              <w:rPr>
                <w:color w:val="806000" w:themeColor="accent4" w:themeShade="80"/>
                <w:lang w:val="en-US"/>
              </w:rPr>
              <w:t xml:space="preserve">  </w:t>
            </w:r>
            <w:r w:rsidRPr="00BC73BE">
              <w:rPr>
                <w:lang w:val="en-US"/>
              </w:rPr>
              <w:t>f.SC_ID_LOGRADOURO IS NOT NULL</w:t>
            </w:r>
          </w:p>
          <w:p w14:paraId="56293192" w14:textId="752AF676" w:rsidR="00163558" w:rsidRPr="00BC73BE" w:rsidRDefault="00163558" w:rsidP="001308DF">
            <w:pPr>
              <w:pStyle w:val="Codigo"/>
              <w:rPr>
                <w:lang w:val="en-US"/>
              </w:rPr>
            </w:pPr>
            <w:r w:rsidRPr="00BC73BE">
              <w:rPr>
                <w:lang w:val="en-US"/>
              </w:rPr>
              <w:t xml:space="preserve">    </w:t>
            </w:r>
            <w:r w:rsidR="00817307" w:rsidRPr="00BC73BE">
              <w:rPr>
                <w:color w:val="806000" w:themeColor="accent4" w:themeShade="80"/>
                <w:lang w:val="en-US"/>
              </w:rPr>
              <w:t xml:space="preserve">  </w:t>
            </w:r>
            <w:r w:rsidR="00373A84" w:rsidRPr="00BC73BE">
              <w:rPr>
                <w:color w:val="806000" w:themeColor="accent4" w:themeShade="80"/>
                <w:lang w:val="en-US"/>
              </w:rPr>
              <w:t xml:space="preserve">  </w:t>
            </w:r>
            <w:r w:rsidRPr="00BC73BE">
              <w:rPr>
                <w:lang w:val="en-US"/>
              </w:rPr>
              <w:t>AND f.SC_ID_LOGRADOURO != ''</w:t>
            </w:r>
          </w:p>
          <w:p w14:paraId="055F8722" w14:textId="01FE0A2A" w:rsidR="00163558" w:rsidRPr="00BC73BE" w:rsidRDefault="00163558" w:rsidP="001308DF">
            <w:pPr>
              <w:pStyle w:val="Codigo"/>
              <w:rPr>
                <w:lang w:val="en-US"/>
              </w:rPr>
            </w:pPr>
            <w:r w:rsidRPr="00BC73BE">
              <w:rPr>
                <w:lang w:val="en-US"/>
              </w:rPr>
              <w:t xml:space="preserve"> </w:t>
            </w:r>
            <w:r w:rsidR="00373A84" w:rsidRPr="00BC73BE">
              <w:rPr>
                <w:lang w:val="en-US"/>
              </w:rPr>
              <w:t xml:space="preserve">  </w:t>
            </w:r>
            <w:r w:rsidRPr="00BC73BE">
              <w:rPr>
                <w:lang w:val="en-US"/>
              </w:rPr>
              <w:t xml:space="preserve">GROUP BY </w:t>
            </w:r>
          </w:p>
          <w:p w14:paraId="3CCFD5B4" w14:textId="0D18110F" w:rsidR="00163558" w:rsidRPr="00BC73BE" w:rsidRDefault="00163558" w:rsidP="001308DF">
            <w:pPr>
              <w:pStyle w:val="Codigo"/>
              <w:rPr>
                <w:lang w:val="en-US"/>
              </w:rPr>
            </w:pPr>
            <w:r w:rsidRPr="00BC73BE">
              <w:rPr>
                <w:lang w:val="en-US"/>
              </w:rPr>
              <w:t xml:space="preserve">  </w:t>
            </w:r>
            <w:r w:rsidR="00492CC4" w:rsidRPr="00BC73BE">
              <w:rPr>
                <w:color w:val="806000" w:themeColor="accent4" w:themeShade="80"/>
                <w:lang w:val="en-US"/>
              </w:rPr>
              <w:t xml:space="preserve"> </w:t>
            </w:r>
            <w:r w:rsidR="00373A84" w:rsidRPr="00BC73BE">
              <w:rPr>
                <w:color w:val="806000" w:themeColor="accent4" w:themeShade="80"/>
                <w:lang w:val="en-US"/>
              </w:rPr>
              <w:t xml:space="preserve">     </w:t>
            </w:r>
            <w:r w:rsidRPr="00BC73BE">
              <w:rPr>
                <w:lang w:val="en-US"/>
              </w:rPr>
              <w:t xml:space="preserve">f.ID_QUADRA, </w:t>
            </w:r>
          </w:p>
          <w:p w14:paraId="0C4636A1" w14:textId="6F531F2C" w:rsidR="00163558" w:rsidRPr="009B6CCF" w:rsidRDefault="00163558" w:rsidP="001308DF">
            <w:pPr>
              <w:pStyle w:val="Codigo"/>
            </w:pPr>
            <w:r w:rsidRPr="00BC73BE">
              <w:rPr>
                <w:lang w:val="en-US"/>
              </w:rPr>
              <w:t xml:space="preserve">  </w:t>
            </w:r>
            <w:r w:rsidR="00492CC4" w:rsidRPr="00BC73BE">
              <w:rPr>
                <w:color w:val="806000" w:themeColor="accent4" w:themeShade="80"/>
                <w:lang w:val="en-US"/>
              </w:rPr>
              <w:t xml:space="preserve">    </w:t>
            </w:r>
            <w:r w:rsidR="00373A84" w:rsidRPr="00BC73BE">
              <w:rPr>
                <w:color w:val="806000" w:themeColor="accent4" w:themeShade="80"/>
                <w:lang w:val="en-US"/>
              </w:rPr>
              <w:t xml:space="preserve">  </w:t>
            </w:r>
            <w:r w:rsidRPr="009B6CCF">
              <w:t>f.COD_MUNICIPIO</w:t>
            </w:r>
          </w:p>
          <w:p w14:paraId="7CAA88F7" w14:textId="37809B4F" w:rsidR="00163558" w:rsidRPr="009B6CCF" w:rsidRDefault="00163558" w:rsidP="001308DF">
            <w:pPr>
              <w:pStyle w:val="Codigo"/>
            </w:pPr>
            <w:r w:rsidRPr="009B6CCF">
              <w:t xml:space="preserve">  </w:t>
            </w:r>
            <w:r w:rsidR="00373A84" w:rsidRPr="009B6CCF">
              <w:t xml:space="preserve"> </w:t>
            </w:r>
            <w:r w:rsidRPr="009B6CCF">
              <w:t xml:space="preserve">ORDER BY </w:t>
            </w:r>
          </w:p>
          <w:p w14:paraId="35555AB3" w14:textId="62DFDA10" w:rsidR="00163558" w:rsidRPr="009B6CCF" w:rsidRDefault="00163558" w:rsidP="001308DF">
            <w:pPr>
              <w:pStyle w:val="Codigo"/>
            </w:pPr>
            <w:r w:rsidRPr="009B6CCF">
              <w:t xml:space="preserve">  </w:t>
            </w:r>
            <w:r w:rsidR="00492CC4" w:rsidRPr="009B6CCF">
              <w:rPr>
                <w:color w:val="806000" w:themeColor="accent4" w:themeShade="80"/>
              </w:rPr>
              <w:t xml:space="preserve">  </w:t>
            </w:r>
            <w:r w:rsidR="00373A84" w:rsidRPr="009B6CCF">
              <w:rPr>
                <w:color w:val="806000" w:themeColor="accent4" w:themeShade="80"/>
              </w:rPr>
              <w:t xml:space="preserve"> </w:t>
            </w:r>
            <w:r w:rsidR="00492CC4" w:rsidRPr="009B6CCF">
              <w:rPr>
                <w:color w:val="806000" w:themeColor="accent4" w:themeShade="80"/>
              </w:rPr>
              <w:t xml:space="preserve">  </w:t>
            </w:r>
            <w:r w:rsidR="00373A84" w:rsidRPr="009B6CCF">
              <w:rPr>
                <w:color w:val="806000" w:themeColor="accent4" w:themeShade="80"/>
              </w:rPr>
              <w:t xml:space="preserve"> </w:t>
            </w:r>
            <w:r w:rsidRPr="009B6CCF">
              <w:t xml:space="preserve">f.COD_MUNICIPIO, </w:t>
            </w:r>
          </w:p>
          <w:p w14:paraId="7ED017C5" w14:textId="40BD740D" w:rsidR="0073683C" w:rsidRPr="009B6CCF" w:rsidRDefault="00163558" w:rsidP="001308DF">
            <w:pPr>
              <w:pStyle w:val="Codigo"/>
            </w:pPr>
            <w:r w:rsidRPr="009B6CCF">
              <w:t xml:space="preserve">  </w:t>
            </w:r>
            <w:r w:rsidR="00492CC4" w:rsidRPr="009B6CCF">
              <w:rPr>
                <w:color w:val="806000" w:themeColor="accent4" w:themeShade="80"/>
              </w:rPr>
              <w:t xml:space="preserve">   </w:t>
            </w:r>
            <w:r w:rsidR="00373A84" w:rsidRPr="009B6CCF">
              <w:rPr>
                <w:color w:val="806000" w:themeColor="accent4" w:themeShade="80"/>
              </w:rPr>
              <w:t xml:space="preserve"> </w:t>
            </w:r>
            <w:r w:rsidR="00492CC4" w:rsidRPr="009B6CCF">
              <w:rPr>
                <w:color w:val="806000" w:themeColor="accent4" w:themeShade="80"/>
              </w:rPr>
              <w:t xml:space="preserve"> </w:t>
            </w:r>
            <w:r w:rsidR="00373A84" w:rsidRPr="009B6CCF">
              <w:rPr>
                <w:color w:val="806000" w:themeColor="accent4" w:themeShade="80"/>
              </w:rPr>
              <w:t xml:space="preserve"> </w:t>
            </w:r>
            <w:r w:rsidRPr="009B6CCF">
              <w:t>f.ID_QUADRA;</w:t>
            </w:r>
          </w:p>
        </w:tc>
      </w:tr>
    </w:tbl>
    <w:p w14:paraId="22C9745E" w14:textId="4DD9CBDE" w:rsidR="006E49DD" w:rsidRPr="009B6CCF" w:rsidRDefault="00786449" w:rsidP="00A6278E">
      <w:pPr>
        <w:pStyle w:val="Legenda"/>
      </w:pPr>
      <w:r w:rsidRPr="009B6CCF">
        <w:lastRenderedPageBreak/>
        <w:t>Elaboração: Os autores (202</w:t>
      </w:r>
      <w:r w:rsidR="00A35324" w:rsidRPr="009B6CCF">
        <w:t>6</w:t>
      </w:r>
      <w:r w:rsidRPr="009B6CCF">
        <w:t>)</w:t>
      </w:r>
    </w:p>
    <w:p w14:paraId="2975B365" w14:textId="77777777" w:rsidR="0073683C" w:rsidRPr="009B6CCF" w:rsidRDefault="0073683C" w:rsidP="001D702A"/>
    <w:p w14:paraId="66A928F2" w14:textId="160755CA" w:rsidR="003D10CE" w:rsidRPr="009B6CCF" w:rsidRDefault="003D10CE" w:rsidP="001D702A">
      <w:r w:rsidRPr="009B6CCF">
        <w:t>Os atributos d</w:t>
      </w:r>
      <w:r w:rsidR="001522E5" w:rsidRPr="009B6CCF">
        <w:t>a tabela</w:t>
      </w:r>
      <w:r w:rsidRPr="009B6CCF">
        <w:t xml:space="preserve"> CN_QUADRAS </w:t>
      </w:r>
      <w:commentRangeStart w:id="256"/>
      <w:r w:rsidRPr="009B6CCF">
        <w:t>s</w:t>
      </w:r>
      <w:r w:rsidR="008B5059" w:rsidRPr="009B6CCF">
        <w:t>ão</w:t>
      </w:r>
      <w:commentRangeEnd w:id="256"/>
      <w:r w:rsidR="00E1633F" w:rsidRPr="009B6CCF">
        <w:rPr>
          <w:rStyle w:val="Refdecomentrio"/>
          <w:sz w:val="24"/>
          <w:szCs w:val="22"/>
        </w:rPr>
        <w:commentReference w:id="256"/>
      </w:r>
      <w:r w:rsidR="008B5059" w:rsidRPr="009B6CCF">
        <w:t>:</w:t>
      </w:r>
    </w:p>
    <w:p w14:paraId="5CC65EB2" w14:textId="093DF1AA" w:rsidR="009135B3" w:rsidRPr="009B6CCF" w:rsidRDefault="009135B3">
      <w:pPr>
        <w:pStyle w:val="PargrafodaLista"/>
        <w:numPr>
          <w:ilvl w:val="0"/>
          <w:numId w:val="8"/>
        </w:numPr>
        <w:pPrChange w:id="257" w:author="Carlos" w:date="2026-03-13T15:21:00Z">
          <w:pPr>
            <w:pStyle w:val="PargrafodaLista"/>
            <w:numPr>
              <w:numId w:val="12"/>
            </w:numPr>
            <w:ind w:left="1571" w:hanging="360"/>
          </w:pPr>
        </w:pPrChange>
      </w:pPr>
      <w:r w:rsidRPr="009B6CCF">
        <w:rPr>
          <w:b/>
          <w:bCs/>
        </w:rPr>
        <w:t>ID_QUADRA e COD_MUNICIPIO</w:t>
      </w:r>
      <w:r w:rsidRPr="009B6CCF">
        <w:t xml:space="preserve">: Atributos de integridade que preservam o vínculo com a base de dados censitária original do </w:t>
      </w:r>
      <w:r w:rsidR="005A67DD" w:rsidRPr="009B6CCF">
        <w:fldChar w:fldCharType="begin"/>
      </w:r>
      <w:r w:rsidR="004975CD" w:rsidRPr="009B6CCF">
        <w:instrText xml:space="preserve"> ADDIN ZOTERO_ITEM CSL_CITATION {"citationID":"H56DAtFx","properties":{"formattedCitation":"(CNEFE, 2025)","plainCitation":"(CNEFE, 2025)","dontUpdate":true,"noteIndex":0},"citationItems":[{"id":167,"uris":["http://zotero.org/users/15531986/items/854MXC4F"],"itemData":{"id":167,"type":"dataset","citation-key":"IBGE/CNEFE","title":"CNEFE","URL":"https://www.ibge.gov.br/estatisticas/downloads-estatisticas.html?caminho=Cadastro_Nacional_de_Enderecos_para_Fins_Estatisticos/Censo_Demografico_2022/Arquivos_CNEFE/CSV/Municipio","issued":{"date-parts":[["2025"]]}}}],"schema":"https://github.com/citation-style-language/schema/raw/master/csl-citation.json"} </w:instrText>
      </w:r>
      <w:r w:rsidR="005A67DD" w:rsidRPr="009B6CCF">
        <w:fldChar w:fldCharType="separate"/>
      </w:r>
      <w:r w:rsidR="005A67DD" w:rsidRPr="009B6CCF">
        <w:rPr>
          <w:rFonts w:cs="Arial"/>
        </w:rPr>
        <w:t>CNEFE</w:t>
      </w:r>
      <w:r w:rsidR="00EA4844" w:rsidRPr="009B6CCF">
        <w:rPr>
          <w:rFonts w:cs="Arial"/>
        </w:rPr>
        <w:t xml:space="preserve"> (</w:t>
      </w:r>
      <w:r w:rsidR="005A67DD" w:rsidRPr="009B6CCF">
        <w:rPr>
          <w:rFonts w:cs="Arial"/>
        </w:rPr>
        <w:t>2025)</w:t>
      </w:r>
      <w:r w:rsidR="005A67DD" w:rsidRPr="009B6CCF">
        <w:fldChar w:fldCharType="end"/>
      </w:r>
      <w:r w:rsidRPr="009B6CCF">
        <w:t>. O ID_QUADRA atua como o identificador geográfico primário para rastreabilidade.</w:t>
      </w:r>
    </w:p>
    <w:p w14:paraId="412BB14C" w14:textId="285AAB44" w:rsidR="009135B3" w:rsidRPr="009B6CCF" w:rsidRDefault="009135B3">
      <w:pPr>
        <w:pStyle w:val="PargrafodaLista"/>
        <w:numPr>
          <w:ilvl w:val="0"/>
          <w:numId w:val="8"/>
        </w:numPr>
        <w:ind w:left="1570" w:hanging="357"/>
        <w:pPrChange w:id="258" w:author="Carlos" w:date="2026-03-13T15:21:00Z">
          <w:pPr>
            <w:pStyle w:val="PargrafodaLista"/>
            <w:numPr>
              <w:numId w:val="12"/>
            </w:numPr>
            <w:ind w:left="1570" w:hanging="357"/>
          </w:pPr>
        </w:pPrChange>
      </w:pPr>
      <w:r w:rsidRPr="009B6CCF">
        <w:rPr>
          <w:b/>
          <w:bCs/>
        </w:rPr>
        <w:t>SC_ID_QUADRA (Chave de Integração)</w:t>
      </w:r>
      <w:r w:rsidRPr="009B6CCF">
        <w:t xml:space="preserve">: É o atributo central da metodologia. Criado a partir da concatenação ordenada </w:t>
      </w:r>
      <w:r w:rsidR="0076502B" w:rsidRPr="009B6CCF">
        <w:t>alfabeticamen-te</w:t>
      </w:r>
      <w:r w:rsidR="00745AB6" w:rsidRPr="009B6CCF">
        <w:t xml:space="preserve"> </w:t>
      </w:r>
      <w:r w:rsidRPr="009B6CCF">
        <w:t xml:space="preserve">dos identificadores de logradouro (SC_ID_LOGRADOURO) que compõem a quadra, ele funciona como uma chave primária lógica. Esta chave permite a </w:t>
      </w:r>
      <w:r w:rsidRPr="009B6CCF">
        <w:rPr>
          <w:i/>
          <w:iCs/>
        </w:rPr>
        <w:t>correspondência biunívoca</w:t>
      </w:r>
      <w:r w:rsidR="003B7112" w:rsidRPr="009B6CCF">
        <w:rPr>
          <w:i/>
          <w:iCs/>
        </w:rPr>
        <w:t xml:space="preserve"> </w:t>
      </w:r>
      <w:r w:rsidRPr="009B6CCF">
        <w:t>entre a base geográfica do CNEFE e a base administrativa do CIATA, independentemente de códigos internos discrepantes entre as instituições.</w:t>
      </w:r>
    </w:p>
    <w:p w14:paraId="443D9A42" w14:textId="689BEB45" w:rsidR="009135B3" w:rsidRPr="009B6CCF" w:rsidRDefault="009135B3">
      <w:pPr>
        <w:pStyle w:val="PargrafodaLista"/>
        <w:numPr>
          <w:ilvl w:val="0"/>
          <w:numId w:val="8"/>
        </w:numPr>
        <w:pPrChange w:id="259" w:author="Carlos" w:date="2026-03-13T15:21:00Z">
          <w:pPr>
            <w:pStyle w:val="PargrafodaLista"/>
            <w:numPr>
              <w:numId w:val="12"/>
            </w:numPr>
            <w:ind w:left="1571" w:hanging="360"/>
          </w:pPr>
        </w:pPrChange>
      </w:pPr>
      <w:r w:rsidRPr="009B6CCF">
        <w:rPr>
          <w:b/>
          <w:bCs/>
        </w:rPr>
        <w:t>ORDEM_FACES</w:t>
      </w:r>
      <w:r w:rsidRPr="009B6CCF">
        <w:t>: Um campo de controle que armazena a sequência dos identificadores de logradouro seguindo o número de ordem (NR_ORDEM) de cada face. Sua função é documentar a continuidade perimetral da quadra, sendo fundamental para processos futuros de reconstrução topológica e fechamento de polígonos.</w:t>
      </w:r>
    </w:p>
    <w:p w14:paraId="0A53B42A" w14:textId="28F7328E" w:rsidR="009135B3" w:rsidRPr="009B6CCF" w:rsidRDefault="009135B3">
      <w:pPr>
        <w:pStyle w:val="PargrafodaLista"/>
        <w:numPr>
          <w:ilvl w:val="0"/>
          <w:numId w:val="8"/>
        </w:numPr>
        <w:pPrChange w:id="260" w:author="Carlos" w:date="2026-03-13T15:21:00Z">
          <w:pPr>
            <w:pStyle w:val="PargrafodaLista"/>
            <w:numPr>
              <w:numId w:val="12"/>
            </w:numPr>
            <w:ind w:left="1571" w:hanging="360"/>
          </w:pPr>
        </w:pPrChange>
      </w:pPr>
      <w:r w:rsidRPr="009B6CCF">
        <w:rPr>
          <w:b/>
          <w:bCs/>
        </w:rPr>
        <w:t>QTD_PONTOS</w:t>
      </w:r>
      <w:r w:rsidRPr="009B6CCF">
        <w:t>: Atributo quantitativo que representa o somatório acumulado de endereços (pontos do CNEFE) vinculados àquela quadra específica. Este campo é utilizado para validar a densidade ocupacional e a relevância estatística da feição.</w:t>
      </w:r>
    </w:p>
    <w:p w14:paraId="48336F19" w14:textId="4B460CE1" w:rsidR="009135B3" w:rsidRPr="009B6CCF" w:rsidRDefault="009135B3">
      <w:pPr>
        <w:pStyle w:val="PargrafodaLista"/>
        <w:numPr>
          <w:ilvl w:val="0"/>
          <w:numId w:val="8"/>
        </w:numPr>
        <w:pPrChange w:id="261" w:author="Carlos" w:date="2026-03-13T15:21:00Z">
          <w:pPr>
            <w:pStyle w:val="PargrafodaLista"/>
            <w:numPr>
              <w:numId w:val="12"/>
            </w:numPr>
            <w:ind w:left="1571" w:hanging="360"/>
          </w:pPr>
        </w:pPrChange>
      </w:pPr>
      <w:r w:rsidRPr="009B6CCF">
        <w:rPr>
          <w:b/>
          <w:bCs/>
        </w:rPr>
        <w:t>CENTROIDE</w:t>
      </w:r>
      <w:r w:rsidRPr="009B6CCF">
        <w:t xml:space="preserve">: Atributo do tipo </w:t>
      </w:r>
      <w:r w:rsidRPr="009B6CCF">
        <w:rPr>
          <w:i/>
          <w:iCs/>
        </w:rPr>
        <w:t>POINT</w:t>
      </w:r>
      <w:r w:rsidRPr="009B6CCF">
        <w:t xml:space="preserve"> que define a localização geográfica central da quadra. É calculado via média aritmética das coordenadas X e Y dos centroides das faces constituintes, servindo </w:t>
      </w:r>
      <w:r w:rsidRPr="009B6CCF">
        <w:lastRenderedPageBreak/>
        <w:t>como o nó geométrico de referência para a espacialização da quadra no mapa.</w:t>
      </w:r>
    </w:p>
    <w:p w14:paraId="5125AA68" w14:textId="0C1A02AE" w:rsidR="00702EBB" w:rsidRPr="009B6CCF" w:rsidRDefault="00702EBB" w:rsidP="00702EBB">
      <w:r w:rsidRPr="009B6CCF">
        <w:t xml:space="preserve">O </w:t>
      </w:r>
      <w:r w:rsidRPr="009B6CCF">
        <w:fldChar w:fldCharType="begin"/>
      </w:r>
      <w:r w:rsidRPr="009B6CCF">
        <w:instrText xml:space="preserve"> REF _Ref220507751 \h </w:instrText>
      </w:r>
      <w:r w:rsidRPr="009B6CCF">
        <w:fldChar w:fldCharType="separate"/>
      </w:r>
      <w:r w:rsidR="003750EA" w:rsidRPr="009B6CCF">
        <w:t xml:space="preserve">Quadro </w:t>
      </w:r>
      <w:r w:rsidR="003750EA">
        <w:rPr>
          <w:noProof/>
        </w:rPr>
        <w:t>19</w:t>
      </w:r>
      <w:r w:rsidRPr="009B6CCF">
        <w:fldChar w:fldCharType="end"/>
      </w:r>
      <w:r w:rsidR="00DE39B7" w:rsidRPr="009B6CCF">
        <w:t xml:space="preserve"> </w:t>
      </w:r>
      <w:r w:rsidR="004E22DD" w:rsidRPr="009B6CCF">
        <w:t xml:space="preserve">demonstra o resultado do povoamento realizado pela consulta </w:t>
      </w:r>
      <w:r w:rsidR="004E22DD" w:rsidRPr="009B6CCF">
        <w:rPr>
          <w:i/>
          <w:iCs/>
        </w:rPr>
        <w:t>SQL</w:t>
      </w:r>
      <w:r w:rsidR="004E22DD" w:rsidRPr="009B6CCF">
        <w:t xml:space="preserve">. É </w:t>
      </w:r>
      <w:r w:rsidR="004067C7" w:rsidRPr="009B6CCF">
        <w:t>importante</w:t>
      </w:r>
      <w:r w:rsidR="004E22DD" w:rsidRPr="009B6CCF">
        <w:t xml:space="preserve"> observar o atributo SC_ID_QUADRA, que assume a função de chave de junção com a tabela CN_QUADRAS</w:t>
      </w:r>
      <w:r w:rsidR="005D213B" w:rsidRPr="009B6CCF">
        <w:t>.</w:t>
      </w:r>
    </w:p>
    <w:p w14:paraId="0B83DBF6" w14:textId="77777777" w:rsidR="000A69EF" w:rsidRPr="009B6CCF" w:rsidRDefault="000A69EF" w:rsidP="00A6278E">
      <w:pPr>
        <w:pStyle w:val="Legenda"/>
      </w:pPr>
    </w:p>
    <w:p w14:paraId="2F9816F1" w14:textId="5C8EE15D" w:rsidR="000A69EF" w:rsidRPr="009B6CCF" w:rsidRDefault="000A69EF" w:rsidP="00A6278E">
      <w:pPr>
        <w:pStyle w:val="Legenda"/>
      </w:pPr>
      <w:bookmarkStart w:id="262" w:name="_Ref220507751"/>
      <w:r w:rsidRPr="009B6CCF">
        <w:t xml:space="preserve">Quadro </w:t>
      </w:r>
      <w:fldSimple w:instr=" SEQ Quadro \* ARABIC ">
        <w:r w:rsidR="003750EA">
          <w:rPr>
            <w:noProof/>
          </w:rPr>
          <w:t>19</w:t>
        </w:r>
      </w:fldSimple>
      <w:bookmarkEnd w:id="262"/>
      <w:r w:rsidRPr="009B6CCF">
        <w:t xml:space="preserve"> – Registro de CN_QUADRAS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0A69EF" w:rsidRPr="009B6CCF" w14:paraId="4F0EE7D4" w14:textId="77777777" w:rsidTr="00926561">
        <w:trPr>
          <w:trHeight w:val="1134"/>
          <w:jc w:val="center"/>
        </w:trPr>
        <w:tc>
          <w:tcPr>
            <w:tcW w:w="9061" w:type="dxa"/>
            <w:vAlign w:val="center"/>
          </w:tcPr>
          <w:p w14:paraId="78B4E700" w14:textId="0D180872" w:rsidR="000A69EF" w:rsidRPr="009B6CCF" w:rsidRDefault="00702EBB" w:rsidP="00926561">
            <w:pPr>
              <w:pStyle w:val="Codigo"/>
              <w:ind w:left="-113"/>
              <w:jc w:val="center"/>
            </w:pPr>
            <w:r w:rsidRPr="009B6CCF">
              <w:rPr>
                <w:noProof/>
                <w:lang w:eastAsia="pt-BR"/>
              </w:rPr>
              <w:drawing>
                <wp:inline distT="0" distB="0" distL="0" distR="0" wp14:anchorId="6E08C591" wp14:editId="50C307C2">
                  <wp:extent cx="5760085" cy="594995"/>
                  <wp:effectExtent l="0" t="0" r="0" b="0"/>
                  <wp:docPr id="210718593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185938" name="Imagem 2107185938"/>
                          <pic:cNvPicPr/>
                        </pic:nvPicPr>
                        <pic:blipFill>
                          <a:blip r:embed="rId21">
                            <a:extLst>
                              <a:ext uri="{28A0092B-C50C-407E-A947-70E740481C1C}">
                                <a14:useLocalDpi xmlns:a14="http://schemas.microsoft.com/office/drawing/2010/main" val="0"/>
                              </a:ext>
                            </a:extLst>
                          </a:blip>
                          <a:stretch>
                            <a:fillRect/>
                          </a:stretch>
                        </pic:blipFill>
                        <pic:spPr>
                          <a:xfrm>
                            <a:off x="0" y="0"/>
                            <a:ext cx="5760085" cy="594995"/>
                          </a:xfrm>
                          <a:prstGeom prst="rect">
                            <a:avLst/>
                          </a:prstGeom>
                        </pic:spPr>
                      </pic:pic>
                    </a:graphicData>
                  </a:graphic>
                </wp:inline>
              </w:drawing>
            </w:r>
          </w:p>
        </w:tc>
      </w:tr>
    </w:tbl>
    <w:p w14:paraId="09E0A189" w14:textId="77777777" w:rsidR="000A69EF" w:rsidRPr="009B6CCF" w:rsidRDefault="000A69EF" w:rsidP="00A6278E">
      <w:pPr>
        <w:pStyle w:val="Legenda"/>
      </w:pPr>
      <w:r w:rsidRPr="009B6CCF">
        <w:t>Elaboração: Os autores (2026)</w:t>
      </w:r>
    </w:p>
    <w:p w14:paraId="7517DD77" w14:textId="77777777" w:rsidR="000A69EF" w:rsidRPr="009B6CCF" w:rsidRDefault="000A69EF" w:rsidP="005B113D"/>
    <w:p w14:paraId="58405258" w14:textId="77D330CE" w:rsidR="000C6B3D" w:rsidRPr="009B6CCF" w:rsidRDefault="00386D2D" w:rsidP="004E1CB8">
      <w:pPr>
        <w:pStyle w:val="Ttulo4"/>
      </w:pPr>
      <w:r w:rsidRPr="009B6CCF">
        <w:t>Objetos Geográficos Gerados a partir do CNEFE</w:t>
      </w:r>
    </w:p>
    <w:p w14:paraId="2A40C72E" w14:textId="018F471E" w:rsidR="00441CC4" w:rsidRPr="009B6CCF" w:rsidRDefault="00A73C8B" w:rsidP="00441CC4">
      <w:r w:rsidRPr="009B6CCF">
        <w:t xml:space="preserve">A </w:t>
      </w:r>
      <w:r w:rsidRPr="009B6CCF">
        <w:fldChar w:fldCharType="begin"/>
      </w:r>
      <w:r w:rsidRPr="009B6CCF">
        <w:instrText xml:space="preserve"> REF _Ref219107794 \h </w:instrText>
      </w:r>
      <w:r w:rsidRPr="009B6CCF">
        <w:fldChar w:fldCharType="separate"/>
      </w:r>
      <w:r w:rsidR="003750EA" w:rsidRPr="009B6CCF">
        <w:t xml:space="preserve">Figura </w:t>
      </w:r>
      <w:r w:rsidR="003750EA">
        <w:rPr>
          <w:noProof/>
        </w:rPr>
        <w:t>6</w:t>
      </w:r>
      <w:r w:rsidRPr="009B6CCF">
        <w:fldChar w:fldCharType="end"/>
      </w:r>
      <w:r w:rsidRPr="009B6CCF">
        <w:t xml:space="preserve"> apresenta a espacialização das camadas vetoriais geradas pelo processamento dos microdados do CNEFE no sistema </w:t>
      </w:r>
      <w:r w:rsidRPr="009B6CCF">
        <w:rPr>
          <w:i/>
          <w:iCs/>
        </w:rPr>
        <w:t>SuperCIATA</w:t>
      </w:r>
      <w:r w:rsidRPr="009B6CCF">
        <w:t xml:space="preserve">. Os objetos geográficos são derivados de forma hierárquica, utilizando as coordenadas originais (LATITUDE e LONGITUDE) e as chaves estruturais de endereçamento como parâmetros de agregação. </w:t>
      </w:r>
    </w:p>
    <w:p w14:paraId="1225F9AB" w14:textId="6625AD6D" w:rsidR="00441CC4" w:rsidRPr="009B6CCF" w:rsidRDefault="00441CC4" w:rsidP="00A6278E">
      <w:pPr>
        <w:pStyle w:val="Legenda"/>
      </w:pPr>
      <w:bookmarkStart w:id="263" w:name="_Ref219107794"/>
      <w:r w:rsidRPr="009B6CCF">
        <w:t xml:space="preserve">Figura </w:t>
      </w:r>
      <w:fldSimple w:instr=" SEQ Figura \* ARABIC ">
        <w:r w:rsidR="003750EA">
          <w:rPr>
            <w:noProof/>
          </w:rPr>
          <w:t>6</w:t>
        </w:r>
      </w:fldSimple>
      <w:bookmarkEnd w:id="263"/>
      <w:r w:rsidR="00A906FA" w:rsidRPr="009B6CCF">
        <w:t xml:space="preserve"> –</w:t>
      </w:r>
      <w:r w:rsidRPr="009B6CCF">
        <w:t xml:space="preserve"> Visualização dos objetos geográficos CNEFE</w:t>
      </w:r>
    </w:p>
    <w:tbl>
      <w:tblPr>
        <w:tblStyle w:val="Tabelacomgrade"/>
        <w:tblW w:w="0" w:type="auto"/>
        <w:tblLook w:val="04A0" w:firstRow="1" w:lastRow="0" w:firstColumn="1" w:lastColumn="0" w:noHBand="0" w:noVBand="1"/>
      </w:tblPr>
      <w:tblGrid>
        <w:gridCol w:w="9061"/>
      </w:tblGrid>
      <w:tr w:rsidR="00441CC4" w:rsidRPr="009B6CCF" w14:paraId="39A274C3" w14:textId="77777777" w:rsidTr="00926561">
        <w:tc>
          <w:tcPr>
            <w:tcW w:w="9061" w:type="dxa"/>
          </w:tcPr>
          <w:p w14:paraId="55E7D350" w14:textId="77777777" w:rsidR="00441CC4" w:rsidRPr="009B6CCF" w:rsidRDefault="00441CC4" w:rsidP="00441CC4">
            <w:pPr>
              <w:keepNext/>
              <w:widowControl w:val="0"/>
              <w:ind w:firstLine="0"/>
            </w:pPr>
            <w:r w:rsidRPr="009B6CCF">
              <w:rPr>
                <w:noProof/>
                <w:lang w:eastAsia="pt-BR"/>
              </w:rPr>
              <w:drawing>
                <wp:inline distT="0" distB="0" distL="0" distR="0" wp14:anchorId="72277B95" wp14:editId="6FBCF05F">
                  <wp:extent cx="5760085" cy="3239770"/>
                  <wp:effectExtent l="0" t="0" r="0" b="0"/>
                  <wp:docPr id="1791028818" name="Imagem 1" descr="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28818" name="Imagem 1" descr="Mapa"/>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inline>
              </w:drawing>
            </w:r>
          </w:p>
        </w:tc>
      </w:tr>
    </w:tbl>
    <w:p w14:paraId="2866285F" w14:textId="111855E8" w:rsidR="00441CC4" w:rsidRPr="009B6CCF" w:rsidRDefault="00786449" w:rsidP="00A6278E">
      <w:pPr>
        <w:pStyle w:val="Legenda"/>
      </w:pPr>
      <w:r w:rsidRPr="009B6CCF">
        <w:t>Elaboração: Os autores (2025)</w:t>
      </w:r>
    </w:p>
    <w:p w14:paraId="092D4F1D" w14:textId="77777777" w:rsidR="00441CC4" w:rsidRPr="009B6CCF" w:rsidRDefault="00441CC4" w:rsidP="00A73C8B"/>
    <w:p w14:paraId="2E9196E3" w14:textId="1B820140" w:rsidR="00A73C8B" w:rsidRPr="009B6CCF" w:rsidRDefault="00E40BCF" w:rsidP="00A73C8B">
      <w:r w:rsidRPr="009B6CCF">
        <w:t xml:space="preserve">A integração dessas camadas em um único ambiente geográfico permite a observação da estrutura de dados derivada, partindo da unidade pontual </w:t>
      </w:r>
      <w:r w:rsidRPr="009B6CCF">
        <w:lastRenderedPageBreak/>
        <w:t xml:space="preserve">individualizada até os centros de massa das divisões territoriais estatísticas. </w:t>
      </w:r>
      <w:r w:rsidR="00A73C8B" w:rsidRPr="009B6CCF">
        <w:t>Os objetos descritos são:</w:t>
      </w:r>
    </w:p>
    <w:p w14:paraId="6206BD36" w14:textId="5D9029CA" w:rsidR="00A73C8B" w:rsidRPr="009B6CCF" w:rsidRDefault="00A73C8B">
      <w:pPr>
        <w:pStyle w:val="PargrafodaLista"/>
        <w:numPr>
          <w:ilvl w:val="0"/>
          <w:numId w:val="13"/>
        </w:numPr>
        <w:pPrChange w:id="264" w:author="Carlos" w:date="2026-03-13T15:21:00Z">
          <w:pPr>
            <w:pStyle w:val="PargrafodaLista"/>
            <w:numPr>
              <w:numId w:val="20"/>
            </w:numPr>
            <w:ind w:left="2291" w:hanging="360"/>
          </w:pPr>
        </w:pPrChange>
      </w:pPr>
      <w:r w:rsidRPr="009B6CCF">
        <w:rPr>
          <w:b/>
          <w:bCs/>
        </w:rPr>
        <w:t>Pontos Únicos</w:t>
      </w:r>
      <w:r w:rsidRPr="009B6CCF">
        <w:t xml:space="preserve"> (CN_PONTOS_UNICOS): Representam a instância espacial primária do endereço. São gerados a partir do agrupamento (</w:t>
      </w:r>
      <w:r w:rsidRPr="009B6CCF">
        <w:rPr>
          <w:i/>
          <w:iCs/>
        </w:rPr>
        <w:t>clustering</w:t>
      </w:r>
      <w:r w:rsidRPr="009B6CCF">
        <w:t>) de todos os registros que compartilham a mesma chave de endereçamento (Logradouro</w:t>
      </w:r>
      <w:r w:rsidR="007A64A5" w:rsidRPr="009B6CCF">
        <w:t xml:space="preserve"> e</w:t>
      </w:r>
      <w:r w:rsidRPr="009B6CCF">
        <w:t xml:space="preserve"> Número), resultando em um único par de coordenadas por lote ou edificação.</w:t>
      </w:r>
    </w:p>
    <w:p w14:paraId="02759F1E" w14:textId="76BFB785" w:rsidR="00A73C8B" w:rsidRPr="009B6CCF" w:rsidRDefault="00A73C8B">
      <w:pPr>
        <w:pStyle w:val="PargrafodaLista"/>
        <w:numPr>
          <w:ilvl w:val="0"/>
          <w:numId w:val="13"/>
        </w:numPr>
        <w:pPrChange w:id="265" w:author="Carlos" w:date="2026-03-13T15:21:00Z">
          <w:pPr>
            <w:pStyle w:val="PargrafodaLista"/>
            <w:numPr>
              <w:numId w:val="20"/>
            </w:numPr>
            <w:ind w:left="2291" w:hanging="360"/>
          </w:pPr>
        </w:pPrChange>
      </w:pPr>
      <w:r w:rsidRPr="009B6CCF">
        <w:rPr>
          <w:b/>
          <w:bCs/>
        </w:rPr>
        <w:t>Centroides de Faces de Quadra</w:t>
      </w:r>
      <w:r w:rsidR="0072687F" w:rsidRPr="009B6CCF">
        <w:rPr>
          <w:b/>
          <w:bCs/>
        </w:rPr>
        <w:t xml:space="preserve"> </w:t>
      </w:r>
      <w:r w:rsidR="0072687F" w:rsidRPr="009B6CCF">
        <w:t>(CN_FACES)</w:t>
      </w:r>
      <w:r w:rsidRPr="009B6CCF">
        <w:t>: Objetos geográficos de nível intermediário, gerados por meio do cálculo da média geométrica das coordenadas de todos os Pontos Únicos vinculados a uma mesma face de quadra. A origem desses objetos reside na relação entre os pontos e o identificador de face presente nos atributos do CNEFE.</w:t>
      </w:r>
    </w:p>
    <w:p w14:paraId="644F4C5D" w14:textId="7B019844" w:rsidR="00A73C8B" w:rsidRPr="009B6CCF" w:rsidRDefault="00A73C8B">
      <w:pPr>
        <w:pStyle w:val="PargrafodaLista"/>
        <w:numPr>
          <w:ilvl w:val="0"/>
          <w:numId w:val="13"/>
        </w:numPr>
        <w:pPrChange w:id="266" w:author="Carlos" w:date="2026-03-13T15:21:00Z">
          <w:pPr>
            <w:pStyle w:val="PargrafodaLista"/>
            <w:numPr>
              <w:numId w:val="20"/>
            </w:numPr>
            <w:ind w:left="2291" w:hanging="360"/>
          </w:pPr>
        </w:pPrChange>
      </w:pPr>
      <w:r w:rsidRPr="009B6CCF">
        <w:rPr>
          <w:b/>
          <w:bCs/>
        </w:rPr>
        <w:t>Centroides de Quadras</w:t>
      </w:r>
      <w:r w:rsidR="00952898" w:rsidRPr="009B6CCF">
        <w:t xml:space="preserve"> (CN_QUADRAS)</w:t>
      </w:r>
      <w:r w:rsidRPr="009B6CCF">
        <w:t xml:space="preserve">: Representam a unidade máxima de agregação espacial no processamento. São calculados a partir da média geométrica das coordenadas </w:t>
      </w:r>
      <w:r w:rsidR="00725C42" w:rsidRPr="009B6CCF">
        <w:t>dos centroides de face</w:t>
      </w:r>
      <w:r w:rsidRPr="009B6CCF">
        <w:t xml:space="preserve"> contidos em uma mesma quadra (Setor/Quadra). Este objeto geográfico sintetiza a localização da quadra a partir da massa de dados de endereços nela contida.</w:t>
      </w:r>
    </w:p>
    <w:p w14:paraId="69760A45" w14:textId="7840728E" w:rsidR="00DA73CE" w:rsidRPr="009B6CCF" w:rsidRDefault="00DA73CE" w:rsidP="00093FBB">
      <w:pPr>
        <w:pStyle w:val="Ttulo3"/>
      </w:pPr>
      <w:bookmarkStart w:id="267" w:name="_Toc223789520"/>
      <w:r w:rsidRPr="009B6CCF">
        <w:t xml:space="preserve">Obtenção e tratamento dos dados do </w:t>
      </w:r>
      <w:r w:rsidR="00A84A61" w:rsidRPr="009B6CCF">
        <w:t>Cadastro Territorial Urbano - CTU</w:t>
      </w:r>
      <w:bookmarkEnd w:id="267"/>
    </w:p>
    <w:p w14:paraId="51524BD6" w14:textId="23E3CED4" w:rsidR="00DA73CE" w:rsidRPr="009B6CCF" w:rsidRDefault="00DA73CE" w:rsidP="00DA73CE">
      <w:r w:rsidRPr="009B6CCF">
        <w:t xml:space="preserve">Obter os dados do cadastro municipal no formato correto pode ser bastante desafiador porque, embora a maioria das prefeituras </w:t>
      </w:r>
      <w:r w:rsidR="00282701" w:rsidRPr="009B6CCF">
        <w:t>utilize</w:t>
      </w:r>
      <w:r w:rsidRPr="009B6CCF">
        <w:t xml:space="preserve"> um modelo de dados semelhante ao CIATA, não há padronização quanto ao formato ou tipologia dos atributos. </w:t>
      </w:r>
    </w:p>
    <w:p w14:paraId="6D75F86B" w14:textId="77777777" w:rsidR="00B176F0" w:rsidRPr="009B6CCF" w:rsidRDefault="00DA73CE" w:rsidP="00DA73CE">
      <w:r w:rsidRPr="009B6CCF">
        <w:t xml:space="preserve">Além disso, é muito comum que as aplicações de cadastro sejam terceirizadas e armazenem as informações em bancos de dados proprietários. Nesse caso, a administração deve solicitar ao fornecedor do </w:t>
      </w:r>
      <w:r w:rsidRPr="009B6CCF">
        <w:rPr>
          <w:i/>
          <w:iCs/>
        </w:rPr>
        <w:t>software</w:t>
      </w:r>
      <w:r w:rsidRPr="009B6CCF">
        <w:t xml:space="preserve"> uma extração dos registros para um arquivo no formato CSV</w:t>
      </w:r>
      <w:r w:rsidRPr="009B6CCF">
        <w:rPr>
          <w:rStyle w:val="Refdenotaderodap"/>
        </w:rPr>
        <w:footnoteReference w:id="15"/>
      </w:r>
      <w:r w:rsidR="00B176F0" w:rsidRPr="009B6CCF">
        <w:t xml:space="preserve"> para posterior tratamento e normalização no SGBD. </w:t>
      </w:r>
    </w:p>
    <w:p w14:paraId="3397BBB8" w14:textId="4A23F32F" w:rsidR="00DA73CE" w:rsidRPr="009B6CCF" w:rsidRDefault="00DA73CE" w:rsidP="00DA73CE">
      <w:r w:rsidRPr="009B6CCF">
        <w:t xml:space="preserve">É possível que surjam dúvidas quanto à obrigatoriedade de fornecimento de dados à prefeitura, entretanto a legislação brasileira dispõe de forma detalhada sobre </w:t>
      </w:r>
      <w:r w:rsidRPr="009B6CCF">
        <w:lastRenderedPageBreak/>
        <w:t xml:space="preserve">esse tema. Conforme o artigo 5º da Lei Geral de Proteção de Dados </w:t>
      </w:r>
      <w:r w:rsidRPr="009B6CCF">
        <w:fldChar w:fldCharType="begin"/>
      </w:r>
      <w:r w:rsidR="004975CD" w:rsidRPr="009B6CCF">
        <w:instrText xml:space="preserve"> ADDIN ZOTERO_ITEM CSL_CITATION {"citationID":"dFf5cPha","properties":{"formattedCitation":"(LGPD, 2018)","plainCitation":"(LGPD, 2018)","noteIndex":0},"citationItems":[{"id":149,"uris":["http://zotero.org/users/15531986/items/ATANGA8F"],"itemData":{"id":149,"type":"bill","authority":"Congresso Nacional - Brasil","number":"13.709/2018","title":"LGPD - Lei nº 13.709/2018","title-short":"LGPD","URL":"https://www2.camara.leg.br/legin/fed/lei/2018/lei-13709-14-agosto-2018-787077-publicacaooriginal-156212-pl.html","issued":{"date-parts":[["2018",8,14]]}}}],"schema":"https://github.com/citation-style-language/schema/raw/master/csl-citation.json"} </w:instrText>
      </w:r>
      <w:r w:rsidRPr="009B6CCF">
        <w:fldChar w:fldCharType="separate"/>
      </w:r>
      <w:r w:rsidRPr="009B6CCF">
        <w:t>(LGPD, 2018)</w:t>
      </w:r>
      <w:r w:rsidRPr="009B6CCF">
        <w:fldChar w:fldCharType="end"/>
      </w:r>
      <w:r w:rsidRPr="009B6CCF">
        <w:t>, que disciplina o tratamento de dados pessoais no Brasil, distinguem-se dois tipos de agentes de tratamento de dados: o Controlador, responsável por definir as finalidades e os meios do tratamento de dados pessoais, e o Operador, que executa o tratamento de acordo com as instruções do controlador.</w:t>
      </w:r>
    </w:p>
    <w:p w14:paraId="5F0949B3" w14:textId="52408104" w:rsidR="00DA73CE" w:rsidRPr="009B6CCF" w:rsidRDefault="00DA73CE" w:rsidP="00DA73CE">
      <w:r w:rsidRPr="009B6CCF">
        <w:t xml:space="preserve">No </w:t>
      </w:r>
      <w:r w:rsidR="002A7D2E" w:rsidRPr="009B6CCF">
        <w:t xml:space="preserve">contexto do </w:t>
      </w:r>
      <w:r w:rsidRPr="009B6CCF">
        <w:t xml:space="preserve">cadastro urbano a prefeitura </w:t>
      </w:r>
      <w:r w:rsidR="0026405C" w:rsidRPr="009B6CCF">
        <w:t xml:space="preserve">atua como </w:t>
      </w:r>
      <w:r w:rsidRPr="009B6CCF">
        <w:t>Controlador</w:t>
      </w:r>
      <w:r w:rsidR="0026405C" w:rsidRPr="009B6CCF">
        <w:t xml:space="preserve"> detendo a prerrogativa legal de determinar as operações necessárias, incluindo a exportação de informações para formatos acessíveis</w:t>
      </w:r>
      <w:r w:rsidRPr="009B6CCF">
        <w:t>, sendo permitida a cobrança de indenização pelo trabalho de conversão executado pelo Operador.</w:t>
      </w:r>
    </w:p>
    <w:p w14:paraId="10ECEFBE" w14:textId="77777777" w:rsidR="003E2A31" w:rsidRPr="009B6CCF" w:rsidRDefault="003E2A31" w:rsidP="00A777C3">
      <w:r w:rsidRPr="009B6CCF">
        <w:t xml:space="preserve">Ressalte-se que, em princípio, os dados empregados nesta metodologia não são sensíveis à LGPD, uma vez que informações estritamente ligadas à titularidade ou valor venal não são requisitos para os processos de georreferenciamento aqui propostos. </w:t>
      </w:r>
    </w:p>
    <w:p w14:paraId="2621D1E9" w14:textId="6C477755" w:rsidR="005F1E11" w:rsidRPr="009B6CCF" w:rsidRDefault="00DA73CE" w:rsidP="00A777C3">
      <w:r w:rsidRPr="009B6CCF">
        <w:t xml:space="preserve">A </w:t>
      </w:r>
      <w:fldSimple w:instr=" REF _Ref219183986 ">
        <w:r w:rsidR="003750EA" w:rsidRPr="009B6CCF">
          <w:t xml:space="preserve">Figura </w:t>
        </w:r>
        <w:r w:rsidR="003750EA">
          <w:rPr>
            <w:noProof/>
          </w:rPr>
          <w:t>7</w:t>
        </w:r>
      </w:fldSimple>
      <w:r w:rsidR="00680364" w:rsidRPr="009B6CCF">
        <w:t xml:space="preserve"> </w:t>
      </w:r>
      <w:r w:rsidRPr="009B6CCF">
        <w:t xml:space="preserve">apresenta o fluxo de processamento do arquivo do </w:t>
      </w:r>
      <w:r w:rsidR="00A84A61" w:rsidRPr="009B6CCF">
        <w:t>Cadastro Territorial Urbano</w:t>
      </w:r>
      <w:r w:rsidRPr="009B6CCF">
        <w:t>.</w:t>
      </w:r>
    </w:p>
    <w:p w14:paraId="0132EF20" w14:textId="08D98355" w:rsidR="00892331" w:rsidRPr="009B6CCF" w:rsidRDefault="00892331" w:rsidP="00A6278E">
      <w:pPr>
        <w:pStyle w:val="Legenda"/>
      </w:pPr>
      <w:bookmarkStart w:id="268" w:name="_Ref219183986"/>
      <w:r w:rsidRPr="009B6CCF">
        <w:t xml:space="preserve">Figura </w:t>
      </w:r>
      <w:fldSimple w:instr=" SEQ Figura \* ARABIC ">
        <w:r w:rsidR="003750EA">
          <w:rPr>
            <w:noProof/>
          </w:rPr>
          <w:t>7</w:t>
        </w:r>
      </w:fldSimple>
      <w:bookmarkEnd w:id="268"/>
      <w:r w:rsidR="00A906FA" w:rsidRPr="009B6CCF">
        <w:t xml:space="preserve"> –</w:t>
      </w:r>
      <w:r w:rsidRPr="009B6CCF">
        <w:t xml:space="preserve"> Fluxo de processamento do arquivo CIATA</w:t>
      </w:r>
    </w:p>
    <w:tbl>
      <w:tblPr>
        <w:tblStyle w:val="Tabelacomgrade"/>
        <w:tblW w:w="0" w:type="auto"/>
        <w:tblLook w:val="04A0" w:firstRow="1" w:lastRow="0" w:firstColumn="1" w:lastColumn="0" w:noHBand="0" w:noVBand="1"/>
      </w:tblPr>
      <w:tblGrid>
        <w:gridCol w:w="9061"/>
      </w:tblGrid>
      <w:tr w:rsidR="005F1E11" w:rsidRPr="009B6CCF" w14:paraId="30979D1D" w14:textId="77777777" w:rsidTr="00926561">
        <w:tc>
          <w:tcPr>
            <w:tcW w:w="9061" w:type="dxa"/>
          </w:tcPr>
          <w:p w14:paraId="39A2AB6F" w14:textId="77777777" w:rsidR="005F1E11" w:rsidRPr="009B6CCF" w:rsidRDefault="005F1E11" w:rsidP="00A777C3">
            <w:pPr>
              <w:keepNext/>
              <w:widowControl w:val="0"/>
              <w:ind w:firstLine="0"/>
            </w:pPr>
            <w:r w:rsidRPr="009B6CCF">
              <w:rPr>
                <w:noProof/>
                <w:color w:val="000000"/>
                <w:lang w:eastAsia="pt-BR"/>
              </w:rPr>
              <w:drawing>
                <wp:inline distT="0" distB="0" distL="0" distR="0" wp14:anchorId="33E82402" wp14:editId="621DC194">
                  <wp:extent cx="5868062" cy="2141220"/>
                  <wp:effectExtent l="0" t="0" r="0" b="0"/>
                  <wp:docPr id="182423087" name="Imagem 9"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3087" name="Imagem 9" descr="Diagrama&#10;&#10;O conteúdo gerado por IA pode estar incorreto."/>
                          <pic:cNvPicPr/>
                        </pic:nvPicPr>
                        <pic:blipFill>
                          <a:blip r:embed="rId23">
                            <a:extLst>
                              <a:ext uri="{28A0092B-C50C-407E-A947-70E740481C1C}">
                                <a14:useLocalDpi xmlns:a14="http://schemas.microsoft.com/office/drawing/2010/main" val="0"/>
                              </a:ext>
                            </a:extLst>
                          </a:blip>
                          <a:stretch>
                            <a:fillRect/>
                          </a:stretch>
                        </pic:blipFill>
                        <pic:spPr>
                          <a:xfrm>
                            <a:off x="0" y="0"/>
                            <a:ext cx="5875218" cy="2143831"/>
                          </a:xfrm>
                          <a:prstGeom prst="rect">
                            <a:avLst/>
                          </a:prstGeom>
                        </pic:spPr>
                      </pic:pic>
                    </a:graphicData>
                  </a:graphic>
                </wp:inline>
              </w:drawing>
            </w:r>
          </w:p>
        </w:tc>
      </w:tr>
    </w:tbl>
    <w:p w14:paraId="43732891" w14:textId="55CE120F" w:rsidR="005F1E11" w:rsidRPr="009B6CCF" w:rsidRDefault="00786449" w:rsidP="00A6278E">
      <w:pPr>
        <w:pStyle w:val="Legenda"/>
      </w:pPr>
      <w:r w:rsidRPr="009B6CCF">
        <w:t>Elaboração: Os autores (2025)</w:t>
      </w:r>
    </w:p>
    <w:p w14:paraId="7D54A455" w14:textId="77777777" w:rsidR="00DA73CE" w:rsidRPr="009B6CCF" w:rsidRDefault="00DA73CE" w:rsidP="005F1E11">
      <w:pPr>
        <w:ind w:firstLine="0"/>
      </w:pPr>
    </w:p>
    <w:p w14:paraId="3331562D" w14:textId="77777777" w:rsidR="00DA73CE" w:rsidRPr="009B6CCF" w:rsidRDefault="00DA73CE" w:rsidP="004E1CB8">
      <w:pPr>
        <w:pStyle w:val="Ttulo4"/>
      </w:pPr>
      <w:r w:rsidRPr="009B6CCF">
        <w:t>Criar tabela CI_LOTES</w:t>
      </w:r>
    </w:p>
    <w:p w14:paraId="22CBB7CD" w14:textId="3676C0F2" w:rsidR="00DA73CE" w:rsidRPr="009B6CCF" w:rsidRDefault="00DA73CE" w:rsidP="00DA73CE">
      <w:pPr>
        <w:keepNext/>
      </w:pPr>
      <w:r w:rsidRPr="009B6CCF">
        <w:t>Nesta seção são elencados os atributos do CIATA original necessários para a definição e desenho de uma quadra (</w:t>
      </w:r>
      <w:r w:rsidRPr="009B6CCF">
        <w:fldChar w:fldCharType="begin"/>
      </w:r>
      <w:r w:rsidRPr="009B6CCF">
        <w:instrText xml:space="preserve"> REF _Ref215411671 \h </w:instrText>
      </w:r>
      <w:r w:rsidRPr="009B6CCF">
        <w:fldChar w:fldCharType="separate"/>
      </w:r>
      <w:r w:rsidR="003750EA" w:rsidRPr="009B6CCF">
        <w:t xml:space="preserve">Quadro </w:t>
      </w:r>
      <w:r w:rsidR="003750EA">
        <w:rPr>
          <w:noProof/>
        </w:rPr>
        <w:t>20</w:t>
      </w:r>
      <w:r w:rsidRPr="009B6CCF">
        <w:fldChar w:fldCharType="end"/>
      </w:r>
      <w:r w:rsidRPr="009B6CCF">
        <w:t xml:space="preserve">). </w:t>
      </w:r>
    </w:p>
    <w:p w14:paraId="7C56F0B0" w14:textId="64E7F214" w:rsidR="00DA73CE" w:rsidRPr="009B6CCF" w:rsidRDefault="00DA73CE" w:rsidP="00DA73CE">
      <w:pPr>
        <w:keepNext/>
      </w:pPr>
      <w:r w:rsidRPr="009B6CCF">
        <w:t xml:space="preserve">Todas as informações foram adaptadas do Boletim de Cadastro Imobiliário – BCI – do Manual do Cadastro Imobiliário do Projeto CIATA </w:t>
      </w:r>
      <w:r w:rsidRPr="009B6CCF">
        <w:fldChar w:fldCharType="begin"/>
      </w:r>
      <w:r w:rsidR="000B1D95" w:rsidRPr="009B6CCF">
        <w:instrText xml:space="preserve"> ADDIN ZOTERO_ITEM CSL_CITATION {"citationID":"nQsK5ijB","properties":{"formattedCitation":"(SERPRO,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Pr="009B6CCF">
        <w:fldChar w:fldCharType="separate"/>
      </w:r>
      <w:r w:rsidR="000B1D95" w:rsidRPr="009B6CCF">
        <w:rPr>
          <w:rFonts w:cs="Arial"/>
        </w:rPr>
        <w:t>(SERPRO, 2025)</w:t>
      </w:r>
      <w:r w:rsidRPr="009B6CCF">
        <w:fldChar w:fldCharType="end"/>
      </w:r>
      <w:r w:rsidR="001F5A84" w:rsidRPr="009B6CCF">
        <w:t xml:space="preserve"> e a definição </w:t>
      </w:r>
      <w:r w:rsidR="00134B5D" w:rsidRPr="009B6CCF">
        <w:t xml:space="preserve">dos atributos pode ser encontrada no subtítulo </w:t>
      </w:r>
      <w:fldSimple w:instr=" REF _Ref220510009 \w ">
        <w:r w:rsidR="003750EA">
          <w:t>3.2.2</w:t>
        </w:r>
      </w:fldSimple>
      <w:r w:rsidR="00050486" w:rsidRPr="009B6CCF">
        <w:t xml:space="preserve"> - </w:t>
      </w:r>
      <w:fldSimple w:instr=" REF _Ref220510009 ">
        <w:r w:rsidR="003750EA" w:rsidRPr="009B6CCF">
          <w:t xml:space="preserve">Atributos do Cadastro Territorial Urbano essenciais ao </w:t>
        </w:r>
        <w:r w:rsidR="003750EA" w:rsidRPr="009B6CCF">
          <w:rPr>
            <w:i/>
            <w:iCs/>
          </w:rPr>
          <w:t>SuperCIATA</w:t>
        </w:r>
      </w:fldSimple>
      <w:r w:rsidRPr="009B6CCF">
        <w:t xml:space="preserve">. </w:t>
      </w:r>
    </w:p>
    <w:p w14:paraId="2E5C7923" w14:textId="77777777" w:rsidR="00DA73CE" w:rsidRPr="009B6CCF" w:rsidRDefault="00DA73CE" w:rsidP="00DA73CE"/>
    <w:p w14:paraId="2CA00E74" w14:textId="659E9DAE" w:rsidR="00DA73CE" w:rsidRPr="009B6CCF" w:rsidRDefault="00DA73CE" w:rsidP="00A6278E">
      <w:pPr>
        <w:pStyle w:val="Legenda"/>
      </w:pPr>
      <w:bookmarkStart w:id="269" w:name="_Ref215411671"/>
      <w:r w:rsidRPr="009B6CCF">
        <w:lastRenderedPageBreak/>
        <w:t xml:space="preserve">Quadro </w:t>
      </w:r>
      <w:fldSimple w:instr=" SEQ Quadro \* ARABIC ">
        <w:r w:rsidR="003750EA">
          <w:rPr>
            <w:noProof/>
          </w:rPr>
          <w:t>20</w:t>
        </w:r>
      </w:fldSimple>
      <w:bookmarkEnd w:id="269"/>
      <w:r w:rsidRPr="009B6CCF">
        <w:t xml:space="preserve"> </w:t>
      </w:r>
      <w:r w:rsidR="00A906FA" w:rsidRPr="009B6CCF">
        <w:t>–</w:t>
      </w:r>
      <w:r w:rsidRPr="009B6CCF">
        <w:t xml:space="preserve"> Lista de atributos da tabela CI_LOTES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4A4DD78D" w14:textId="77777777" w:rsidTr="00926561">
        <w:trPr>
          <w:jc w:val="center"/>
        </w:trPr>
        <w:tc>
          <w:tcPr>
            <w:tcW w:w="9061" w:type="dxa"/>
          </w:tcPr>
          <w:p w14:paraId="50603870" w14:textId="77777777" w:rsidR="000213B3" w:rsidRPr="009B6CCF" w:rsidRDefault="000213B3" w:rsidP="000213B3">
            <w:pPr>
              <w:pStyle w:val="Codigo"/>
              <w:keepNext/>
            </w:pPr>
            <w:r w:rsidRPr="009B6CCF">
              <w:rPr>
                <w:b/>
                <w:bCs/>
              </w:rPr>
              <w:t>Table:CI_LOTES</w:t>
            </w:r>
            <w:r w:rsidRPr="009B6CCF">
              <w:br/>
            </w:r>
            <w:r w:rsidRPr="009B6CCF">
              <w:br/>
            </w:r>
            <w:r w:rsidRPr="009B6CCF">
              <w:rPr>
                <w:b/>
                <w:bCs/>
              </w:rPr>
              <w:t>Columns:</w:t>
            </w:r>
          </w:p>
          <w:tbl>
            <w:tblPr>
              <w:tblW w:w="0" w:type="auto"/>
              <w:tblCellMar>
                <w:top w:w="15" w:type="dxa"/>
                <w:left w:w="15" w:type="dxa"/>
                <w:bottom w:w="15" w:type="dxa"/>
                <w:right w:w="15" w:type="dxa"/>
              </w:tblCellMar>
              <w:tblLook w:val="04A0" w:firstRow="1" w:lastRow="0" w:firstColumn="1" w:lastColumn="0" w:noHBand="0" w:noVBand="1"/>
            </w:tblPr>
            <w:tblGrid>
              <w:gridCol w:w="3568"/>
              <w:gridCol w:w="2128"/>
            </w:tblGrid>
            <w:tr w:rsidR="000213B3" w:rsidRPr="009B6CCF" w14:paraId="4458E730" w14:textId="77777777">
              <w:tc>
                <w:tcPr>
                  <w:tcW w:w="0" w:type="auto"/>
                  <w:tcBorders>
                    <w:top w:val="nil"/>
                    <w:left w:val="nil"/>
                    <w:bottom w:val="nil"/>
                    <w:right w:val="nil"/>
                  </w:tcBorders>
                  <w:tcMar>
                    <w:top w:w="15" w:type="dxa"/>
                    <w:left w:w="225" w:type="dxa"/>
                    <w:bottom w:w="15" w:type="dxa"/>
                    <w:right w:w="15" w:type="dxa"/>
                  </w:tcMar>
                  <w:vAlign w:val="center"/>
                  <w:hideMark/>
                </w:tcPr>
                <w:p w14:paraId="16620339" w14:textId="77777777" w:rsidR="000213B3" w:rsidRPr="009B6CCF" w:rsidRDefault="000213B3" w:rsidP="000213B3">
                  <w:pPr>
                    <w:pStyle w:val="Codigo"/>
                    <w:keepNext/>
                  </w:pPr>
                  <w:r w:rsidRPr="009B6CCF">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49224FB6" w14:textId="77777777" w:rsidR="000213B3" w:rsidRPr="009B6CCF" w:rsidRDefault="000213B3" w:rsidP="000213B3">
                  <w:pPr>
                    <w:pStyle w:val="Codigo"/>
                    <w:keepNext/>
                  </w:pPr>
                  <w:r w:rsidRPr="009B6CCF">
                    <w:t>varchar(7)</w:t>
                  </w:r>
                </w:p>
              </w:tc>
            </w:tr>
            <w:tr w:rsidR="000213B3" w:rsidRPr="009B6CCF" w14:paraId="67245921" w14:textId="77777777">
              <w:tc>
                <w:tcPr>
                  <w:tcW w:w="0" w:type="auto"/>
                  <w:tcBorders>
                    <w:top w:val="nil"/>
                    <w:left w:val="nil"/>
                    <w:bottom w:val="nil"/>
                    <w:right w:val="nil"/>
                  </w:tcBorders>
                  <w:tcMar>
                    <w:top w:w="15" w:type="dxa"/>
                    <w:left w:w="225" w:type="dxa"/>
                    <w:bottom w:w="15" w:type="dxa"/>
                    <w:right w:w="15" w:type="dxa"/>
                  </w:tcMar>
                  <w:vAlign w:val="center"/>
                  <w:hideMark/>
                </w:tcPr>
                <w:p w14:paraId="21A9EFC3" w14:textId="77777777" w:rsidR="000213B3" w:rsidRPr="009B6CCF" w:rsidRDefault="000213B3" w:rsidP="000213B3">
                  <w:pPr>
                    <w:pStyle w:val="Codigo"/>
                    <w:keepNext/>
                  </w:pPr>
                  <w:r w:rsidRPr="009B6CCF">
                    <w:t>COD_UNICO_ENDERECO</w:t>
                  </w:r>
                </w:p>
              </w:tc>
              <w:tc>
                <w:tcPr>
                  <w:tcW w:w="0" w:type="auto"/>
                  <w:tcBorders>
                    <w:top w:val="nil"/>
                    <w:left w:val="nil"/>
                    <w:bottom w:val="nil"/>
                    <w:right w:val="nil"/>
                  </w:tcBorders>
                  <w:tcMar>
                    <w:top w:w="15" w:type="dxa"/>
                    <w:left w:w="225" w:type="dxa"/>
                    <w:bottom w:w="15" w:type="dxa"/>
                    <w:right w:w="15" w:type="dxa"/>
                  </w:tcMar>
                  <w:vAlign w:val="center"/>
                  <w:hideMark/>
                </w:tcPr>
                <w:p w14:paraId="0F5FBEB8" w14:textId="77777777" w:rsidR="000213B3" w:rsidRPr="009B6CCF" w:rsidRDefault="000213B3" w:rsidP="000213B3">
                  <w:pPr>
                    <w:pStyle w:val="Codigo"/>
                    <w:keepNext/>
                  </w:pPr>
                  <w:r w:rsidRPr="009B6CCF">
                    <w:t>varchar(25)</w:t>
                  </w:r>
                </w:p>
              </w:tc>
            </w:tr>
            <w:tr w:rsidR="000213B3" w:rsidRPr="009B6CCF" w14:paraId="29125BE0" w14:textId="77777777">
              <w:tc>
                <w:tcPr>
                  <w:tcW w:w="0" w:type="auto"/>
                  <w:tcBorders>
                    <w:top w:val="nil"/>
                    <w:left w:val="nil"/>
                    <w:bottom w:val="nil"/>
                    <w:right w:val="nil"/>
                  </w:tcBorders>
                  <w:tcMar>
                    <w:top w:w="15" w:type="dxa"/>
                    <w:left w:w="225" w:type="dxa"/>
                    <w:bottom w:w="15" w:type="dxa"/>
                    <w:right w:w="15" w:type="dxa"/>
                  </w:tcMar>
                  <w:vAlign w:val="center"/>
                  <w:hideMark/>
                </w:tcPr>
                <w:p w14:paraId="787C4158" w14:textId="77777777" w:rsidR="000213B3" w:rsidRPr="009B6CCF" w:rsidRDefault="000213B3" w:rsidP="000213B3">
                  <w:pPr>
                    <w:pStyle w:val="Codigo"/>
                    <w:keepNext/>
                  </w:pPr>
                  <w:r w:rsidRPr="009B6CCF">
                    <w:t>NUM_QUADRA</w:t>
                  </w:r>
                </w:p>
              </w:tc>
              <w:tc>
                <w:tcPr>
                  <w:tcW w:w="0" w:type="auto"/>
                  <w:tcBorders>
                    <w:top w:val="nil"/>
                    <w:left w:val="nil"/>
                    <w:bottom w:val="nil"/>
                    <w:right w:val="nil"/>
                  </w:tcBorders>
                  <w:tcMar>
                    <w:top w:w="15" w:type="dxa"/>
                    <w:left w:w="225" w:type="dxa"/>
                    <w:bottom w:w="15" w:type="dxa"/>
                    <w:right w:w="15" w:type="dxa"/>
                  </w:tcMar>
                  <w:vAlign w:val="center"/>
                  <w:hideMark/>
                </w:tcPr>
                <w:p w14:paraId="51E3BE8F" w14:textId="77777777" w:rsidR="000213B3" w:rsidRPr="009B6CCF" w:rsidRDefault="000213B3" w:rsidP="000213B3">
                  <w:pPr>
                    <w:pStyle w:val="Codigo"/>
                    <w:keepNext/>
                  </w:pPr>
                  <w:r w:rsidRPr="009B6CCF">
                    <w:t>varchar(20)</w:t>
                  </w:r>
                </w:p>
              </w:tc>
            </w:tr>
            <w:tr w:rsidR="000213B3" w:rsidRPr="009B6CCF" w14:paraId="71D776AA" w14:textId="77777777">
              <w:tc>
                <w:tcPr>
                  <w:tcW w:w="0" w:type="auto"/>
                  <w:tcBorders>
                    <w:top w:val="nil"/>
                    <w:left w:val="nil"/>
                    <w:bottom w:val="nil"/>
                    <w:right w:val="nil"/>
                  </w:tcBorders>
                  <w:tcMar>
                    <w:top w:w="15" w:type="dxa"/>
                    <w:left w:w="225" w:type="dxa"/>
                    <w:bottom w:w="15" w:type="dxa"/>
                    <w:right w:w="15" w:type="dxa"/>
                  </w:tcMar>
                  <w:vAlign w:val="center"/>
                  <w:hideMark/>
                </w:tcPr>
                <w:p w14:paraId="405B77BE" w14:textId="77777777" w:rsidR="000213B3" w:rsidRPr="009B6CCF" w:rsidRDefault="000213B3" w:rsidP="000213B3">
                  <w:pPr>
                    <w:pStyle w:val="Codigo"/>
                    <w:keepNext/>
                  </w:pPr>
                  <w:r w:rsidRPr="009B6CCF">
                    <w:t>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100D85EC" w14:textId="77777777" w:rsidR="000213B3" w:rsidRPr="009B6CCF" w:rsidRDefault="000213B3" w:rsidP="000213B3">
                  <w:pPr>
                    <w:pStyle w:val="Codigo"/>
                    <w:keepNext/>
                  </w:pPr>
                  <w:r w:rsidRPr="009B6CCF">
                    <w:t>varchar(250)</w:t>
                  </w:r>
                </w:p>
              </w:tc>
            </w:tr>
            <w:tr w:rsidR="000213B3" w:rsidRPr="009B6CCF" w14:paraId="5302BDF4" w14:textId="77777777">
              <w:tc>
                <w:tcPr>
                  <w:tcW w:w="0" w:type="auto"/>
                  <w:tcBorders>
                    <w:top w:val="nil"/>
                    <w:left w:val="nil"/>
                    <w:bottom w:val="nil"/>
                    <w:right w:val="nil"/>
                  </w:tcBorders>
                  <w:tcMar>
                    <w:top w:w="15" w:type="dxa"/>
                    <w:left w:w="225" w:type="dxa"/>
                    <w:bottom w:w="15" w:type="dxa"/>
                    <w:right w:w="15" w:type="dxa"/>
                  </w:tcMar>
                  <w:vAlign w:val="center"/>
                  <w:hideMark/>
                </w:tcPr>
                <w:p w14:paraId="71F03FFB" w14:textId="77777777" w:rsidR="000213B3" w:rsidRPr="009B6CCF" w:rsidRDefault="000213B3" w:rsidP="000213B3">
                  <w:pPr>
                    <w:pStyle w:val="Codigo"/>
                    <w:keepNext/>
                  </w:pPr>
                  <w:r w:rsidRPr="009B6CCF">
                    <w:t>NUM_ENDERECO</w:t>
                  </w:r>
                </w:p>
              </w:tc>
              <w:tc>
                <w:tcPr>
                  <w:tcW w:w="0" w:type="auto"/>
                  <w:tcBorders>
                    <w:top w:val="nil"/>
                    <w:left w:val="nil"/>
                    <w:bottom w:val="nil"/>
                    <w:right w:val="nil"/>
                  </w:tcBorders>
                  <w:tcMar>
                    <w:top w:w="15" w:type="dxa"/>
                    <w:left w:w="225" w:type="dxa"/>
                    <w:bottom w:w="15" w:type="dxa"/>
                    <w:right w:w="15" w:type="dxa"/>
                  </w:tcMar>
                  <w:vAlign w:val="center"/>
                  <w:hideMark/>
                </w:tcPr>
                <w:p w14:paraId="28D37380" w14:textId="77777777" w:rsidR="000213B3" w:rsidRPr="009B6CCF" w:rsidRDefault="000213B3" w:rsidP="000213B3">
                  <w:pPr>
                    <w:pStyle w:val="Codigo"/>
                    <w:keepNext/>
                  </w:pPr>
                  <w:r w:rsidRPr="009B6CCF">
                    <w:t>varchar(10)</w:t>
                  </w:r>
                </w:p>
              </w:tc>
            </w:tr>
            <w:tr w:rsidR="000213B3" w:rsidRPr="009B6CCF" w14:paraId="22C39142" w14:textId="77777777">
              <w:tc>
                <w:tcPr>
                  <w:tcW w:w="0" w:type="auto"/>
                  <w:tcBorders>
                    <w:top w:val="nil"/>
                    <w:left w:val="nil"/>
                    <w:bottom w:val="nil"/>
                    <w:right w:val="nil"/>
                  </w:tcBorders>
                  <w:tcMar>
                    <w:top w:w="15" w:type="dxa"/>
                    <w:left w:w="225" w:type="dxa"/>
                    <w:bottom w:w="15" w:type="dxa"/>
                    <w:right w:w="15" w:type="dxa"/>
                  </w:tcMar>
                  <w:vAlign w:val="center"/>
                  <w:hideMark/>
                </w:tcPr>
                <w:p w14:paraId="2B3E2C48" w14:textId="77777777" w:rsidR="000213B3" w:rsidRPr="009B6CCF" w:rsidRDefault="000213B3" w:rsidP="000213B3">
                  <w:pPr>
                    <w:pStyle w:val="Codigo"/>
                    <w:keepNext/>
                  </w:pPr>
                  <w:r w:rsidRPr="009B6CCF">
                    <w:t>NOM_LOGRADOURO_ADJACENTE</w:t>
                  </w:r>
                </w:p>
              </w:tc>
              <w:tc>
                <w:tcPr>
                  <w:tcW w:w="0" w:type="auto"/>
                  <w:tcBorders>
                    <w:top w:val="nil"/>
                    <w:left w:val="nil"/>
                    <w:bottom w:val="nil"/>
                    <w:right w:val="nil"/>
                  </w:tcBorders>
                  <w:tcMar>
                    <w:top w:w="15" w:type="dxa"/>
                    <w:left w:w="225" w:type="dxa"/>
                    <w:bottom w:w="15" w:type="dxa"/>
                    <w:right w:w="15" w:type="dxa"/>
                  </w:tcMar>
                  <w:vAlign w:val="center"/>
                  <w:hideMark/>
                </w:tcPr>
                <w:p w14:paraId="0B359C8D" w14:textId="77777777" w:rsidR="000213B3" w:rsidRPr="009B6CCF" w:rsidRDefault="000213B3" w:rsidP="000213B3">
                  <w:pPr>
                    <w:pStyle w:val="Codigo"/>
                    <w:keepNext/>
                  </w:pPr>
                  <w:r w:rsidRPr="009B6CCF">
                    <w:t>varchar(250)</w:t>
                  </w:r>
                </w:p>
              </w:tc>
            </w:tr>
            <w:tr w:rsidR="000213B3" w:rsidRPr="009B6CCF" w14:paraId="10F4D3E9" w14:textId="77777777">
              <w:tc>
                <w:tcPr>
                  <w:tcW w:w="0" w:type="auto"/>
                  <w:tcBorders>
                    <w:top w:val="nil"/>
                    <w:left w:val="nil"/>
                    <w:bottom w:val="nil"/>
                    <w:right w:val="nil"/>
                  </w:tcBorders>
                  <w:tcMar>
                    <w:top w:w="15" w:type="dxa"/>
                    <w:left w:w="225" w:type="dxa"/>
                    <w:bottom w:w="15" w:type="dxa"/>
                    <w:right w:w="15" w:type="dxa"/>
                  </w:tcMar>
                  <w:vAlign w:val="center"/>
                  <w:hideMark/>
                </w:tcPr>
                <w:p w14:paraId="43A8681E" w14:textId="77777777" w:rsidR="000213B3" w:rsidRPr="009B6CCF" w:rsidRDefault="000213B3" w:rsidP="000213B3">
                  <w:pPr>
                    <w:pStyle w:val="Codigo"/>
                    <w:keepNext/>
                  </w:pPr>
                  <w:r w:rsidRPr="009B6CCF">
                    <w:t>DIM_TESTADA</w:t>
                  </w:r>
                </w:p>
              </w:tc>
              <w:tc>
                <w:tcPr>
                  <w:tcW w:w="0" w:type="auto"/>
                  <w:tcBorders>
                    <w:top w:val="nil"/>
                    <w:left w:val="nil"/>
                    <w:bottom w:val="nil"/>
                    <w:right w:val="nil"/>
                  </w:tcBorders>
                  <w:tcMar>
                    <w:top w:w="15" w:type="dxa"/>
                    <w:left w:w="225" w:type="dxa"/>
                    <w:bottom w:w="15" w:type="dxa"/>
                    <w:right w:w="15" w:type="dxa"/>
                  </w:tcMar>
                  <w:vAlign w:val="center"/>
                  <w:hideMark/>
                </w:tcPr>
                <w:p w14:paraId="2EAF2A41" w14:textId="77777777" w:rsidR="000213B3" w:rsidRPr="009B6CCF" w:rsidRDefault="000213B3" w:rsidP="000213B3">
                  <w:pPr>
                    <w:pStyle w:val="Codigo"/>
                    <w:keepNext/>
                  </w:pPr>
                  <w:r w:rsidRPr="009B6CCF">
                    <w:t>decimal(6,2)</w:t>
                  </w:r>
                </w:p>
              </w:tc>
            </w:tr>
            <w:tr w:rsidR="000213B3" w:rsidRPr="009B6CCF" w14:paraId="2B64EBDD" w14:textId="77777777">
              <w:tc>
                <w:tcPr>
                  <w:tcW w:w="0" w:type="auto"/>
                  <w:tcBorders>
                    <w:top w:val="nil"/>
                    <w:left w:val="nil"/>
                    <w:bottom w:val="nil"/>
                    <w:right w:val="nil"/>
                  </w:tcBorders>
                  <w:tcMar>
                    <w:top w:w="15" w:type="dxa"/>
                    <w:left w:w="225" w:type="dxa"/>
                    <w:bottom w:w="15" w:type="dxa"/>
                    <w:right w:w="15" w:type="dxa"/>
                  </w:tcMar>
                  <w:vAlign w:val="center"/>
                  <w:hideMark/>
                </w:tcPr>
                <w:p w14:paraId="1B725263" w14:textId="77777777" w:rsidR="000213B3" w:rsidRPr="009B6CCF" w:rsidRDefault="000213B3" w:rsidP="000213B3">
                  <w:pPr>
                    <w:pStyle w:val="Codigo"/>
                    <w:keepNext/>
                  </w:pPr>
                  <w:r w:rsidRPr="009B6CCF">
                    <w:t>DIM_PROFUNDIDADE</w:t>
                  </w:r>
                </w:p>
              </w:tc>
              <w:tc>
                <w:tcPr>
                  <w:tcW w:w="0" w:type="auto"/>
                  <w:tcBorders>
                    <w:top w:val="nil"/>
                    <w:left w:val="nil"/>
                    <w:bottom w:val="nil"/>
                    <w:right w:val="nil"/>
                  </w:tcBorders>
                  <w:tcMar>
                    <w:top w:w="15" w:type="dxa"/>
                    <w:left w:w="225" w:type="dxa"/>
                    <w:bottom w:w="15" w:type="dxa"/>
                    <w:right w:w="15" w:type="dxa"/>
                  </w:tcMar>
                  <w:vAlign w:val="center"/>
                  <w:hideMark/>
                </w:tcPr>
                <w:p w14:paraId="0BCF510C" w14:textId="77777777" w:rsidR="000213B3" w:rsidRPr="009B6CCF" w:rsidRDefault="000213B3" w:rsidP="000213B3">
                  <w:pPr>
                    <w:pStyle w:val="Codigo"/>
                    <w:keepNext/>
                  </w:pPr>
                  <w:r w:rsidRPr="009B6CCF">
                    <w:t>decimal(6,2)</w:t>
                  </w:r>
                </w:p>
              </w:tc>
            </w:tr>
            <w:tr w:rsidR="000213B3" w:rsidRPr="009B6CCF" w14:paraId="19AEF926" w14:textId="77777777">
              <w:tc>
                <w:tcPr>
                  <w:tcW w:w="0" w:type="auto"/>
                  <w:tcBorders>
                    <w:top w:val="nil"/>
                    <w:left w:val="nil"/>
                    <w:bottom w:val="nil"/>
                    <w:right w:val="nil"/>
                  </w:tcBorders>
                  <w:tcMar>
                    <w:top w:w="15" w:type="dxa"/>
                    <w:left w:w="225" w:type="dxa"/>
                    <w:bottom w:w="15" w:type="dxa"/>
                    <w:right w:w="15" w:type="dxa"/>
                  </w:tcMar>
                  <w:vAlign w:val="center"/>
                  <w:hideMark/>
                </w:tcPr>
                <w:p w14:paraId="59B94118" w14:textId="77777777" w:rsidR="000213B3" w:rsidRPr="009B6CCF" w:rsidRDefault="000213B3" w:rsidP="000213B3">
                  <w:pPr>
                    <w:pStyle w:val="Codigo"/>
                    <w:keepNext/>
                  </w:pPr>
                  <w:r w:rsidRPr="009B6CCF">
                    <w:t>AREA</w:t>
                  </w:r>
                </w:p>
              </w:tc>
              <w:tc>
                <w:tcPr>
                  <w:tcW w:w="0" w:type="auto"/>
                  <w:tcBorders>
                    <w:top w:val="nil"/>
                    <w:left w:val="nil"/>
                    <w:bottom w:val="nil"/>
                    <w:right w:val="nil"/>
                  </w:tcBorders>
                  <w:tcMar>
                    <w:top w:w="15" w:type="dxa"/>
                    <w:left w:w="225" w:type="dxa"/>
                    <w:bottom w:w="15" w:type="dxa"/>
                    <w:right w:w="15" w:type="dxa"/>
                  </w:tcMar>
                  <w:vAlign w:val="center"/>
                  <w:hideMark/>
                </w:tcPr>
                <w:p w14:paraId="33031E52" w14:textId="77777777" w:rsidR="000213B3" w:rsidRPr="009B6CCF" w:rsidRDefault="000213B3" w:rsidP="000213B3">
                  <w:pPr>
                    <w:pStyle w:val="Codigo"/>
                    <w:keepNext/>
                  </w:pPr>
                  <w:r w:rsidRPr="009B6CCF">
                    <w:t>float</w:t>
                  </w:r>
                </w:p>
              </w:tc>
            </w:tr>
          </w:tbl>
          <w:p w14:paraId="7D08811B" w14:textId="77777777" w:rsidR="00DA73CE" w:rsidRPr="009B6CCF" w:rsidRDefault="00DA73CE" w:rsidP="00926561">
            <w:pPr>
              <w:pStyle w:val="Codigo"/>
              <w:keepNext/>
            </w:pPr>
          </w:p>
        </w:tc>
      </w:tr>
    </w:tbl>
    <w:p w14:paraId="2753280C" w14:textId="77777777" w:rsidR="00DA73CE" w:rsidRPr="009B6CCF" w:rsidRDefault="00DA73CE" w:rsidP="00A6278E">
      <w:pPr>
        <w:pStyle w:val="Legenda"/>
      </w:pPr>
      <w:r w:rsidRPr="009B6CCF">
        <w:t>Elaboração: Os autores (2025)</w:t>
      </w:r>
    </w:p>
    <w:p w14:paraId="6EC7C9B5" w14:textId="77777777" w:rsidR="00425485" w:rsidRPr="009B6CCF" w:rsidRDefault="00425485" w:rsidP="00425485"/>
    <w:p w14:paraId="354DF532" w14:textId="77777777" w:rsidR="00DA73CE" w:rsidRPr="009B6CCF" w:rsidRDefault="00DA73CE" w:rsidP="004E1CB8">
      <w:pPr>
        <w:pStyle w:val="Ttulo4"/>
      </w:pPr>
      <w:r w:rsidRPr="009B6CCF">
        <w:t>Criar tabela CI_LOGRADOUROS</w:t>
      </w:r>
    </w:p>
    <w:p w14:paraId="29D3AA52" w14:textId="7954B556" w:rsidR="00DA73CE" w:rsidRPr="009B6CCF" w:rsidRDefault="00DA73CE" w:rsidP="00DA73CE">
      <w:r w:rsidRPr="009B6CCF">
        <w:t>A tabela CI_LOGRADOUROS (</w:t>
      </w:r>
      <w:r w:rsidRPr="009B6CCF">
        <w:fldChar w:fldCharType="begin"/>
      </w:r>
      <w:r w:rsidRPr="009B6CCF">
        <w:instrText xml:space="preserve"> REF _Ref216596701 \h </w:instrText>
      </w:r>
      <w:r w:rsidRPr="009B6CCF">
        <w:fldChar w:fldCharType="separate"/>
      </w:r>
      <w:r w:rsidR="003750EA" w:rsidRPr="009B6CCF">
        <w:t xml:space="preserve">Quadro </w:t>
      </w:r>
      <w:r w:rsidR="003750EA">
        <w:rPr>
          <w:noProof/>
        </w:rPr>
        <w:t>21</w:t>
      </w:r>
      <w:r w:rsidRPr="009B6CCF">
        <w:fldChar w:fldCharType="end"/>
      </w:r>
      <w:r w:rsidRPr="009B6CCF">
        <w:t>) contém apenas um registro de cada logradouro (</w:t>
      </w:r>
      <w:r w:rsidRPr="009B6CCF">
        <w:rPr>
          <w:i/>
          <w:iCs/>
        </w:rPr>
        <w:t>DISTINCT</w:t>
      </w:r>
      <w:r w:rsidRPr="009B6CCF">
        <w:t xml:space="preserve">) existente em CI_LOTES. Os atributos CI_NOM_LOGRADOURO_NORM, SC_ID_LOGRADOURO e COORDS </w:t>
      </w:r>
      <w:r w:rsidR="00C71F92" w:rsidRPr="009B6CCF">
        <w:t>são</w:t>
      </w:r>
      <w:r w:rsidRPr="009B6CCF">
        <w:t xml:space="preserve"> preenchidos em etapas </w:t>
      </w:r>
      <w:r w:rsidR="00136374" w:rsidRPr="009B6CCF">
        <w:t xml:space="preserve">posteriores </w:t>
      </w:r>
      <w:r w:rsidRPr="009B6CCF">
        <w:t xml:space="preserve">do processamento. </w:t>
      </w:r>
    </w:p>
    <w:p w14:paraId="61655E5B" w14:textId="77777777" w:rsidR="004E1CB8" w:rsidRPr="009B6CCF" w:rsidRDefault="004E1CB8" w:rsidP="00DA73CE"/>
    <w:p w14:paraId="1EA154E1" w14:textId="007DFBC5" w:rsidR="00DA73CE" w:rsidRPr="009B6CCF" w:rsidRDefault="00DA73CE" w:rsidP="00A6278E">
      <w:pPr>
        <w:pStyle w:val="Legenda"/>
      </w:pPr>
      <w:bookmarkStart w:id="270" w:name="_Ref216596701"/>
      <w:r w:rsidRPr="009B6CCF">
        <w:t xml:space="preserve">Quadro </w:t>
      </w:r>
      <w:fldSimple w:instr=" SEQ Quadro \* ARABIC ">
        <w:r w:rsidR="003750EA">
          <w:rPr>
            <w:noProof/>
          </w:rPr>
          <w:t>21</w:t>
        </w:r>
      </w:fldSimple>
      <w:bookmarkEnd w:id="270"/>
      <w:r w:rsidR="00A906FA" w:rsidRPr="009B6CCF">
        <w:t xml:space="preserve"> –</w:t>
      </w:r>
      <w:r w:rsidRPr="009B6CCF">
        <w:t xml:space="preserve"> Lista de atributos da tabela CI_</w:t>
      </w:r>
      <w:commentRangeStart w:id="271"/>
      <w:r w:rsidRPr="009B6CCF">
        <w:t>LOGRADOUROS</w:t>
      </w:r>
      <w:commentRangeEnd w:id="271"/>
      <w:r w:rsidR="00E1633F" w:rsidRPr="009B6CCF">
        <w:rPr>
          <w:rStyle w:val="Refdecomentrio"/>
          <w:sz w:val="20"/>
          <w:szCs w:val="20"/>
        </w:rPr>
        <w:commentReference w:id="271"/>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6FD04836" w14:textId="77777777" w:rsidTr="00926561">
        <w:trPr>
          <w:jc w:val="center"/>
        </w:trPr>
        <w:tc>
          <w:tcPr>
            <w:tcW w:w="9061" w:type="dxa"/>
          </w:tcPr>
          <w:p w14:paraId="2E420A44" w14:textId="77777777" w:rsidR="00DA73CE" w:rsidRPr="009B6CCF" w:rsidRDefault="00DA73CE" w:rsidP="00926561">
            <w:pPr>
              <w:pStyle w:val="Codigo"/>
              <w:keepNext/>
            </w:pPr>
            <w:r w:rsidRPr="009B6CCF">
              <w:rPr>
                <w:b/>
                <w:bCs/>
              </w:rPr>
              <w:t>Table:CI_LOGRADOUROS</w:t>
            </w:r>
            <w:r w:rsidRPr="009B6CCF">
              <w:br/>
            </w:r>
            <w:r w:rsidRPr="009B6CCF">
              <w:br/>
            </w:r>
            <w:r w:rsidRPr="009B6CCF">
              <w:rPr>
                <w:b/>
                <w:bCs/>
              </w:rPr>
              <w:t>Columns:</w:t>
            </w:r>
          </w:p>
          <w:tbl>
            <w:tblPr>
              <w:tblW w:w="0" w:type="auto"/>
              <w:tblCellMar>
                <w:top w:w="15" w:type="dxa"/>
                <w:left w:w="15" w:type="dxa"/>
                <w:bottom w:w="15" w:type="dxa"/>
                <w:right w:w="15" w:type="dxa"/>
              </w:tblCellMar>
              <w:tblLook w:val="04A0" w:firstRow="1" w:lastRow="0" w:firstColumn="1" w:lastColumn="0" w:noHBand="0" w:noVBand="1"/>
            </w:tblPr>
            <w:tblGrid>
              <w:gridCol w:w="3328"/>
              <w:gridCol w:w="2128"/>
            </w:tblGrid>
            <w:tr w:rsidR="00DA73CE" w:rsidRPr="009B6CCF" w14:paraId="254BF8E0"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369093F7" w14:textId="77777777" w:rsidR="00DA73CE" w:rsidRPr="009B6CCF" w:rsidRDefault="00DA73CE" w:rsidP="00926561">
                  <w:pPr>
                    <w:pStyle w:val="Codigo"/>
                    <w:keepNext/>
                  </w:pPr>
                  <w:r w:rsidRPr="009B6CCF">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63894C96" w14:textId="77777777" w:rsidR="00DA73CE" w:rsidRPr="009B6CCF" w:rsidRDefault="00DA73CE" w:rsidP="00926561">
                  <w:pPr>
                    <w:pStyle w:val="Codigo"/>
                    <w:keepNext/>
                  </w:pPr>
                  <w:r w:rsidRPr="009B6CCF">
                    <w:t>varchar(8)</w:t>
                  </w:r>
                </w:p>
              </w:tc>
            </w:tr>
            <w:tr w:rsidR="00DA73CE" w:rsidRPr="009B6CCF" w14:paraId="6E760C73"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6E976FCE" w14:textId="77777777" w:rsidR="00DA73CE" w:rsidRPr="009B6CCF" w:rsidRDefault="00DA73CE" w:rsidP="00926561">
                  <w:pPr>
                    <w:pStyle w:val="Codigo"/>
                    <w:keepNext/>
                  </w:pPr>
                  <w:r w:rsidRPr="009B6CCF">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42A92826" w14:textId="77777777" w:rsidR="00DA73CE" w:rsidRPr="009B6CCF" w:rsidRDefault="00DA73CE" w:rsidP="00926561">
                  <w:pPr>
                    <w:pStyle w:val="Codigo"/>
                    <w:keepNext/>
                  </w:pPr>
                  <w:r w:rsidRPr="009B6CCF">
                    <w:t>varchar(7)</w:t>
                  </w:r>
                </w:p>
              </w:tc>
            </w:tr>
            <w:tr w:rsidR="00DA73CE" w:rsidRPr="009B6CCF" w14:paraId="6E3B3219"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41C87F07" w14:textId="77777777" w:rsidR="00DA73CE" w:rsidRPr="009B6CCF" w:rsidRDefault="00DA73CE" w:rsidP="00926561">
                  <w:pPr>
                    <w:pStyle w:val="Codigo"/>
                    <w:keepNext/>
                  </w:pPr>
                  <w:r w:rsidRPr="009B6CCF">
                    <w:t>CI_NOM_LOGRADOURO_NORM</w:t>
                  </w:r>
                </w:p>
              </w:tc>
              <w:tc>
                <w:tcPr>
                  <w:tcW w:w="0" w:type="auto"/>
                  <w:tcBorders>
                    <w:top w:val="nil"/>
                    <w:left w:val="nil"/>
                    <w:bottom w:val="nil"/>
                    <w:right w:val="nil"/>
                  </w:tcBorders>
                  <w:tcMar>
                    <w:top w:w="15" w:type="dxa"/>
                    <w:left w:w="225" w:type="dxa"/>
                    <w:bottom w:w="15" w:type="dxa"/>
                    <w:right w:w="15" w:type="dxa"/>
                  </w:tcMar>
                  <w:vAlign w:val="center"/>
                  <w:hideMark/>
                </w:tcPr>
                <w:p w14:paraId="43BE1512" w14:textId="77777777" w:rsidR="00DA73CE" w:rsidRPr="009B6CCF" w:rsidRDefault="00DA73CE" w:rsidP="00926561">
                  <w:pPr>
                    <w:pStyle w:val="Codigo"/>
                    <w:keepNext/>
                  </w:pPr>
                  <w:r w:rsidRPr="009B6CCF">
                    <w:t>varchar(250)</w:t>
                  </w:r>
                </w:p>
              </w:tc>
            </w:tr>
            <w:tr w:rsidR="00DA73CE" w:rsidRPr="009B6CCF" w14:paraId="7B868336"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6FFDCBC3" w14:textId="77777777" w:rsidR="00DA73CE" w:rsidRPr="009B6CCF" w:rsidRDefault="00DA73CE" w:rsidP="00926561">
                  <w:pPr>
                    <w:pStyle w:val="Codigo"/>
                    <w:keepNext/>
                  </w:pPr>
                  <w:r w:rsidRPr="009B6CCF">
                    <w:t>CI_NOM_LOGRADOURO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767EDA38" w14:textId="77777777" w:rsidR="00DA73CE" w:rsidRPr="009B6CCF" w:rsidRDefault="00DA73CE" w:rsidP="00926561">
                  <w:pPr>
                    <w:pStyle w:val="Codigo"/>
                    <w:keepNext/>
                  </w:pPr>
                  <w:r w:rsidRPr="009B6CCF">
                    <w:t>varchar(250)</w:t>
                  </w:r>
                </w:p>
              </w:tc>
            </w:tr>
          </w:tbl>
          <w:p w14:paraId="1AC417C3" w14:textId="77777777" w:rsidR="00DA73CE" w:rsidRPr="009B6CCF" w:rsidRDefault="00DA73CE" w:rsidP="00926561">
            <w:pPr>
              <w:pStyle w:val="Codigo"/>
              <w:keepNext/>
            </w:pPr>
          </w:p>
        </w:tc>
      </w:tr>
    </w:tbl>
    <w:p w14:paraId="246F3E8C" w14:textId="77777777" w:rsidR="00DA73CE" w:rsidRPr="009B6CCF" w:rsidRDefault="00DA73CE" w:rsidP="00A6278E">
      <w:pPr>
        <w:pStyle w:val="Legenda"/>
      </w:pPr>
      <w:r w:rsidRPr="009B6CCF">
        <w:t>Elaboração: Os autores (2025)</w:t>
      </w:r>
    </w:p>
    <w:p w14:paraId="5ABF4F4F" w14:textId="77777777" w:rsidR="00DA73CE" w:rsidRPr="009B6CCF" w:rsidRDefault="00DA73CE" w:rsidP="00DA73CE"/>
    <w:p w14:paraId="78526A5B" w14:textId="777241D0" w:rsidR="00DA73CE" w:rsidRPr="009B6CCF" w:rsidRDefault="00DA73CE" w:rsidP="00DA73CE">
      <w:r w:rsidRPr="009B6CCF">
        <w:t xml:space="preserve">Considerando que o atributo CI_LOTES.NOM_LOGRADOURO contém o nome completo do logradouro, a tarefa de criação de CI_LOGRADOUROS exige apenas uma instrução SQL simples, mostrada no </w:t>
      </w:r>
      <w:r w:rsidRPr="009B6CCF">
        <w:fldChar w:fldCharType="begin"/>
      </w:r>
      <w:r w:rsidRPr="009B6CCF">
        <w:instrText xml:space="preserve"> REF _Ref215475435 \h </w:instrText>
      </w:r>
      <w:r w:rsidRPr="009B6CCF">
        <w:fldChar w:fldCharType="separate"/>
      </w:r>
      <w:r w:rsidR="003750EA" w:rsidRPr="009B6CCF">
        <w:t xml:space="preserve">Quadro </w:t>
      </w:r>
      <w:r w:rsidR="003750EA">
        <w:rPr>
          <w:noProof/>
        </w:rPr>
        <w:t>22</w:t>
      </w:r>
      <w:r w:rsidRPr="009B6CCF">
        <w:fldChar w:fldCharType="end"/>
      </w:r>
      <w:r w:rsidRPr="009B6CCF">
        <w:t>.</w:t>
      </w:r>
    </w:p>
    <w:p w14:paraId="30E24DC4" w14:textId="77777777" w:rsidR="004E1CB8" w:rsidRPr="009B6CCF" w:rsidRDefault="004E1CB8" w:rsidP="00DA73CE"/>
    <w:p w14:paraId="4AFF3A5A" w14:textId="09ACC3EB" w:rsidR="00DA73CE" w:rsidRPr="009B6CCF" w:rsidRDefault="00DA73CE" w:rsidP="00A6278E">
      <w:pPr>
        <w:pStyle w:val="Legenda"/>
      </w:pPr>
      <w:bookmarkStart w:id="272" w:name="_Ref215475435"/>
      <w:r w:rsidRPr="009B6CCF">
        <w:t xml:space="preserve">Quadro </w:t>
      </w:r>
      <w:fldSimple w:instr=" SEQ Quadro \* ARABIC ">
        <w:r w:rsidR="003750EA">
          <w:rPr>
            <w:noProof/>
          </w:rPr>
          <w:t>22</w:t>
        </w:r>
      </w:fldSimple>
      <w:bookmarkEnd w:id="272"/>
      <w:r w:rsidR="00A906FA" w:rsidRPr="009B6CCF">
        <w:t xml:space="preserve"> –</w:t>
      </w:r>
      <w:r w:rsidRPr="009B6CCF">
        <w:t xml:space="preserve"> Consulta SQL para preencher a tabela CI_LOGRADOUROS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32361838" w14:textId="77777777" w:rsidTr="00926561">
        <w:trPr>
          <w:jc w:val="center"/>
        </w:trPr>
        <w:tc>
          <w:tcPr>
            <w:tcW w:w="9061" w:type="dxa"/>
          </w:tcPr>
          <w:p w14:paraId="3C6E5F9E" w14:textId="77777777" w:rsidR="00DA73CE" w:rsidRPr="009B6CCF" w:rsidRDefault="00DA73CE" w:rsidP="00926561">
            <w:pPr>
              <w:pStyle w:val="Codigo"/>
              <w:keepNext/>
            </w:pPr>
            <w:r w:rsidRPr="009B6CCF">
              <w:t>INSERT INTO CI_LOGRADOUROS (</w:t>
            </w:r>
          </w:p>
          <w:p w14:paraId="715710D4" w14:textId="77777777" w:rsidR="00DA73CE" w:rsidRPr="009B6CCF" w:rsidRDefault="00DA73CE" w:rsidP="00926561">
            <w:pPr>
              <w:pStyle w:val="Codigo"/>
              <w:keepNext/>
            </w:pPr>
            <w:r w:rsidRPr="009B6CCF">
              <w:t xml:space="preserve">        COD_MUNICIPIO, CI_NOM_LOGRADOURO_NORM, CI_NOM_LOGRADOURO,</w:t>
            </w:r>
          </w:p>
          <w:p w14:paraId="342D8C74" w14:textId="77777777" w:rsidR="00DA73CE" w:rsidRPr="009B6CCF" w:rsidRDefault="00DA73CE" w:rsidP="00926561">
            <w:pPr>
              <w:pStyle w:val="Codigo"/>
              <w:keepNext/>
            </w:pPr>
            <w:r w:rsidRPr="009B6CCF">
              <w:t xml:space="preserve">        SC_ID_LOGRADOURO)</w:t>
            </w:r>
          </w:p>
          <w:p w14:paraId="5272064C" w14:textId="77777777" w:rsidR="00DA73CE" w:rsidRPr="009B6CCF" w:rsidRDefault="00DA73CE" w:rsidP="00926561">
            <w:pPr>
              <w:pStyle w:val="Codigo"/>
              <w:keepNext/>
            </w:pPr>
            <w:r w:rsidRPr="009B6CCF">
              <w:t xml:space="preserve">    SELECT DISTINCT</w:t>
            </w:r>
          </w:p>
          <w:p w14:paraId="7B68685F" w14:textId="77777777" w:rsidR="00DA73CE" w:rsidRPr="009B6CCF" w:rsidRDefault="00DA73CE" w:rsidP="00926561">
            <w:pPr>
              <w:pStyle w:val="Codigo"/>
              <w:keepNext/>
            </w:pPr>
            <w:r w:rsidRPr="009B6CCF">
              <w:t xml:space="preserve">        LT.COD_MUNICIPIO, NULL AS CI_NOM_LOGRADOURO_NORM,</w:t>
            </w:r>
          </w:p>
          <w:p w14:paraId="6F7911C0" w14:textId="77777777" w:rsidR="00DA73CE" w:rsidRPr="009B6CCF" w:rsidRDefault="00DA73CE" w:rsidP="00926561">
            <w:pPr>
              <w:pStyle w:val="Codigo"/>
              <w:keepNext/>
            </w:pPr>
            <w:r w:rsidRPr="009B6CCF">
              <w:t xml:space="preserve">        LT.NOM_LOGRADOURO AS CI_NOM_LOGRADOURO,</w:t>
            </w:r>
          </w:p>
          <w:p w14:paraId="12AADBBA" w14:textId="77777777" w:rsidR="00DA73CE" w:rsidRPr="009B6CCF" w:rsidRDefault="00DA73CE" w:rsidP="00926561">
            <w:pPr>
              <w:pStyle w:val="Codigo"/>
              <w:keepNext/>
            </w:pPr>
            <w:r w:rsidRPr="009B6CCF">
              <w:t xml:space="preserve">        NULL AS SC_ID_LOGRADOURO</w:t>
            </w:r>
          </w:p>
          <w:p w14:paraId="3FBC347B" w14:textId="77777777" w:rsidR="00DA73CE" w:rsidRPr="009B6CCF" w:rsidRDefault="00DA73CE" w:rsidP="00926561">
            <w:pPr>
              <w:pStyle w:val="Codigo"/>
              <w:keepNext/>
            </w:pPr>
            <w:r w:rsidRPr="009B6CCF">
              <w:t xml:space="preserve">   FROM CI_LOTES LT;</w:t>
            </w:r>
          </w:p>
        </w:tc>
      </w:tr>
    </w:tbl>
    <w:p w14:paraId="604BE566" w14:textId="77777777" w:rsidR="00DA73CE" w:rsidRPr="009B6CCF" w:rsidRDefault="00DA73CE" w:rsidP="00A6278E">
      <w:pPr>
        <w:pStyle w:val="Legenda"/>
      </w:pPr>
      <w:r w:rsidRPr="009B6CCF">
        <w:t>Elaboração: Os autores (2025)</w:t>
      </w:r>
    </w:p>
    <w:p w14:paraId="5AAC57B7" w14:textId="77777777" w:rsidR="00DA73CE" w:rsidRPr="009B6CCF" w:rsidRDefault="00DA73CE" w:rsidP="00DA73CE">
      <w:pPr>
        <w:ind w:firstLine="0"/>
      </w:pPr>
    </w:p>
    <w:p w14:paraId="20ADE345" w14:textId="77777777" w:rsidR="00DA73CE" w:rsidRPr="009B6CCF" w:rsidRDefault="00DA73CE" w:rsidP="00DA73CE">
      <w:r w:rsidRPr="009B6CCF">
        <w:lastRenderedPageBreak/>
        <w:t>Apesar de sua sintaxe inicialmente aparentar complexidade, a linguagem SQL apresenta uma estrutura lógica muito simples e desempenha um papel fundamental no processamento de dados em Sistemas Gerenciadores de Banco de Dados - SGBD.</w:t>
      </w:r>
    </w:p>
    <w:p w14:paraId="4708C16A" w14:textId="77777777" w:rsidR="00DA73CE" w:rsidRPr="009B6CCF" w:rsidRDefault="00DA73CE" w:rsidP="004E1CB8">
      <w:pPr>
        <w:pStyle w:val="Ttulo4"/>
      </w:pPr>
      <w:r w:rsidRPr="009B6CCF">
        <w:t>Normalizar nomes de logradouros</w:t>
      </w:r>
    </w:p>
    <w:p w14:paraId="6C9E8880" w14:textId="706B8688" w:rsidR="00FC69F9" w:rsidRPr="009B6CCF" w:rsidRDefault="00FC69F9" w:rsidP="00FC69F9">
      <w:r w:rsidRPr="009B6CCF">
        <w:t xml:space="preserve">Normalização de dados é o processo de transformar e padronizar elementos textuais ou estruturados de um conjunto de informações, de modo a reduzir variações formais, eliminar ambiguidades e tornar os dados comparáveis e consistentes para fins de análise, integração ou processamento </w:t>
      </w:r>
      <w:r w:rsidRPr="009B6CCF">
        <w:fldChar w:fldCharType="begin"/>
      </w:r>
      <w:r w:rsidR="00D16DA7" w:rsidRPr="009B6CCF">
        <w:instrText xml:space="preserve"> ADDIN ZOTERO_ITEM CSL_CITATION {"citationID":"KxX5GxZI","properties":{"formattedCitation":"(Nunes, 2024)","plainCitation":"(Nunes, 2024)","noteIndex":0},"citationItems":[{"id":284,"uris":["http://zotero.org/users/15531986/items/HFZAYWBA"],"itemData":{"id":284,"type":"book","abstract":"Este livro aborda conhecimentos, técnicas e aplicações da área de Processamento de Linguagens Naturais para o português brasileiro. Nesta segunda edição, revisada e ampliada, o conteúdo foi estendido com seis novos capítulos, agora organizados em doze partes. O livro pode ser usado como material didático para disciplinas de cursos de Computação ou Linguística, ou áreas afins, servindo como fonte de conhecimento teórico e prático para quem está aprendendo essa ciência. Pode servir de referência a profissionais que fazem uso do PLN para criar soluções tecnológicas, servindo como fonte de técnicas e métodos para desenvolvimento de sistemas tecnológicos. Também acadêmicos e curiosos, de um modo geral, nele encontrarão uma visão geral da área de PLN, e como ela pode interagir com outras áreas de conhecimento.","edition":"2","ISBN":"978-65-00-95750-1","language":"pt-BR","publisher":"Graça Nunes","publisher-place":"São Carlos, SP","source":"Câmara Brasileira do Livro ISBN","title":"Processamento de Linguagem Natural: Conceitos, Técnicas e Aplicações em Português","title-short":"Processamento de Linguagem Natural","author":[{"family":"Nunes","given":"Maria das Graças Volpe"}],"contributor":[{"family":"Caseli","given":"Helena de Medeiros"}],"issued":{"date-parts":[["2024",3,2]]}}}],"schema":"https://github.com/citation-style-language/schema/raw/master/csl-citation.json"} </w:instrText>
      </w:r>
      <w:r w:rsidRPr="009B6CCF">
        <w:fldChar w:fldCharType="separate"/>
      </w:r>
      <w:r w:rsidRPr="009B6CCF">
        <w:t>(Nunes, 2024)</w:t>
      </w:r>
      <w:r w:rsidRPr="009B6CCF">
        <w:fldChar w:fldCharType="end"/>
      </w:r>
      <w:r w:rsidRPr="009B6CCF">
        <w:t>.</w:t>
      </w:r>
    </w:p>
    <w:p w14:paraId="21EC917D" w14:textId="77777777" w:rsidR="00DA73CE" w:rsidRPr="009B6CCF" w:rsidRDefault="00DA73CE" w:rsidP="00DA73CE">
      <w:r w:rsidRPr="009B6CCF">
        <w:t xml:space="preserve">Essa operação é muito importante porque, uma vez que a estratégia escolhida para vincular as quadras nas duas bases de dados consiste em utilizar os nomes dos logradouros que as circundam, torna-se imprescindível dedicar atenção rigorosa a essas denominações. </w:t>
      </w:r>
    </w:p>
    <w:p w14:paraId="16D60A49" w14:textId="4DE3C242" w:rsidR="00B77256" w:rsidRPr="009B6CCF" w:rsidRDefault="00B77256" w:rsidP="00B77256">
      <w:r w:rsidRPr="009B6CCF">
        <w:t>Como os dados do IBGE já estão padronizados, a maior parte do pré-processamento deve ser feito sobre a base originária das prefeituras</w:t>
      </w:r>
      <w:r w:rsidR="008438D4" w:rsidRPr="009B6CCF">
        <w:t xml:space="preserve"> (CTU)</w:t>
      </w:r>
      <w:r w:rsidRPr="009B6CCF">
        <w:t xml:space="preserve">. </w:t>
      </w:r>
      <w:r w:rsidR="00077B33" w:rsidRPr="009B6CCF">
        <w:t>Assim, p</w:t>
      </w:r>
      <w:r w:rsidRPr="009B6CCF">
        <w:t>ara assegurar a integridade das consultas e a compatibilidade entre as bases de dados, os nomes dos logradouros passam por um processo de normalização composto pelas seguintes etapas:</w:t>
      </w:r>
    </w:p>
    <w:p w14:paraId="2C554745" w14:textId="77777777" w:rsidR="00B77256" w:rsidRPr="009B6CCF" w:rsidRDefault="00B77256">
      <w:pPr>
        <w:pStyle w:val="PargrafodaLista"/>
        <w:numPr>
          <w:ilvl w:val="0"/>
          <w:numId w:val="16"/>
        </w:numPr>
        <w:pPrChange w:id="273" w:author="Carlos" w:date="2026-03-13T15:21:00Z">
          <w:pPr>
            <w:pStyle w:val="PargrafodaLista"/>
            <w:numPr>
              <w:numId w:val="33"/>
            </w:numPr>
            <w:tabs>
              <w:tab w:val="num" w:pos="360"/>
              <w:tab w:val="num" w:pos="720"/>
            </w:tabs>
            <w:ind w:hanging="720"/>
          </w:pPr>
        </w:pPrChange>
      </w:pPr>
      <w:r w:rsidRPr="009B6CCF">
        <w:rPr>
          <w:b/>
          <w:bCs/>
        </w:rPr>
        <w:t>Normalização de Caixa (</w:t>
      </w:r>
      <w:r w:rsidRPr="009B6CCF">
        <w:rPr>
          <w:b/>
          <w:bCs/>
          <w:i/>
          <w:iCs/>
        </w:rPr>
        <w:t>Uppercase</w:t>
      </w:r>
      <w:r w:rsidRPr="009B6CCF">
        <w:rPr>
          <w:b/>
          <w:bCs/>
        </w:rPr>
        <w:t>):</w:t>
      </w:r>
      <w:r w:rsidRPr="009B6CCF">
        <w:t xml:space="preserve"> Conversão de todos os caracteres para maiúsculas, eliminando discrepâncias entre registros grafados em caixa alta, baixa ou mista.</w:t>
      </w:r>
    </w:p>
    <w:p w14:paraId="5E9BF71C" w14:textId="77777777" w:rsidR="00B77256" w:rsidRPr="009B6CCF" w:rsidRDefault="00B77256">
      <w:pPr>
        <w:pStyle w:val="PargrafodaLista"/>
        <w:numPr>
          <w:ilvl w:val="0"/>
          <w:numId w:val="16"/>
        </w:numPr>
        <w:pPrChange w:id="274" w:author="Carlos" w:date="2026-03-13T15:21:00Z">
          <w:pPr>
            <w:pStyle w:val="PargrafodaLista"/>
            <w:numPr>
              <w:numId w:val="33"/>
            </w:numPr>
            <w:tabs>
              <w:tab w:val="num" w:pos="360"/>
              <w:tab w:val="num" w:pos="720"/>
            </w:tabs>
            <w:ind w:hanging="720"/>
          </w:pPr>
        </w:pPrChange>
      </w:pPr>
      <w:r w:rsidRPr="009B6CCF">
        <w:rPr>
          <w:b/>
          <w:bCs/>
        </w:rPr>
        <w:t>Sanitização de Caracteres:</w:t>
      </w:r>
      <w:r w:rsidRPr="009B6CCF">
        <w:t xml:space="preserve"> Eliminação de acentos diacríticos (ex: "Ã", "É") e caracteres especiais (símbolos, pontuações), reduzindo a </w:t>
      </w:r>
      <w:r w:rsidRPr="009B6CCF">
        <w:rPr>
          <w:i/>
          <w:iCs/>
        </w:rPr>
        <w:t>string</w:t>
      </w:r>
      <w:r w:rsidRPr="009B6CCF">
        <w:t xml:space="preserve"> ao alfabeto básico e evitando erros de codificação (</w:t>
      </w:r>
      <w:r w:rsidRPr="009B6CCF">
        <w:rPr>
          <w:i/>
          <w:iCs/>
        </w:rPr>
        <w:t>encoding</w:t>
      </w:r>
      <w:r w:rsidRPr="009B6CCF">
        <w:t>).</w:t>
      </w:r>
    </w:p>
    <w:p w14:paraId="2063CD3B" w14:textId="77777777" w:rsidR="00B77256" w:rsidRPr="009B6CCF" w:rsidRDefault="00B77256">
      <w:pPr>
        <w:pStyle w:val="PargrafodaLista"/>
        <w:numPr>
          <w:ilvl w:val="0"/>
          <w:numId w:val="16"/>
        </w:numPr>
        <w:pPrChange w:id="275" w:author="Carlos" w:date="2026-03-13T15:21:00Z">
          <w:pPr>
            <w:pStyle w:val="PargrafodaLista"/>
            <w:numPr>
              <w:numId w:val="33"/>
            </w:numPr>
            <w:tabs>
              <w:tab w:val="num" w:pos="360"/>
              <w:tab w:val="num" w:pos="720"/>
            </w:tabs>
            <w:ind w:hanging="720"/>
          </w:pPr>
        </w:pPrChange>
      </w:pPr>
      <w:r w:rsidRPr="009B6CCF">
        <w:rPr>
          <w:b/>
          <w:bCs/>
        </w:rPr>
        <w:t>Concatenação de Atributos:</w:t>
      </w:r>
      <w:r w:rsidRPr="009B6CCF">
        <w:t xml:space="preserve"> Junção de campos distintos (como tipo de logradouro, título e nome) para a formação de uma chave de busca única e completa.</w:t>
      </w:r>
    </w:p>
    <w:p w14:paraId="2FC52507" w14:textId="77777777" w:rsidR="00B77256" w:rsidRPr="009B6CCF" w:rsidRDefault="00B77256">
      <w:pPr>
        <w:pStyle w:val="PargrafodaLista"/>
        <w:numPr>
          <w:ilvl w:val="0"/>
          <w:numId w:val="16"/>
        </w:numPr>
        <w:pPrChange w:id="276" w:author="Carlos" w:date="2026-03-13T15:21:00Z">
          <w:pPr>
            <w:pStyle w:val="PargrafodaLista"/>
            <w:numPr>
              <w:numId w:val="33"/>
            </w:numPr>
            <w:tabs>
              <w:tab w:val="num" w:pos="360"/>
              <w:tab w:val="num" w:pos="720"/>
            </w:tabs>
            <w:ind w:hanging="720"/>
          </w:pPr>
        </w:pPrChange>
      </w:pPr>
      <w:r w:rsidRPr="009B6CCF">
        <w:rPr>
          <w:b/>
          <w:bCs/>
        </w:rPr>
        <w:t>Expansão ou Uniformização de Abreviaturas:</w:t>
      </w:r>
      <w:r w:rsidRPr="009B6CCF">
        <w:t xml:space="preserve"> Substituição de termos abreviados por formas extensas ou padronizadas (ex: "AV." para "AVENIDA", "R." para "RUA"), garantindo que a comparação entre as bases ocorra sob o mesmo padrão léxico.</w:t>
      </w:r>
    </w:p>
    <w:p w14:paraId="1B538723" w14:textId="60F1AB29" w:rsidR="00DA73CE" w:rsidRPr="009B6CCF" w:rsidRDefault="00DA73CE" w:rsidP="00DA73CE">
      <w:r w:rsidRPr="009B6CCF">
        <w:t xml:space="preserve">As formas de realizar a normalização são variadas. Alguns Sistemas Gerenciadores de Bancos de Dados – SGBD oferecem funções nativas para normalização, mas pode ser necessário o desenvolvimento de funções específicas e, </w:t>
      </w:r>
      <w:r w:rsidRPr="009B6CCF">
        <w:lastRenderedPageBreak/>
        <w:t>até mesmo, uma edição manual.</w:t>
      </w:r>
      <w:r w:rsidR="009D2760" w:rsidRPr="009B6CCF">
        <w:t xml:space="preserve"> </w:t>
      </w:r>
      <w:r w:rsidR="006603F4" w:rsidRPr="009B6CCF">
        <w:t xml:space="preserve">No fluxo operacional do </w:t>
      </w:r>
      <w:r w:rsidR="006603F4" w:rsidRPr="009B6CCF">
        <w:rPr>
          <w:i/>
          <w:iCs/>
        </w:rPr>
        <w:t>SuperCIATA</w:t>
      </w:r>
      <w:r w:rsidR="006603F4" w:rsidRPr="009B6CCF">
        <w:t xml:space="preserve">, aplica-se uma rotina </w:t>
      </w:r>
      <w:r w:rsidR="00162551" w:rsidRPr="009B6CCF">
        <w:rPr>
          <w:i/>
          <w:iCs/>
        </w:rPr>
        <w:t>JavaScript</w:t>
      </w:r>
      <w:r w:rsidR="00162551" w:rsidRPr="009B6CCF">
        <w:t xml:space="preserve"> </w:t>
      </w:r>
      <w:r w:rsidR="006603F4" w:rsidRPr="009B6CCF">
        <w:t>de normalização sobre o atributo CI_NOM_LOGRADOURO</w:t>
      </w:r>
      <w:r w:rsidR="00162551" w:rsidRPr="009B6CCF">
        <w:t xml:space="preserve"> e</w:t>
      </w:r>
      <w:r w:rsidR="006603F4" w:rsidRPr="009B6CCF">
        <w:t xml:space="preserve"> o valor processado é então persistido no atributo CI_NOM_LOGRADOURO_NORM da tabela CI_LOGRADOUROS</w:t>
      </w:r>
      <w:r w:rsidR="003C3A63" w:rsidRPr="009B6CCF">
        <w:t>.</w:t>
      </w:r>
    </w:p>
    <w:p w14:paraId="7326CE13" w14:textId="77777777" w:rsidR="00DA73CE" w:rsidRPr="009B6CCF" w:rsidRDefault="00DA73CE" w:rsidP="004E1CB8">
      <w:pPr>
        <w:pStyle w:val="Ttulo4"/>
      </w:pPr>
      <w:bookmarkStart w:id="277" w:name="_Ref216596220"/>
      <w:r w:rsidRPr="009B6CCF">
        <w:t>Atualizar tabela CI_LOGRADOUROS</w:t>
      </w:r>
      <w:bookmarkEnd w:id="277"/>
    </w:p>
    <w:p w14:paraId="07C51C88" w14:textId="3B3CBD29" w:rsidR="00DA73CE" w:rsidRPr="009B6CCF" w:rsidRDefault="00DA73CE" w:rsidP="00DA73CE">
      <w:r w:rsidRPr="009B6CCF">
        <w:t xml:space="preserve">A função da atualização de CI_LOGRADOUROS é identificar a igualdade toponímica dos logradouros do CNEFE e do CIATA para </w:t>
      </w:r>
      <w:r w:rsidR="0031629A" w:rsidRPr="009B6CCF">
        <w:t xml:space="preserve">possibilitar a </w:t>
      </w:r>
      <w:r w:rsidRPr="009B6CCF">
        <w:t>cria</w:t>
      </w:r>
      <w:r w:rsidR="0031629A" w:rsidRPr="009B6CCF">
        <w:t>ção de</w:t>
      </w:r>
      <w:r w:rsidRPr="009B6CCF">
        <w:t xml:space="preserve"> um domínio (SC_) em que as classes dessas bases de dados sejam compatibilizadas e possam ser comparadas e analisadas conjuntamente.</w:t>
      </w:r>
    </w:p>
    <w:p w14:paraId="2FE4351F" w14:textId="77777777" w:rsidR="00DA73CE" w:rsidRPr="009B6CCF" w:rsidRDefault="00DA73CE" w:rsidP="00DA73CE">
      <w:r w:rsidRPr="009B6CCF">
        <w:t xml:space="preserve">Em outras palavras, é essa atualização que permite fazer a correspondência entre os logradouros de CN_LOGRADOUROS e CI_LOGRADOUROS, que podem apresentar pequenas diferenças na grafia. </w:t>
      </w:r>
    </w:p>
    <w:p w14:paraId="60D6A413" w14:textId="4B4EA72A" w:rsidR="00DA73CE" w:rsidRPr="009B6CCF" w:rsidRDefault="00DA73CE" w:rsidP="00DA73CE">
      <w:r w:rsidRPr="009B6CCF">
        <w:t xml:space="preserve">Após a normalização dos nomes de logradouros em CI_LOGRADOUROS, o processo segue um fluxo hierárquico em busca de correspondências, conforme metodologia validada por Manning </w:t>
      </w:r>
      <w:r w:rsidRPr="009B6CCF">
        <w:fldChar w:fldCharType="begin"/>
      </w:r>
      <w:r w:rsidR="00D16DA7" w:rsidRPr="009B6CCF">
        <w:instrText xml:space="preserve"> ADDIN ZOTERO_ITEM CSL_CITATION {"citationID":"3MkkiYn8","properties":{"formattedCitation":"(Manning, 2008)","plainCitation":"(Manning, 2008)","dontUpdate":true,"noteIndex":0},"citationItems":[{"id":217,"uris":["http://zotero.org/users/15531986/items/44WLKJJI"],"itemData":{"id":217,"type":"book","call-number":"025.04","ISBN":"978-0-521-86571-5","language":"eng","publisher":"Cambridge university press","publisher-place":"Cambridge","source":"BnF ISBN","title":"Introduction to information retrieval","author":[{"family":"Manning","given":"Christopher D."}],"issued":{"date-parts":[["2008"]]}}}],"schema":"https://github.com/citation-style-language/schema/raw/master/csl-citation.json"} </w:instrText>
      </w:r>
      <w:r w:rsidRPr="009B6CCF">
        <w:fldChar w:fldCharType="separate"/>
      </w:r>
      <w:r w:rsidRPr="009B6CCF">
        <w:t>(2008)</w:t>
      </w:r>
      <w:r w:rsidRPr="009B6CCF">
        <w:fldChar w:fldCharType="end"/>
      </w:r>
      <w:r w:rsidRPr="009B6CCF">
        <w:t xml:space="preserve">: </w:t>
      </w:r>
    </w:p>
    <w:p w14:paraId="295CB5D6" w14:textId="77777777" w:rsidR="00FC6EC2" w:rsidRPr="009B6CCF" w:rsidRDefault="00FC6EC2">
      <w:pPr>
        <w:pStyle w:val="PargrafodaLista"/>
        <w:numPr>
          <w:ilvl w:val="0"/>
          <w:numId w:val="19"/>
        </w:numPr>
        <w:pPrChange w:id="278" w:author="Carlos" w:date="2026-03-13T15:21:00Z">
          <w:pPr>
            <w:pStyle w:val="PargrafodaLista"/>
            <w:numPr>
              <w:numId w:val="34"/>
            </w:numPr>
            <w:tabs>
              <w:tab w:val="num" w:pos="360"/>
              <w:tab w:val="num" w:pos="720"/>
            </w:tabs>
            <w:ind w:hanging="720"/>
          </w:pPr>
        </w:pPrChange>
      </w:pPr>
      <w:r w:rsidRPr="009B6CCF">
        <w:t xml:space="preserve">comparação exata; </w:t>
      </w:r>
    </w:p>
    <w:p w14:paraId="64B8A948" w14:textId="77777777" w:rsidR="00FC6EC2" w:rsidRPr="009B6CCF" w:rsidRDefault="00FC6EC2">
      <w:pPr>
        <w:pStyle w:val="PargrafodaLista"/>
        <w:numPr>
          <w:ilvl w:val="0"/>
          <w:numId w:val="19"/>
        </w:numPr>
        <w:pPrChange w:id="279" w:author="Carlos" w:date="2026-03-13T15:21:00Z">
          <w:pPr>
            <w:pStyle w:val="PargrafodaLista"/>
            <w:numPr>
              <w:numId w:val="34"/>
            </w:numPr>
            <w:tabs>
              <w:tab w:val="num" w:pos="360"/>
              <w:tab w:val="num" w:pos="720"/>
            </w:tabs>
            <w:ind w:hanging="720"/>
          </w:pPr>
        </w:pPrChange>
      </w:pPr>
      <w:r w:rsidRPr="009B6CCF">
        <w:t>métodos fonéticos (</w:t>
      </w:r>
      <w:r w:rsidRPr="009B6CCF">
        <w:rPr>
          <w:i/>
          <w:iCs/>
        </w:rPr>
        <w:t>Soundex/Double Metaphone</w:t>
      </w:r>
      <w:r w:rsidRPr="009B6CCF">
        <w:t xml:space="preserve">) para os não pareados; e </w:t>
      </w:r>
    </w:p>
    <w:p w14:paraId="1B43277E" w14:textId="3C78FB1A" w:rsidR="00FC6EC2" w:rsidRPr="009B6CCF" w:rsidRDefault="00FC6EC2">
      <w:pPr>
        <w:pStyle w:val="PargrafodaLista"/>
        <w:numPr>
          <w:ilvl w:val="0"/>
          <w:numId w:val="19"/>
        </w:numPr>
        <w:pPrChange w:id="280" w:author="Carlos" w:date="2026-03-13T15:21:00Z">
          <w:pPr>
            <w:pStyle w:val="PargrafodaLista"/>
            <w:numPr>
              <w:numId w:val="34"/>
            </w:numPr>
            <w:tabs>
              <w:tab w:val="num" w:pos="360"/>
              <w:tab w:val="num" w:pos="720"/>
            </w:tabs>
            <w:ind w:hanging="720"/>
          </w:pPr>
        </w:pPrChange>
      </w:pPr>
      <w:r w:rsidRPr="009B6CCF">
        <w:t>finalmente, algoritmos de similaridade (</w:t>
      </w:r>
      <w:r w:rsidRPr="009B6CCF">
        <w:rPr>
          <w:i/>
          <w:iCs/>
        </w:rPr>
        <w:t>Levenshtein</w:t>
      </w:r>
      <w:r w:rsidRPr="009B6CCF">
        <w:t xml:space="preserve">) para os casos residuais. </w:t>
      </w:r>
    </w:p>
    <w:p w14:paraId="7A4EDBAB" w14:textId="77777777" w:rsidR="00FC6EC2" w:rsidRPr="009B6CCF" w:rsidRDefault="00FC6EC2" w:rsidP="00FC6EC2">
      <w:r w:rsidRPr="009B6CCF">
        <w:t xml:space="preserve">Registros irrecuperáveis por esses métodos demandam uso de técnicas de inteligência artificial, intervenção manual ou descarte controlado </w:t>
      </w:r>
      <w:r w:rsidRPr="009B6CCF">
        <w:fldChar w:fldCharType="begin"/>
      </w:r>
      <w:r w:rsidRPr="009B6CCF">
        <w:instrText xml:space="preserve"> ADDIN ZOTERO_ITEM CSL_CITATION {"citationID":"Uivpr5Vg","properties":{"formattedCitation":"(Macedo, 2023)","plainCitation":"(Macedo, 2023)","noteIndex":0},"citationItems":[{"id":161,"uris":["http://zotero.org/users/15531986/items/XS88PDSG"],"itemData":{"id":161,"type":"report","archive":"relatorio_270.pdf","publisher":"mds.gov.br","title":"Integração do Cadastro Único com Cadastro Nacional de Endereços para Fins Estatístico através da modelagem de um banco de dados espacial","title-short":"CadUnico x CNEFE","URL":"https://aplicacoes.mds.gov.br/sagi/pesquisas/documentos/relatorio/relatorio_270.pdf","author":[{"family":"Macedo","given":"Diego"}],"accessed":{"date-parts":[["2025",3,3]]},"issued":{"date-parts":[["2023"]]}}}],"schema":"https://github.com/citation-style-language/schema/raw/master/csl-citation.json"} </w:instrText>
      </w:r>
      <w:r w:rsidRPr="009B6CCF">
        <w:fldChar w:fldCharType="separate"/>
      </w:r>
      <w:r w:rsidRPr="009B6CCF">
        <w:rPr>
          <w:rFonts w:cs="Arial"/>
        </w:rPr>
        <w:t>(Macedo, 2023)</w:t>
      </w:r>
      <w:r w:rsidRPr="009B6CCF">
        <w:fldChar w:fldCharType="end"/>
      </w:r>
      <w:r w:rsidRPr="009B6CCF">
        <w:t>.</w:t>
      </w:r>
    </w:p>
    <w:p w14:paraId="1F852612" w14:textId="77777777" w:rsidR="00DA73CE" w:rsidRPr="009B6CCF" w:rsidRDefault="00DA73CE" w:rsidP="00DA73CE">
      <w:r w:rsidRPr="009B6CCF">
        <w:t xml:space="preserve">Estabelecida a equivalência entre os logradouros, a chave SC_ID_LOGRADOURO é atualizada na tabela CI_LOGRADOUROS possibilitando assim, que consultas SQL localizem as coordenadas (ponto) de um endereço do cadastro urbano. </w:t>
      </w:r>
    </w:p>
    <w:p w14:paraId="52123104" w14:textId="2B8A79D1" w:rsidR="00DA73CE" w:rsidRPr="009B6CCF" w:rsidRDefault="00DA73CE" w:rsidP="00DA73CE">
      <w:r w:rsidRPr="009B6CCF">
        <w:t xml:space="preserve">O </w:t>
      </w:r>
      <w:r w:rsidRPr="009B6CCF">
        <w:fldChar w:fldCharType="begin"/>
      </w:r>
      <w:r w:rsidRPr="009B6CCF">
        <w:instrText xml:space="preserve"> REF _Ref215643198 \h </w:instrText>
      </w:r>
      <w:r w:rsidRPr="009B6CCF">
        <w:fldChar w:fldCharType="separate"/>
      </w:r>
      <w:r w:rsidR="003750EA" w:rsidRPr="009B6CCF">
        <w:t xml:space="preserve">Quadro </w:t>
      </w:r>
      <w:r w:rsidR="003750EA">
        <w:rPr>
          <w:noProof/>
        </w:rPr>
        <w:t>23</w:t>
      </w:r>
      <w:r w:rsidRPr="009B6CCF">
        <w:fldChar w:fldCharType="end"/>
      </w:r>
      <w:r w:rsidRPr="009B6CCF">
        <w:t xml:space="preserve"> mostra as consultas que atualizam CI_LOGRADOUROS nos casos de equivalência exata e </w:t>
      </w:r>
      <w:r w:rsidRPr="009B6CCF">
        <w:rPr>
          <w:i/>
          <w:iCs/>
        </w:rPr>
        <w:t>Soundex</w:t>
      </w:r>
      <w:r w:rsidRPr="009B6CCF">
        <w:t xml:space="preserve">. O algoritmo </w:t>
      </w:r>
      <w:r w:rsidRPr="009B6CCF">
        <w:rPr>
          <w:i/>
          <w:iCs/>
        </w:rPr>
        <w:t>Levenshtein</w:t>
      </w:r>
      <w:r w:rsidRPr="009B6CCF">
        <w:t xml:space="preserve"> e a escolha manual das equivalências precisam ser implementados por programação e estão fora do escopo desse </w:t>
      </w:r>
      <w:r w:rsidR="004B59A0" w:rsidRPr="009B6CCF">
        <w:t>trabalho</w:t>
      </w:r>
      <w:r w:rsidRPr="009B6CCF">
        <w:t>.</w:t>
      </w:r>
    </w:p>
    <w:p w14:paraId="1EEF544D" w14:textId="77777777" w:rsidR="00DA73CE" w:rsidRPr="009B6CCF" w:rsidRDefault="00DA73CE" w:rsidP="00DA73CE"/>
    <w:p w14:paraId="5E81CC63" w14:textId="5B95B765" w:rsidR="00DA73CE" w:rsidRPr="009B6CCF" w:rsidRDefault="00DA73CE" w:rsidP="00A6278E">
      <w:pPr>
        <w:pStyle w:val="Legenda"/>
      </w:pPr>
      <w:bookmarkStart w:id="281" w:name="_Ref215643198"/>
      <w:r w:rsidRPr="009B6CCF">
        <w:lastRenderedPageBreak/>
        <w:t xml:space="preserve">Quadro </w:t>
      </w:r>
      <w:fldSimple w:instr=" SEQ Quadro \* ARABIC ">
        <w:r w:rsidR="003750EA">
          <w:rPr>
            <w:noProof/>
          </w:rPr>
          <w:t>23</w:t>
        </w:r>
      </w:fldSimple>
      <w:bookmarkEnd w:id="281"/>
      <w:r w:rsidRPr="009B6CCF">
        <w:t xml:space="preserve"> </w:t>
      </w:r>
      <w:r w:rsidR="00A906FA" w:rsidRPr="009B6CCF">
        <w:t>–</w:t>
      </w:r>
      <w:r w:rsidRPr="009B6CCF">
        <w:t xml:space="preserve"> Consultas SQL para identificação das equivalências toponímicas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12ED5022" w14:textId="77777777" w:rsidTr="00926561">
        <w:trPr>
          <w:jc w:val="center"/>
        </w:trPr>
        <w:tc>
          <w:tcPr>
            <w:tcW w:w="9061" w:type="dxa"/>
          </w:tcPr>
          <w:p w14:paraId="348AD792" w14:textId="77777777" w:rsidR="00DA73CE" w:rsidRPr="009B6CCF" w:rsidRDefault="00DA73CE" w:rsidP="00926561">
            <w:pPr>
              <w:pStyle w:val="Codigo"/>
              <w:keepNext/>
              <w:ind w:hanging="276"/>
            </w:pPr>
            <w:r w:rsidRPr="009B6CCF">
              <w:t>-- Nomes de logradouros coincidentes em CI e CN</w:t>
            </w:r>
          </w:p>
          <w:p w14:paraId="4D7CBB34" w14:textId="77777777" w:rsidR="00DA73CE" w:rsidRPr="009B6CCF" w:rsidRDefault="00DA73CE" w:rsidP="00926561">
            <w:pPr>
              <w:pStyle w:val="Codigo"/>
              <w:keepNext/>
            </w:pPr>
            <w:r w:rsidRPr="009B6CCF">
              <w:t>UPDATE CI_LOGRADOUROS AS CI</w:t>
            </w:r>
          </w:p>
          <w:p w14:paraId="45269873" w14:textId="77777777" w:rsidR="00DA73CE" w:rsidRPr="009B6CCF" w:rsidRDefault="00DA73CE" w:rsidP="00926561">
            <w:pPr>
              <w:pStyle w:val="Codigo"/>
              <w:keepNext/>
            </w:pPr>
            <w:r w:rsidRPr="009B6CCF">
              <w:t xml:space="preserve">  JOIN CN_LOGRADOUROS AS CN</w:t>
            </w:r>
          </w:p>
          <w:p w14:paraId="74B35674" w14:textId="77777777" w:rsidR="00DA73CE" w:rsidRPr="009B6CCF" w:rsidRDefault="00DA73CE" w:rsidP="00926561">
            <w:pPr>
              <w:pStyle w:val="Codigo"/>
              <w:keepNext/>
            </w:pPr>
            <w:r w:rsidRPr="009B6CCF">
              <w:t xml:space="preserve">    ON CI.CI_NOM_LOGRADOURO_NORM = CN.NOM_LOGRADOURO </w:t>
            </w:r>
          </w:p>
          <w:p w14:paraId="1F08A8D0" w14:textId="77777777" w:rsidR="00DA73CE" w:rsidRPr="009B6CCF" w:rsidRDefault="00DA73CE" w:rsidP="00926561">
            <w:pPr>
              <w:pStyle w:val="Codigo"/>
              <w:keepNext/>
            </w:pPr>
            <w:r w:rsidRPr="009B6CCF">
              <w:t xml:space="preserve">  SET CI.SC_ID_LOGRADOURO = CN.SC_ID_LOGRADOURO</w:t>
            </w:r>
          </w:p>
          <w:p w14:paraId="2A40F307" w14:textId="77777777" w:rsidR="00DA73CE" w:rsidRPr="009B6CCF" w:rsidRDefault="00DA73CE" w:rsidP="00926561">
            <w:pPr>
              <w:pStyle w:val="Codigo"/>
              <w:keepNext/>
            </w:pPr>
            <w:r w:rsidRPr="009B6CCF">
              <w:t xml:space="preserve">WHERE (CI.SC_ID_LOGRADOURO = "" OR </w:t>
            </w:r>
          </w:p>
          <w:p w14:paraId="18B8279E" w14:textId="77777777" w:rsidR="00DA73CE" w:rsidRPr="009B6CCF" w:rsidRDefault="00DA73CE" w:rsidP="00926561">
            <w:pPr>
              <w:pStyle w:val="Codigo"/>
              <w:keepNext/>
            </w:pPr>
            <w:r w:rsidRPr="009B6CCF">
              <w:t xml:space="preserve">  CI.SC_ID_LOGRADOURO &lt;&gt; CN.SC_ID_LOGRADOURO);</w:t>
            </w:r>
          </w:p>
          <w:p w14:paraId="6BD4843B" w14:textId="77777777" w:rsidR="00DA73CE" w:rsidRPr="009B6CCF" w:rsidRDefault="00DA73CE" w:rsidP="00926561">
            <w:pPr>
              <w:pStyle w:val="Codigo"/>
              <w:keepNext/>
            </w:pPr>
          </w:p>
          <w:p w14:paraId="52E1AF3D" w14:textId="77777777" w:rsidR="00DA73CE" w:rsidRPr="009B6CCF" w:rsidRDefault="00DA73CE" w:rsidP="00926561">
            <w:pPr>
              <w:pStyle w:val="Codigo"/>
              <w:keepNext/>
              <w:ind w:hanging="276"/>
            </w:pPr>
            <w:r w:rsidRPr="009B6CCF">
              <w:t>-- Nomes de logradouros com correspondência fonética em CI e CN</w:t>
            </w:r>
          </w:p>
          <w:p w14:paraId="370C8EE7" w14:textId="77777777" w:rsidR="00DA73CE" w:rsidRPr="009B6CCF" w:rsidRDefault="00DA73CE" w:rsidP="00926561">
            <w:pPr>
              <w:pStyle w:val="Codigo"/>
              <w:keepNext/>
            </w:pPr>
            <w:r w:rsidRPr="009B6CCF">
              <w:t>UPDATE CI_LOGRADOUROS AS CI</w:t>
            </w:r>
          </w:p>
          <w:p w14:paraId="77D3024A" w14:textId="77777777" w:rsidR="00DA73CE" w:rsidRPr="009B6CCF" w:rsidRDefault="00DA73CE" w:rsidP="00926561">
            <w:pPr>
              <w:pStyle w:val="Codigo"/>
              <w:keepNext/>
            </w:pPr>
            <w:r w:rsidRPr="009B6CCF">
              <w:t xml:space="preserve">  JOIN CN_LOGRADOUROS AS CN</w:t>
            </w:r>
          </w:p>
          <w:p w14:paraId="750BD0EF" w14:textId="77777777" w:rsidR="00DA73CE" w:rsidRPr="009B6CCF" w:rsidRDefault="00DA73CE" w:rsidP="00926561">
            <w:pPr>
              <w:pStyle w:val="Codigo"/>
              <w:keepNext/>
            </w:pPr>
            <w:r w:rsidRPr="009B6CCF">
              <w:t xml:space="preserve">    ON </w:t>
            </w:r>
          </w:p>
          <w:p w14:paraId="615B4AFF" w14:textId="77777777" w:rsidR="00DA73CE" w:rsidRPr="009B6CCF" w:rsidRDefault="00DA73CE" w:rsidP="00926561">
            <w:pPr>
              <w:pStyle w:val="Codigo"/>
              <w:keepNext/>
            </w:pPr>
            <w:r w:rsidRPr="009B6CCF">
              <w:t xml:space="preserve">      SOUNDEX(SC.SC_NOM_LOGRADOURO) = SOUNDEX(CN.NOM_LOGRADOURO)</w:t>
            </w:r>
          </w:p>
          <w:p w14:paraId="06590151" w14:textId="77777777" w:rsidR="00DA73CE" w:rsidRPr="009B6CCF" w:rsidRDefault="00DA73CE" w:rsidP="00926561">
            <w:pPr>
              <w:pStyle w:val="Codigo"/>
              <w:keepNext/>
            </w:pPr>
            <w:r w:rsidRPr="009B6CCF">
              <w:t xml:space="preserve">  SET CI.SC_ID_LOGRADOURO = CN.SC_ID_LOGRADOURO</w:t>
            </w:r>
          </w:p>
          <w:p w14:paraId="1F942A63" w14:textId="77777777" w:rsidR="00DA73CE" w:rsidRPr="00B5218E" w:rsidRDefault="00DA73CE" w:rsidP="00926561">
            <w:pPr>
              <w:pStyle w:val="Codigo"/>
              <w:keepNext/>
              <w:rPr>
                <w:rPrChange w:id="282" w:author="Carlos" w:date="2026-03-18T08:29:00Z">
                  <w:rPr>
                    <w:lang w:val="en-US"/>
                  </w:rPr>
                </w:rPrChange>
              </w:rPr>
            </w:pPr>
            <w:r w:rsidRPr="00B5218E">
              <w:rPr>
                <w:rPrChange w:id="283" w:author="Carlos" w:date="2026-03-18T08:29:00Z">
                  <w:rPr>
                    <w:lang w:val="en-US"/>
                  </w:rPr>
                </w:rPrChange>
              </w:rPr>
              <w:t xml:space="preserve">WHERE (CI.SC_ID_LOGRADOURO = "" OR </w:t>
            </w:r>
          </w:p>
          <w:p w14:paraId="122AE704" w14:textId="77777777" w:rsidR="00DA73CE" w:rsidRPr="009B6CCF" w:rsidRDefault="00DA73CE" w:rsidP="00926561">
            <w:pPr>
              <w:pStyle w:val="Codigo"/>
              <w:keepNext/>
            </w:pPr>
            <w:r w:rsidRPr="00B5218E">
              <w:rPr>
                <w:rPrChange w:id="284" w:author="Carlos" w:date="2026-03-18T08:29:00Z">
                  <w:rPr>
                    <w:lang w:val="en-US"/>
                  </w:rPr>
                </w:rPrChange>
              </w:rPr>
              <w:t xml:space="preserve">  </w:t>
            </w:r>
            <w:r w:rsidRPr="009B6CCF">
              <w:t>CI.SC_ID_LOGRADOURO &lt;&gt; CN.SC_ID_LOGRADOURO);</w:t>
            </w:r>
          </w:p>
        </w:tc>
      </w:tr>
    </w:tbl>
    <w:p w14:paraId="3527ED5D" w14:textId="77777777" w:rsidR="00DA73CE" w:rsidRPr="009B6CCF" w:rsidRDefault="00DA73CE" w:rsidP="00A6278E">
      <w:pPr>
        <w:pStyle w:val="Legenda"/>
      </w:pPr>
      <w:r w:rsidRPr="009B6CCF">
        <w:t>Elaboração: Os autores (2025)</w:t>
      </w:r>
    </w:p>
    <w:p w14:paraId="61F52437" w14:textId="77777777" w:rsidR="004E4120" w:rsidRPr="009B6CCF" w:rsidRDefault="004E4120" w:rsidP="004E4120"/>
    <w:p w14:paraId="75D70B47" w14:textId="02795553" w:rsidR="006F54AF" w:rsidRPr="009B6CCF" w:rsidRDefault="006F54AF" w:rsidP="006F54AF">
      <w:r w:rsidRPr="009B6CCF">
        <w:t xml:space="preserve">Além dos </w:t>
      </w:r>
      <w:r w:rsidR="008B30F6" w:rsidRPr="009B6CCF">
        <w:t xml:space="preserve">métodos </w:t>
      </w:r>
      <w:r w:rsidRPr="009B6CCF">
        <w:t>sugeridos</w:t>
      </w:r>
      <w:r w:rsidR="008B30F6" w:rsidRPr="009B6CCF">
        <w:t xml:space="preserve">, existem diversas funções </w:t>
      </w:r>
      <w:r w:rsidRPr="009B6CCF">
        <w:t xml:space="preserve">de integração toponímica </w:t>
      </w:r>
      <w:r w:rsidR="008B30F6" w:rsidRPr="009B6CCF">
        <w:t xml:space="preserve">que </w:t>
      </w:r>
      <w:r w:rsidRPr="009B6CCF">
        <w:t>podem ser empregados para estabelecer a correlação entre os domínios CI_ (</w:t>
      </w:r>
      <w:r w:rsidR="008B30F6" w:rsidRPr="009B6CCF">
        <w:t>CTU/CIATA</w:t>
      </w:r>
      <w:r w:rsidRPr="009B6CCF">
        <w:t>) e CN_ (CNEFE), incluindo técnicas de aprendizado de máquina para o pareamento de registros. Concluída essa etapa, torna-se possível identificar os logradouros do CTU/CIATA que não obtiveram correspondência com a base do IBGE.</w:t>
      </w:r>
    </w:p>
    <w:p w14:paraId="7F3A4B9C" w14:textId="6BD6AF98" w:rsidR="00594E48" w:rsidRPr="009B6CCF" w:rsidRDefault="006F54AF" w:rsidP="006F54AF">
      <w:r w:rsidRPr="009B6CCF">
        <w:t xml:space="preserve">Tecnicamente, esses registros são isolados por meio de uma consulta aos atributos com valor nulo (ex.: </w:t>
      </w:r>
      <w:r w:rsidR="006D29E7" w:rsidRPr="009B6CCF">
        <w:t>select</w:t>
      </w:r>
      <w:r w:rsidRPr="009B6CCF">
        <w:t xml:space="preserve"> * </w:t>
      </w:r>
      <w:r w:rsidR="006D29E7" w:rsidRPr="009B6CCF">
        <w:t>from</w:t>
      </w:r>
      <w:r w:rsidRPr="009B6CCF">
        <w:t xml:space="preserve"> CI_LOGRADOUROS </w:t>
      </w:r>
      <w:r w:rsidR="006D29E7" w:rsidRPr="009B6CCF">
        <w:t>where</w:t>
      </w:r>
      <w:r w:rsidRPr="009B6CCF">
        <w:t xml:space="preserve"> SC_ID_LOGRADOURO </w:t>
      </w:r>
      <w:r w:rsidR="006D29E7" w:rsidRPr="009B6CCF">
        <w:t>is</w:t>
      </w:r>
      <w:r w:rsidRPr="009B6CCF">
        <w:t xml:space="preserve"> </w:t>
      </w:r>
      <w:r w:rsidR="006D29E7" w:rsidRPr="009B6CCF">
        <w:t>null</w:t>
      </w:r>
      <w:r w:rsidRPr="009B6CCF">
        <w:t xml:space="preserve">). Este estágio representa o momento ideal para a </w:t>
      </w:r>
      <w:r w:rsidR="007E0489" w:rsidRPr="009B6CCF">
        <w:t>regularização</w:t>
      </w:r>
      <w:r w:rsidRPr="009B6CCF">
        <w:t xml:space="preserve"> de inconsistências, que pode ser realizada diretamente no arquivo de origem (CSV) ou no atributo NOM_LOGRADOURO_NORM. É imprescindível, contudo, a manutenção de um histórico de alterações (</w:t>
      </w:r>
      <w:r w:rsidRPr="009B6CCF">
        <w:rPr>
          <w:i/>
          <w:iCs/>
        </w:rPr>
        <w:t>log</w:t>
      </w:r>
      <w:r w:rsidRPr="009B6CCF">
        <w:t xml:space="preserve">) </w:t>
      </w:r>
      <w:r w:rsidR="00965C5A" w:rsidRPr="009B6CCF">
        <w:t xml:space="preserve">para assegurar </w:t>
      </w:r>
      <w:r w:rsidRPr="009B6CCF">
        <w:t>a rastreabilidade do processo e permiti</w:t>
      </w:r>
      <w:r w:rsidR="00965C5A" w:rsidRPr="009B6CCF">
        <w:t>r</w:t>
      </w:r>
      <w:r w:rsidRPr="009B6CCF">
        <w:t xml:space="preserve"> a replicação ou auditoria das modificações no CTU, caso necessário.</w:t>
      </w:r>
    </w:p>
    <w:p w14:paraId="2516A1F6" w14:textId="1821D221" w:rsidR="001707F0" w:rsidRPr="009B6CCF" w:rsidRDefault="003B3A79" w:rsidP="001707F0">
      <w:r w:rsidRPr="009B6CCF">
        <w:t>No estudo de caso de Capanema (PR), a identificação de registros com o atributo SC_ID_LOGRADOURO nulo (</w:t>
      </w:r>
      <w:r w:rsidRPr="009B6CCF">
        <w:rPr>
          <w:i/>
          <w:iCs/>
        </w:rPr>
        <w:t>null</w:t>
      </w:r>
      <w:r w:rsidRPr="009B6CCF">
        <w:t>) resultou em 69 ocorrências. No</w:t>
      </w:r>
      <w:r w:rsidR="00893C96" w:rsidRPr="009B6CCF">
        <w:t xml:space="preserve"> </w:t>
      </w:r>
      <w:r w:rsidR="00893C96" w:rsidRPr="009B6CCF">
        <w:fldChar w:fldCharType="begin"/>
      </w:r>
      <w:r w:rsidR="00893C96" w:rsidRPr="009B6CCF">
        <w:instrText xml:space="preserve"> REF _Ref223097434 \h </w:instrText>
      </w:r>
      <w:r w:rsidR="00893C96" w:rsidRPr="009B6CCF">
        <w:fldChar w:fldCharType="separate"/>
      </w:r>
      <w:r w:rsidR="003750EA" w:rsidRPr="009B6CCF">
        <w:t xml:space="preserve">Quadro </w:t>
      </w:r>
      <w:r w:rsidR="003750EA">
        <w:rPr>
          <w:noProof/>
        </w:rPr>
        <w:t>24</w:t>
      </w:r>
      <w:r w:rsidR="00893C96" w:rsidRPr="009B6CCF">
        <w:fldChar w:fldCharType="end"/>
      </w:r>
      <w:r w:rsidRPr="009B6CCF">
        <w:t xml:space="preserve">  apresentam-se exemplos representativos de inconsistências referenciais identificadas durante o processamento e cruzamento de dados entre o cadastro municipal e a base do CNEFE.</w:t>
      </w:r>
    </w:p>
    <w:p w14:paraId="5A7FB8E2" w14:textId="77777777" w:rsidR="003B3A79" w:rsidRPr="009B6CCF" w:rsidRDefault="003B3A79" w:rsidP="001707F0"/>
    <w:p w14:paraId="7050303B" w14:textId="09C16FA4" w:rsidR="001707F0" w:rsidRPr="009B6CCF" w:rsidRDefault="001707F0" w:rsidP="00A6278E">
      <w:pPr>
        <w:pStyle w:val="Legenda"/>
      </w:pPr>
      <w:bookmarkStart w:id="285" w:name="_Ref223097434"/>
      <w:r w:rsidRPr="009B6CCF">
        <w:t xml:space="preserve">Quadro </w:t>
      </w:r>
      <w:fldSimple w:instr=" SEQ Quadro \* ARABIC ">
        <w:r w:rsidR="003750EA">
          <w:rPr>
            <w:noProof/>
          </w:rPr>
          <w:t>24</w:t>
        </w:r>
      </w:fldSimple>
      <w:bookmarkEnd w:id="285"/>
      <w:r w:rsidRPr="009B6CCF">
        <w:t xml:space="preserve"> – Inconsistências </w:t>
      </w:r>
      <w:r w:rsidRPr="009B6CCF">
        <w:rPr>
          <w:i/>
        </w:rPr>
        <w:t>SuperCIATA</w:t>
      </w:r>
      <w:r w:rsidRPr="009B6CCF">
        <w:t xml:space="preserve"> </w:t>
      </w:r>
      <w:r w:rsidR="007E5B4F" w:rsidRPr="009B6CCF">
        <w:t>de CAPANEMA</w:t>
      </w:r>
      <w:r w:rsidRPr="009B6CCF">
        <w:t>-PR</w:t>
      </w:r>
    </w:p>
    <w:tbl>
      <w:tblPr>
        <w:tblW w:w="9360" w:type="dxa"/>
        <w:tblCellMar>
          <w:left w:w="70" w:type="dxa"/>
          <w:right w:w="70" w:type="dxa"/>
        </w:tblCellMar>
        <w:tblLook w:val="04A0" w:firstRow="1" w:lastRow="0" w:firstColumn="1" w:lastColumn="0" w:noHBand="0" w:noVBand="1"/>
      </w:tblPr>
      <w:tblGrid>
        <w:gridCol w:w="960"/>
        <w:gridCol w:w="4200"/>
        <w:gridCol w:w="4200"/>
      </w:tblGrid>
      <w:tr w:rsidR="001707F0" w:rsidRPr="009B6CCF" w14:paraId="3EEA144D" w14:textId="77777777" w:rsidTr="00926561">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4F574DC8" w14:textId="77777777" w:rsidR="001707F0" w:rsidRPr="009B6CCF" w:rsidRDefault="001707F0" w:rsidP="00926561">
            <w:pPr>
              <w:spacing w:line="240" w:lineRule="auto"/>
              <w:ind w:firstLine="0"/>
              <w:jc w:val="lef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 </w:t>
            </w:r>
          </w:p>
        </w:tc>
        <w:tc>
          <w:tcPr>
            <w:tcW w:w="4200" w:type="dxa"/>
            <w:tcBorders>
              <w:top w:val="single" w:sz="4" w:space="0" w:color="auto"/>
              <w:left w:val="nil"/>
              <w:bottom w:val="single" w:sz="4" w:space="0" w:color="auto"/>
              <w:right w:val="single" w:sz="4" w:space="0" w:color="auto"/>
            </w:tcBorders>
            <w:noWrap/>
            <w:vAlign w:val="bottom"/>
            <w:hideMark/>
          </w:tcPr>
          <w:p w14:paraId="634FBF5B" w14:textId="77777777" w:rsidR="001707F0" w:rsidRPr="009B6CCF" w:rsidRDefault="001707F0" w:rsidP="00926561">
            <w:pPr>
              <w:spacing w:line="240" w:lineRule="auto"/>
              <w:ind w:firstLine="0"/>
              <w:jc w:val="left"/>
              <w:rPr>
                <w:rFonts w:ascii="Aptos Narrow" w:eastAsia="Times New Roman" w:hAnsi="Aptos Narrow" w:cs="Times New Roman"/>
                <w:b/>
                <w:bCs/>
                <w:color w:val="000000"/>
                <w:sz w:val="22"/>
                <w:lang w:eastAsia="pt-BR"/>
              </w:rPr>
            </w:pPr>
            <w:r w:rsidRPr="009B6CCF">
              <w:rPr>
                <w:rFonts w:ascii="Aptos Narrow" w:eastAsia="Times New Roman" w:hAnsi="Aptos Narrow" w:cs="Times New Roman"/>
                <w:b/>
                <w:bCs/>
                <w:color w:val="000000"/>
                <w:sz w:val="22"/>
                <w:lang w:eastAsia="pt-BR"/>
              </w:rPr>
              <w:t>CI_  LOGRADOURO_NORM</w:t>
            </w:r>
          </w:p>
        </w:tc>
        <w:tc>
          <w:tcPr>
            <w:tcW w:w="4200" w:type="dxa"/>
            <w:tcBorders>
              <w:top w:val="single" w:sz="4" w:space="0" w:color="auto"/>
              <w:left w:val="nil"/>
              <w:bottom w:val="single" w:sz="4" w:space="0" w:color="auto"/>
              <w:right w:val="single" w:sz="4" w:space="0" w:color="auto"/>
            </w:tcBorders>
            <w:noWrap/>
            <w:vAlign w:val="bottom"/>
            <w:hideMark/>
          </w:tcPr>
          <w:p w14:paraId="056CEDC3" w14:textId="77777777" w:rsidR="001707F0" w:rsidRPr="009B6CCF" w:rsidRDefault="001707F0" w:rsidP="00926561">
            <w:pPr>
              <w:spacing w:line="240" w:lineRule="auto"/>
              <w:ind w:firstLine="0"/>
              <w:jc w:val="left"/>
              <w:rPr>
                <w:rFonts w:ascii="Aptos Narrow" w:eastAsia="Times New Roman" w:hAnsi="Aptos Narrow" w:cs="Times New Roman"/>
                <w:b/>
                <w:bCs/>
                <w:color w:val="000000"/>
                <w:sz w:val="22"/>
                <w:lang w:eastAsia="pt-BR"/>
              </w:rPr>
            </w:pPr>
            <w:r w:rsidRPr="009B6CCF">
              <w:rPr>
                <w:rFonts w:ascii="Aptos Narrow" w:eastAsia="Times New Roman" w:hAnsi="Aptos Narrow" w:cs="Times New Roman"/>
                <w:b/>
                <w:bCs/>
                <w:color w:val="000000"/>
                <w:sz w:val="22"/>
                <w:lang w:eastAsia="pt-BR"/>
              </w:rPr>
              <w:t>CN_ NOM_LOGRADOURO</w:t>
            </w:r>
          </w:p>
        </w:tc>
      </w:tr>
      <w:tr w:rsidR="001707F0" w:rsidRPr="009B6CCF" w14:paraId="3DCE7EA0" w14:textId="77777777" w:rsidTr="00926561">
        <w:trPr>
          <w:trHeight w:val="300"/>
        </w:trPr>
        <w:tc>
          <w:tcPr>
            <w:tcW w:w="960" w:type="dxa"/>
            <w:tcBorders>
              <w:top w:val="nil"/>
              <w:left w:val="single" w:sz="4" w:space="0" w:color="auto"/>
              <w:bottom w:val="single" w:sz="4" w:space="0" w:color="auto"/>
              <w:right w:val="single" w:sz="4" w:space="0" w:color="auto"/>
            </w:tcBorders>
            <w:noWrap/>
            <w:vAlign w:val="bottom"/>
            <w:hideMark/>
          </w:tcPr>
          <w:p w14:paraId="3519AC3C" w14:textId="77777777" w:rsidR="001707F0" w:rsidRPr="009B6CCF" w:rsidRDefault="001707F0" w:rsidP="00926561">
            <w:pPr>
              <w:spacing w:line="240" w:lineRule="auto"/>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1</w:t>
            </w:r>
          </w:p>
        </w:tc>
        <w:tc>
          <w:tcPr>
            <w:tcW w:w="4200" w:type="dxa"/>
            <w:tcBorders>
              <w:top w:val="nil"/>
              <w:left w:val="nil"/>
              <w:bottom w:val="single" w:sz="4" w:space="0" w:color="auto"/>
              <w:right w:val="single" w:sz="4" w:space="0" w:color="auto"/>
            </w:tcBorders>
            <w:vAlign w:val="center"/>
            <w:hideMark/>
          </w:tcPr>
          <w:p w14:paraId="34F1409B" w14:textId="77777777" w:rsidR="001707F0" w:rsidRPr="009B6CCF" w:rsidRDefault="001707F0" w:rsidP="00926561">
            <w:pPr>
              <w:spacing w:line="240" w:lineRule="auto"/>
              <w:ind w:firstLine="0"/>
              <w:jc w:val="lef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RUA DR. LEOPOLDO SCHMIDT</w:t>
            </w:r>
          </w:p>
        </w:tc>
        <w:tc>
          <w:tcPr>
            <w:tcW w:w="4200" w:type="dxa"/>
            <w:tcBorders>
              <w:top w:val="nil"/>
              <w:left w:val="nil"/>
              <w:bottom w:val="single" w:sz="4" w:space="0" w:color="auto"/>
              <w:right w:val="single" w:sz="4" w:space="0" w:color="auto"/>
            </w:tcBorders>
            <w:noWrap/>
            <w:vAlign w:val="bottom"/>
            <w:hideMark/>
          </w:tcPr>
          <w:p w14:paraId="264846BD" w14:textId="77777777" w:rsidR="001707F0" w:rsidRPr="009B6CCF" w:rsidRDefault="001707F0" w:rsidP="00926561">
            <w:pPr>
              <w:spacing w:line="240" w:lineRule="auto"/>
              <w:ind w:firstLine="0"/>
              <w:jc w:val="lef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RUA LEOPOLDO SCHMIDT</w:t>
            </w:r>
          </w:p>
        </w:tc>
      </w:tr>
      <w:tr w:rsidR="001707F0" w:rsidRPr="009B6CCF" w14:paraId="2470FBEF" w14:textId="77777777" w:rsidTr="00926561">
        <w:trPr>
          <w:trHeight w:val="300"/>
        </w:trPr>
        <w:tc>
          <w:tcPr>
            <w:tcW w:w="960" w:type="dxa"/>
            <w:tcBorders>
              <w:top w:val="nil"/>
              <w:left w:val="single" w:sz="4" w:space="0" w:color="auto"/>
              <w:bottom w:val="single" w:sz="4" w:space="0" w:color="auto"/>
              <w:right w:val="single" w:sz="4" w:space="0" w:color="auto"/>
            </w:tcBorders>
            <w:noWrap/>
            <w:vAlign w:val="bottom"/>
            <w:hideMark/>
          </w:tcPr>
          <w:p w14:paraId="35DCA248" w14:textId="77777777" w:rsidR="001707F0" w:rsidRPr="009B6CCF" w:rsidRDefault="001707F0" w:rsidP="00926561">
            <w:pPr>
              <w:spacing w:line="240" w:lineRule="auto"/>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2</w:t>
            </w:r>
          </w:p>
        </w:tc>
        <w:tc>
          <w:tcPr>
            <w:tcW w:w="4200" w:type="dxa"/>
            <w:tcBorders>
              <w:top w:val="nil"/>
              <w:left w:val="nil"/>
              <w:bottom w:val="single" w:sz="4" w:space="0" w:color="auto"/>
              <w:right w:val="single" w:sz="4" w:space="0" w:color="auto"/>
            </w:tcBorders>
            <w:noWrap/>
            <w:vAlign w:val="bottom"/>
            <w:hideMark/>
          </w:tcPr>
          <w:p w14:paraId="6C4A7C0B" w14:textId="77777777" w:rsidR="001707F0" w:rsidRPr="009B6CCF" w:rsidRDefault="001707F0" w:rsidP="00926561">
            <w:pPr>
              <w:spacing w:line="240" w:lineRule="auto"/>
              <w:ind w:firstLine="0"/>
              <w:jc w:val="lef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AV. GOV. PEDRO V. P. DE SOUZA</w:t>
            </w:r>
          </w:p>
        </w:tc>
        <w:tc>
          <w:tcPr>
            <w:tcW w:w="4200" w:type="dxa"/>
            <w:tcBorders>
              <w:top w:val="nil"/>
              <w:left w:val="nil"/>
              <w:bottom w:val="single" w:sz="4" w:space="0" w:color="auto"/>
              <w:right w:val="single" w:sz="4" w:space="0" w:color="auto"/>
            </w:tcBorders>
            <w:noWrap/>
            <w:vAlign w:val="bottom"/>
            <w:hideMark/>
          </w:tcPr>
          <w:p w14:paraId="0085B4AD" w14:textId="77777777" w:rsidR="001707F0" w:rsidRPr="009B6CCF" w:rsidRDefault="001707F0" w:rsidP="00926561">
            <w:pPr>
              <w:spacing w:line="240" w:lineRule="auto"/>
              <w:ind w:firstLine="0"/>
              <w:jc w:val="lef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AVENIDA PEDRO VIRIATO PARIGOT DE SOUZA</w:t>
            </w:r>
          </w:p>
        </w:tc>
      </w:tr>
      <w:tr w:rsidR="001707F0" w:rsidRPr="009B6CCF" w14:paraId="0E108064" w14:textId="77777777" w:rsidTr="00926561">
        <w:trPr>
          <w:trHeight w:val="300"/>
        </w:trPr>
        <w:tc>
          <w:tcPr>
            <w:tcW w:w="960" w:type="dxa"/>
            <w:tcBorders>
              <w:top w:val="nil"/>
              <w:left w:val="single" w:sz="4" w:space="0" w:color="auto"/>
              <w:bottom w:val="single" w:sz="4" w:space="0" w:color="auto"/>
              <w:right w:val="single" w:sz="4" w:space="0" w:color="auto"/>
            </w:tcBorders>
            <w:noWrap/>
            <w:vAlign w:val="bottom"/>
            <w:hideMark/>
          </w:tcPr>
          <w:p w14:paraId="1D7DC450" w14:textId="77777777" w:rsidR="001707F0" w:rsidRPr="009B6CCF" w:rsidRDefault="001707F0" w:rsidP="00926561">
            <w:pPr>
              <w:spacing w:line="240" w:lineRule="auto"/>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lastRenderedPageBreak/>
              <w:t>3</w:t>
            </w:r>
          </w:p>
        </w:tc>
        <w:tc>
          <w:tcPr>
            <w:tcW w:w="4200" w:type="dxa"/>
            <w:tcBorders>
              <w:top w:val="nil"/>
              <w:left w:val="nil"/>
              <w:bottom w:val="single" w:sz="4" w:space="0" w:color="auto"/>
              <w:right w:val="single" w:sz="4" w:space="0" w:color="auto"/>
            </w:tcBorders>
            <w:noWrap/>
            <w:vAlign w:val="bottom"/>
            <w:hideMark/>
          </w:tcPr>
          <w:p w14:paraId="7CE0F0C9" w14:textId="77777777" w:rsidR="001707F0" w:rsidRPr="009B6CCF" w:rsidRDefault="001707F0" w:rsidP="00926561">
            <w:pPr>
              <w:spacing w:line="240" w:lineRule="auto"/>
              <w:ind w:firstLine="0"/>
              <w:jc w:val="lef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AV. 7 DE SETEMBRO</w:t>
            </w:r>
          </w:p>
        </w:tc>
        <w:tc>
          <w:tcPr>
            <w:tcW w:w="4200" w:type="dxa"/>
            <w:tcBorders>
              <w:top w:val="nil"/>
              <w:left w:val="nil"/>
              <w:bottom w:val="single" w:sz="4" w:space="0" w:color="auto"/>
              <w:right w:val="single" w:sz="4" w:space="0" w:color="auto"/>
            </w:tcBorders>
            <w:vAlign w:val="center"/>
            <w:hideMark/>
          </w:tcPr>
          <w:p w14:paraId="5C824EA9" w14:textId="77777777" w:rsidR="001707F0" w:rsidRPr="009B6CCF" w:rsidRDefault="001707F0" w:rsidP="00926561">
            <w:pPr>
              <w:spacing w:line="240" w:lineRule="auto"/>
              <w:ind w:firstLine="0"/>
              <w:jc w:val="lef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AVENIDA SETE DE SETEMBRO</w:t>
            </w:r>
          </w:p>
        </w:tc>
      </w:tr>
      <w:tr w:rsidR="001707F0" w:rsidRPr="009B6CCF" w14:paraId="6A3C9EA8" w14:textId="77777777" w:rsidTr="00926561">
        <w:trPr>
          <w:trHeight w:val="300"/>
        </w:trPr>
        <w:tc>
          <w:tcPr>
            <w:tcW w:w="960" w:type="dxa"/>
            <w:tcBorders>
              <w:top w:val="nil"/>
              <w:left w:val="single" w:sz="4" w:space="0" w:color="auto"/>
              <w:bottom w:val="single" w:sz="4" w:space="0" w:color="auto"/>
              <w:right w:val="single" w:sz="4" w:space="0" w:color="auto"/>
            </w:tcBorders>
            <w:noWrap/>
            <w:vAlign w:val="bottom"/>
            <w:hideMark/>
          </w:tcPr>
          <w:p w14:paraId="2A1A2B62" w14:textId="77777777" w:rsidR="001707F0" w:rsidRPr="009B6CCF" w:rsidRDefault="001707F0" w:rsidP="00926561">
            <w:pPr>
              <w:spacing w:line="240" w:lineRule="auto"/>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4</w:t>
            </w:r>
          </w:p>
        </w:tc>
        <w:tc>
          <w:tcPr>
            <w:tcW w:w="4200" w:type="dxa"/>
            <w:tcBorders>
              <w:top w:val="nil"/>
              <w:left w:val="nil"/>
              <w:bottom w:val="single" w:sz="4" w:space="0" w:color="auto"/>
              <w:right w:val="single" w:sz="4" w:space="0" w:color="auto"/>
            </w:tcBorders>
            <w:noWrap/>
            <w:vAlign w:val="bottom"/>
            <w:hideMark/>
          </w:tcPr>
          <w:p w14:paraId="48FF2B23" w14:textId="77777777" w:rsidR="001707F0" w:rsidRPr="009B6CCF" w:rsidRDefault="001707F0" w:rsidP="00926561">
            <w:pPr>
              <w:spacing w:line="240" w:lineRule="auto"/>
              <w:ind w:firstLine="0"/>
              <w:jc w:val="lef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RUA ARARUNA</w:t>
            </w:r>
          </w:p>
        </w:tc>
        <w:tc>
          <w:tcPr>
            <w:tcW w:w="4200" w:type="dxa"/>
            <w:tcBorders>
              <w:top w:val="nil"/>
              <w:left w:val="nil"/>
              <w:bottom w:val="single" w:sz="4" w:space="0" w:color="auto"/>
              <w:right w:val="single" w:sz="4" w:space="0" w:color="auto"/>
            </w:tcBorders>
            <w:noWrap/>
            <w:vAlign w:val="bottom"/>
            <w:hideMark/>
          </w:tcPr>
          <w:p w14:paraId="0026C412" w14:textId="77777777" w:rsidR="001707F0" w:rsidRPr="009B6CCF" w:rsidRDefault="001707F0" w:rsidP="00926561">
            <w:pPr>
              <w:spacing w:line="240" w:lineRule="auto"/>
              <w:ind w:firstLine="0"/>
              <w:jc w:val="lef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ÁREA RURAL EM 2022 (Coleta CNEFE)</w:t>
            </w:r>
          </w:p>
        </w:tc>
      </w:tr>
      <w:tr w:rsidR="001707F0" w:rsidRPr="009B6CCF" w14:paraId="30093BDA" w14:textId="77777777" w:rsidTr="00926561">
        <w:trPr>
          <w:trHeight w:val="300"/>
        </w:trPr>
        <w:tc>
          <w:tcPr>
            <w:tcW w:w="960" w:type="dxa"/>
            <w:tcBorders>
              <w:top w:val="nil"/>
              <w:left w:val="single" w:sz="4" w:space="0" w:color="auto"/>
              <w:bottom w:val="single" w:sz="4" w:space="0" w:color="auto"/>
              <w:right w:val="single" w:sz="4" w:space="0" w:color="auto"/>
            </w:tcBorders>
            <w:noWrap/>
            <w:vAlign w:val="bottom"/>
            <w:hideMark/>
          </w:tcPr>
          <w:p w14:paraId="329F951C" w14:textId="77777777" w:rsidR="001707F0" w:rsidRPr="009B6CCF" w:rsidRDefault="001707F0" w:rsidP="00926561">
            <w:pPr>
              <w:spacing w:line="240" w:lineRule="auto"/>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5</w:t>
            </w:r>
          </w:p>
        </w:tc>
        <w:tc>
          <w:tcPr>
            <w:tcW w:w="4200" w:type="dxa"/>
            <w:tcBorders>
              <w:top w:val="nil"/>
              <w:left w:val="nil"/>
              <w:bottom w:val="single" w:sz="4" w:space="0" w:color="auto"/>
              <w:right w:val="single" w:sz="4" w:space="0" w:color="auto"/>
            </w:tcBorders>
            <w:noWrap/>
            <w:vAlign w:val="bottom"/>
            <w:hideMark/>
          </w:tcPr>
          <w:p w14:paraId="2F2821A0" w14:textId="77777777" w:rsidR="001707F0" w:rsidRPr="009B6CCF" w:rsidRDefault="001707F0" w:rsidP="00926561">
            <w:pPr>
              <w:spacing w:line="240" w:lineRule="auto"/>
              <w:ind w:firstLine="0"/>
              <w:jc w:val="lef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RUA ANAJÉ</w:t>
            </w:r>
          </w:p>
        </w:tc>
        <w:tc>
          <w:tcPr>
            <w:tcW w:w="4200" w:type="dxa"/>
            <w:tcBorders>
              <w:top w:val="nil"/>
              <w:left w:val="nil"/>
              <w:bottom w:val="single" w:sz="4" w:space="0" w:color="auto"/>
              <w:right w:val="single" w:sz="4" w:space="0" w:color="auto"/>
            </w:tcBorders>
            <w:noWrap/>
            <w:vAlign w:val="bottom"/>
            <w:hideMark/>
          </w:tcPr>
          <w:p w14:paraId="319EB16C" w14:textId="77777777" w:rsidR="001707F0" w:rsidRPr="009B6CCF" w:rsidRDefault="001707F0" w:rsidP="00926561">
            <w:pPr>
              <w:spacing w:line="240" w:lineRule="auto"/>
              <w:ind w:firstLine="0"/>
              <w:jc w:val="lef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ÁREA RURAL EM 2022 (Coleta CNEFE)</w:t>
            </w:r>
          </w:p>
        </w:tc>
      </w:tr>
      <w:tr w:rsidR="001707F0" w:rsidRPr="009B6CCF" w14:paraId="1D91A5EF" w14:textId="77777777" w:rsidTr="00926561">
        <w:trPr>
          <w:trHeight w:val="300"/>
        </w:trPr>
        <w:tc>
          <w:tcPr>
            <w:tcW w:w="960" w:type="dxa"/>
            <w:tcBorders>
              <w:top w:val="nil"/>
              <w:left w:val="single" w:sz="4" w:space="0" w:color="auto"/>
              <w:bottom w:val="single" w:sz="4" w:space="0" w:color="auto"/>
              <w:right w:val="single" w:sz="4" w:space="0" w:color="auto"/>
            </w:tcBorders>
            <w:noWrap/>
            <w:vAlign w:val="bottom"/>
            <w:hideMark/>
          </w:tcPr>
          <w:p w14:paraId="6D49D5D6" w14:textId="77777777" w:rsidR="001707F0" w:rsidRPr="009B6CCF" w:rsidRDefault="001707F0" w:rsidP="00926561">
            <w:pPr>
              <w:spacing w:line="240" w:lineRule="auto"/>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6</w:t>
            </w:r>
          </w:p>
        </w:tc>
        <w:tc>
          <w:tcPr>
            <w:tcW w:w="4200" w:type="dxa"/>
            <w:tcBorders>
              <w:top w:val="nil"/>
              <w:left w:val="nil"/>
              <w:bottom w:val="single" w:sz="4" w:space="0" w:color="auto"/>
              <w:right w:val="single" w:sz="4" w:space="0" w:color="auto"/>
            </w:tcBorders>
            <w:noWrap/>
            <w:vAlign w:val="bottom"/>
            <w:hideMark/>
          </w:tcPr>
          <w:p w14:paraId="449D630F" w14:textId="77777777" w:rsidR="001707F0" w:rsidRPr="009B6CCF" w:rsidRDefault="001707F0" w:rsidP="00926561">
            <w:pPr>
              <w:spacing w:line="240" w:lineRule="auto"/>
              <w:ind w:firstLine="0"/>
              <w:jc w:val="lef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RUA XINGU</w:t>
            </w:r>
          </w:p>
        </w:tc>
        <w:tc>
          <w:tcPr>
            <w:tcW w:w="4200" w:type="dxa"/>
            <w:tcBorders>
              <w:top w:val="nil"/>
              <w:left w:val="nil"/>
              <w:bottom w:val="single" w:sz="4" w:space="0" w:color="auto"/>
              <w:right w:val="single" w:sz="4" w:space="0" w:color="auto"/>
            </w:tcBorders>
            <w:noWrap/>
            <w:vAlign w:val="bottom"/>
            <w:hideMark/>
          </w:tcPr>
          <w:p w14:paraId="64EE1B13" w14:textId="77777777" w:rsidR="001707F0" w:rsidRPr="009B6CCF" w:rsidRDefault="001707F0" w:rsidP="00926561">
            <w:pPr>
              <w:spacing w:line="240" w:lineRule="auto"/>
              <w:ind w:firstLine="0"/>
              <w:jc w:val="lef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NÃO EXISTIA EM 2022 (Coleta CNEFE)</w:t>
            </w:r>
          </w:p>
        </w:tc>
      </w:tr>
    </w:tbl>
    <w:p w14:paraId="7797893A" w14:textId="77777777" w:rsidR="001707F0" w:rsidRPr="009B6CCF" w:rsidRDefault="001707F0" w:rsidP="00A6278E">
      <w:pPr>
        <w:pStyle w:val="Legenda"/>
      </w:pPr>
      <w:r w:rsidRPr="009B6CCF">
        <w:t>Elaboração: Os autores (2026)</w:t>
      </w:r>
    </w:p>
    <w:p w14:paraId="0B787A3F" w14:textId="77777777" w:rsidR="001707F0" w:rsidRPr="009B6CCF" w:rsidRDefault="001707F0" w:rsidP="001707F0"/>
    <w:p w14:paraId="4A3A8847" w14:textId="7EB2540A" w:rsidR="00014F5C" w:rsidRPr="009B6CCF" w:rsidRDefault="0067191D" w:rsidP="006F54AF">
      <w:pPr>
        <w:rPr>
          <w:u w:val="single"/>
        </w:rPr>
      </w:pPr>
      <w:r w:rsidRPr="009B6CCF">
        <w:t>Para as ocorrências de 1 a 3, a solução adotada consistiu na homogeneização toponímica, alterando-se o atributo NOM_LOGRADOURO_NORM para o padrão estabelecido pelo CNEFE (CN_NOM_LOGRADOURO). Já as situações de 4 a 6, que caracterizam lacunas temporais ou geográficas na base nacional devido à rápida expansão urbana, exigiram a inserção manual de novos registros na tabela CN_PONTOS_UNICOS, conforme detalhado na seção</w:t>
      </w:r>
      <w:r w:rsidR="00694850" w:rsidRPr="009B6CCF">
        <w:t xml:space="preserve"> </w:t>
      </w:r>
      <w:r w:rsidR="00B02A06" w:rsidRPr="009B6CCF">
        <w:fldChar w:fldCharType="begin"/>
      </w:r>
      <w:r w:rsidR="00B02A06" w:rsidRPr="009B6CCF">
        <w:instrText xml:space="preserve"> REF _Ref223071524 \r \h </w:instrText>
      </w:r>
      <w:r w:rsidR="00B02A06" w:rsidRPr="009B6CCF">
        <w:fldChar w:fldCharType="separate"/>
      </w:r>
      <w:r w:rsidR="003750EA">
        <w:t>3.3.1.3</w:t>
      </w:r>
      <w:r w:rsidR="00B02A06" w:rsidRPr="009B6CCF">
        <w:fldChar w:fldCharType="end"/>
      </w:r>
      <w:r w:rsidR="00985298" w:rsidRPr="009B6CCF">
        <w:t>.</w:t>
      </w:r>
    </w:p>
    <w:p w14:paraId="72F474BD" w14:textId="77777777" w:rsidR="00DA73CE" w:rsidRPr="009B6CCF" w:rsidRDefault="00DA73CE" w:rsidP="004E1CB8">
      <w:pPr>
        <w:pStyle w:val="Ttulo4"/>
      </w:pPr>
      <w:r w:rsidRPr="009B6CCF">
        <w:t>Criar tabela CI_FACES</w:t>
      </w:r>
    </w:p>
    <w:p w14:paraId="62D5EF45" w14:textId="225D4689" w:rsidR="00DA73CE" w:rsidRPr="009B6CCF" w:rsidRDefault="00DA73CE" w:rsidP="00DA73CE">
      <w:r w:rsidRPr="009B6CCF">
        <w:t xml:space="preserve">O conceito de </w:t>
      </w:r>
      <w:r w:rsidR="00C202BE" w:rsidRPr="009B6CCF">
        <w:t>“</w:t>
      </w:r>
      <w:r w:rsidRPr="009B6CCF">
        <w:t>face de quadra</w:t>
      </w:r>
      <w:r w:rsidR="00C202BE" w:rsidRPr="009B6CCF">
        <w:t>”</w:t>
      </w:r>
      <w:r w:rsidRPr="009B6CCF">
        <w:t xml:space="preserve"> não existe no modelo CIATA original, por isso é preciso criar uma chave composta pelo </w:t>
      </w:r>
      <w:r w:rsidR="007440A8" w:rsidRPr="009B6CCF">
        <w:t xml:space="preserve">COD_MUNICIPIO, </w:t>
      </w:r>
      <w:r w:rsidR="00A81E81" w:rsidRPr="009B6CCF">
        <w:t>ID_QUADRA</w:t>
      </w:r>
      <w:r w:rsidRPr="009B6CCF">
        <w:t xml:space="preserve"> e o SC_ID_LOGRADOURO</w:t>
      </w:r>
      <w:r w:rsidR="00031338" w:rsidRPr="009B6CCF">
        <w:t xml:space="preserve">, separados por </w:t>
      </w:r>
      <w:r w:rsidR="002C4239" w:rsidRPr="009B6CCF">
        <w:t>ponto-e-vírgula</w:t>
      </w:r>
      <w:r w:rsidR="00031338" w:rsidRPr="009B6CCF">
        <w:t xml:space="preserve"> “;”</w:t>
      </w:r>
      <w:r w:rsidRPr="009B6CCF">
        <w:t xml:space="preserve"> Exceto por esse detalhe, a estrutura de CI_FACES é muito semelhante à CN_</w:t>
      </w:r>
      <w:r w:rsidR="00031338" w:rsidRPr="009B6CCF">
        <w:t>FACES</w:t>
      </w:r>
      <w:r w:rsidRPr="009B6CCF">
        <w:t xml:space="preserve">, como mostra o </w:t>
      </w:r>
      <w:r w:rsidRPr="009B6CCF">
        <w:fldChar w:fldCharType="begin"/>
      </w:r>
      <w:r w:rsidRPr="009B6CCF">
        <w:instrText xml:space="preserve"> REF _Ref215518926 \h </w:instrText>
      </w:r>
      <w:r w:rsidRPr="009B6CCF">
        <w:fldChar w:fldCharType="separate"/>
      </w:r>
      <w:r w:rsidR="003750EA" w:rsidRPr="009B6CCF">
        <w:t xml:space="preserve">Quadro </w:t>
      </w:r>
      <w:r w:rsidR="003750EA">
        <w:rPr>
          <w:noProof/>
        </w:rPr>
        <w:t>25</w:t>
      </w:r>
      <w:r w:rsidRPr="009B6CCF">
        <w:fldChar w:fldCharType="end"/>
      </w:r>
      <w:r w:rsidRPr="009B6CCF">
        <w:t xml:space="preserve">. </w:t>
      </w:r>
    </w:p>
    <w:p w14:paraId="4449101E" w14:textId="77777777" w:rsidR="00DA73CE" w:rsidRPr="009B6CCF" w:rsidRDefault="00DA73CE" w:rsidP="00DA73CE"/>
    <w:p w14:paraId="41FC37E0" w14:textId="35A0587D" w:rsidR="00DA73CE" w:rsidRPr="009B6CCF" w:rsidRDefault="00DA73CE" w:rsidP="00A6278E">
      <w:pPr>
        <w:pStyle w:val="Legenda"/>
      </w:pPr>
      <w:bookmarkStart w:id="286" w:name="_Ref215518926"/>
      <w:r w:rsidRPr="009B6CCF">
        <w:t xml:space="preserve">Quadro </w:t>
      </w:r>
      <w:fldSimple w:instr=" SEQ Quadro \* ARABIC ">
        <w:r w:rsidR="003750EA">
          <w:rPr>
            <w:noProof/>
          </w:rPr>
          <w:t>25</w:t>
        </w:r>
      </w:fldSimple>
      <w:bookmarkEnd w:id="286"/>
      <w:r w:rsidRPr="009B6CCF">
        <w:t xml:space="preserve"> </w:t>
      </w:r>
      <w:r w:rsidR="00A906FA" w:rsidRPr="009B6CCF">
        <w:t>–</w:t>
      </w:r>
      <w:r w:rsidRPr="009B6CCF">
        <w:t xml:space="preserve"> Lista de atributos da tabela CI_FACES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0349CF4B" w14:textId="77777777" w:rsidTr="00926561">
        <w:trPr>
          <w:jc w:val="center"/>
        </w:trPr>
        <w:tc>
          <w:tcPr>
            <w:tcW w:w="9061" w:type="dxa"/>
          </w:tcPr>
          <w:p w14:paraId="32FB846D" w14:textId="77777777" w:rsidR="00164BBD" w:rsidRPr="009B6CCF" w:rsidRDefault="00164BBD" w:rsidP="00164BBD">
            <w:pPr>
              <w:pStyle w:val="Codigo"/>
              <w:keepNext/>
              <w:rPr>
                <w:b/>
                <w:bCs/>
              </w:rPr>
            </w:pPr>
            <w:r w:rsidRPr="009B6CCF">
              <w:rPr>
                <w:b/>
                <w:bCs/>
              </w:rPr>
              <w:t>Table:CI_FACES</w:t>
            </w:r>
            <w:r w:rsidRPr="009B6CCF">
              <w:rPr>
                <w:b/>
                <w:bCs/>
              </w:rPr>
              <w:br/>
            </w:r>
            <w:r w:rsidRPr="009B6CCF">
              <w:rPr>
                <w:b/>
                <w:bCs/>
              </w:rPr>
              <w:br/>
              <w:t>Columns:</w:t>
            </w:r>
          </w:p>
          <w:tbl>
            <w:tblPr>
              <w:tblW w:w="0" w:type="auto"/>
              <w:tblCellMar>
                <w:top w:w="15" w:type="dxa"/>
                <w:left w:w="15" w:type="dxa"/>
                <w:bottom w:w="15" w:type="dxa"/>
                <w:right w:w="15" w:type="dxa"/>
              </w:tblCellMar>
              <w:tblLook w:val="04A0" w:firstRow="1" w:lastRow="0" w:firstColumn="1" w:lastColumn="0" w:noHBand="0" w:noVBand="1"/>
            </w:tblPr>
            <w:tblGrid>
              <w:gridCol w:w="2608"/>
              <w:gridCol w:w="2128"/>
            </w:tblGrid>
            <w:tr w:rsidR="00164BBD" w:rsidRPr="009B6CCF" w14:paraId="69100205" w14:textId="77777777">
              <w:tc>
                <w:tcPr>
                  <w:tcW w:w="0" w:type="auto"/>
                  <w:tcBorders>
                    <w:top w:val="nil"/>
                    <w:left w:val="nil"/>
                    <w:bottom w:val="nil"/>
                    <w:right w:val="nil"/>
                  </w:tcBorders>
                  <w:tcMar>
                    <w:top w:w="15" w:type="dxa"/>
                    <w:left w:w="225" w:type="dxa"/>
                    <w:bottom w:w="15" w:type="dxa"/>
                    <w:right w:w="15" w:type="dxa"/>
                  </w:tcMar>
                  <w:vAlign w:val="center"/>
                  <w:hideMark/>
                </w:tcPr>
                <w:p w14:paraId="76141C8A" w14:textId="77777777" w:rsidR="00164BBD" w:rsidRPr="009B6CCF" w:rsidRDefault="00164BBD" w:rsidP="00164BBD">
                  <w:pPr>
                    <w:pStyle w:val="Codigo"/>
                    <w:keepNext/>
                    <w:rPr>
                      <w:b/>
                      <w:bCs/>
                    </w:rPr>
                  </w:pPr>
                  <w:r w:rsidRPr="009B6CCF">
                    <w:rPr>
                      <w:b/>
                      <w:bCs/>
                    </w:rPr>
                    <w:t>ID_FACE</w:t>
                  </w:r>
                </w:p>
              </w:tc>
              <w:tc>
                <w:tcPr>
                  <w:tcW w:w="0" w:type="auto"/>
                  <w:tcBorders>
                    <w:top w:val="nil"/>
                    <w:left w:val="nil"/>
                    <w:bottom w:val="nil"/>
                    <w:right w:val="nil"/>
                  </w:tcBorders>
                  <w:tcMar>
                    <w:top w:w="15" w:type="dxa"/>
                    <w:left w:w="225" w:type="dxa"/>
                    <w:bottom w:w="15" w:type="dxa"/>
                    <w:right w:w="15" w:type="dxa"/>
                  </w:tcMar>
                  <w:vAlign w:val="center"/>
                  <w:hideMark/>
                </w:tcPr>
                <w:p w14:paraId="7C97DD41" w14:textId="3D5B20C4" w:rsidR="00164BBD" w:rsidRPr="009B6CCF" w:rsidRDefault="00164BBD" w:rsidP="00164BBD">
                  <w:pPr>
                    <w:pStyle w:val="Codigo"/>
                    <w:keepNext/>
                    <w:rPr>
                      <w:b/>
                      <w:bCs/>
                    </w:rPr>
                  </w:pPr>
                  <w:r w:rsidRPr="009B6CCF">
                    <w:rPr>
                      <w:b/>
                      <w:bCs/>
                    </w:rPr>
                    <w:t>varchar(6</w:t>
                  </w:r>
                  <w:r w:rsidR="00031338" w:rsidRPr="009B6CCF">
                    <w:rPr>
                      <w:b/>
                      <w:bCs/>
                    </w:rPr>
                    <w:t>7</w:t>
                  </w:r>
                  <w:r w:rsidRPr="009B6CCF">
                    <w:rPr>
                      <w:b/>
                      <w:bCs/>
                    </w:rPr>
                    <w:t>)</w:t>
                  </w:r>
                </w:p>
              </w:tc>
            </w:tr>
            <w:tr w:rsidR="00164BBD" w:rsidRPr="009B6CCF" w14:paraId="6E460298" w14:textId="77777777">
              <w:tc>
                <w:tcPr>
                  <w:tcW w:w="0" w:type="auto"/>
                  <w:tcBorders>
                    <w:top w:val="nil"/>
                    <w:left w:val="nil"/>
                    <w:bottom w:val="nil"/>
                    <w:right w:val="nil"/>
                  </w:tcBorders>
                  <w:tcMar>
                    <w:top w:w="15" w:type="dxa"/>
                    <w:left w:w="225" w:type="dxa"/>
                    <w:bottom w:w="15" w:type="dxa"/>
                    <w:right w:w="15" w:type="dxa"/>
                  </w:tcMar>
                  <w:vAlign w:val="center"/>
                  <w:hideMark/>
                </w:tcPr>
                <w:p w14:paraId="262A59F4" w14:textId="77777777" w:rsidR="00164BBD" w:rsidRPr="009B6CCF" w:rsidRDefault="00164BBD" w:rsidP="00164BBD">
                  <w:pPr>
                    <w:pStyle w:val="Codigo"/>
                    <w:keepNext/>
                    <w:rPr>
                      <w:b/>
                      <w:bCs/>
                    </w:rPr>
                  </w:pPr>
                  <w:r w:rsidRPr="009B6CCF">
                    <w:rPr>
                      <w:b/>
                      <w:bCs/>
                    </w:rPr>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41C99AD7" w14:textId="77777777" w:rsidR="00164BBD" w:rsidRPr="009B6CCF" w:rsidRDefault="00164BBD" w:rsidP="00164BBD">
                  <w:pPr>
                    <w:pStyle w:val="Codigo"/>
                    <w:keepNext/>
                    <w:rPr>
                      <w:b/>
                      <w:bCs/>
                    </w:rPr>
                  </w:pPr>
                  <w:r w:rsidRPr="009B6CCF">
                    <w:rPr>
                      <w:b/>
                      <w:bCs/>
                    </w:rPr>
                    <w:t>varchar(7)</w:t>
                  </w:r>
                </w:p>
              </w:tc>
            </w:tr>
            <w:tr w:rsidR="00164BBD" w:rsidRPr="009B6CCF" w14:paraId="0DB8BBAE" w14:textId="77777777">
              <w:tc>
                <w:tcPr>
                  <w:tcW w:w="0" w:type="auto"/>
                  <w:tcBorders>
                    <w:top w:val="nil"/>
                    <w:left w:val="nil"/>
                    <w:bottom w:val="nil"/>
                    <w:right w:val="nil"/>
                  </w:tcBorders>
                  <w:tcMar>
                    <w:top w:w="15" w:type="dxa"/>
                    <w:left w:w="225" w:type="dxa"/>
                    <w:bottom w:w="15" w:type="dxa"/>
                    <w:right w:w="15" w:type="dxa"/>
                  </w:tcMar>
                  <w:vAlign w:val="center"/>
                  <w:hideMark/>
                </w:tcPr>
                <w:p w14:paraId="0EDE6EEB" w14:textId="77777777" w:rsidR="00164BBD" w:rsidRPr="009B6CCF" w:rsidRDefault="00164BBD" w:rsidP="00164BBD">
                  <w:pPr>
                    <w:pStyle w:val="Codigo"/>
                    <w:keepNext/>
                    <w:rPr>
                      <w:b/>
                      <w:bCs/>
                    </w:rPr>
                  </w:pPr>
                  <w:r w:rsidRPr="009B6CCF">
                    <w:rPr>
                      <w:b/>
                      <w:bCs/>
                    </w:rPr>
                    <w:t>ID_QUADRA</w:t>
                  </w:r>
                </w:p>
              </w:tc>
              <w:tc>
                <w:tcPr>
                  <w:tcW w:w="0" w:type="auto"/>
                  <w:tcBorders>
                    <w:top w:val="nil"/>
                    <w:left w:val="nil"/>
                    <w:bottom w:val="nil"/>
                    <w:right w:val="nil"/>
                  </w:tcBorders>
                  <w:tcMar>
                    <w:top w:w="15" w:type="dxa"/>
                    <w:left w:w="225" w:type="dxa"/>
                    <w:bottom w:w="15" w:type="dxa"/>
                    <w:right w:w="15" w:type="dxa"/>
                  </w:tcMar>
                  <w:vAlign w:val="center"/>
                  <w:hideMark/>
                </w:tcPr>
                <w:p w14:paraId="0651DDDB" w14:textId="77777777" w:rsidR="00164BBD" w:rsidRPr="009B6CCF" w:rsidRDefault="00164BBD" w:rsidP="00164BBD">
                  <w:pPr>
                    <w:pStyle w:val="Codigo"/>
                    <w:keepNext/>
                    <w:rPr>
                      <w:b/>
                      <w:bCs/>
                    </w:rPr>
                  </w:pPr>
                  <w:r w:rsidRPr="009B6CCF">
                    <w:rPr>
                      <w:b/>
                      <w:bCs/>
                    </w:rPr>
                    <w:t>varchar(50)</w:t>
                  </w:r>
                </w:p>
              </w:tc>
            </w:tr>
            <w:tr w:rsidR="00164BBD" w:rsidRPr="009B6CCF" w14:paraId="1122881B" w14:textId="77777777">
              <w:tc>
                <w:tcPr>
                  <w:tcW w:w="0" w:type="auto"/>
                  <w:tcBorders>
                    <w:top w:val="nil"/>
                    <w:left w:val="nil"/>
                    <w:bottom w:val="nil"/>
                    <w:right w:val="nil"/>
                  </w:tcBorders>
                  <w:tcMar>
                    <w:top w:w="15" w:type="dxa"/>
                    <w:left w:w="225" w:type="dxa"/>
                    <w:bottom w:w="15" w:type="dxa"/>
                    <w:right w:w="15" w:type="dxa"/>
                  </w:tcMar>
                  <w:vAlign w:val="center"/>
                  <w:hideMark/>
                </w:tcPr>
                <w:p w14:paraId="0304C0A1" w14:textId="77777777" w:rsidR="00164BBD" w:rsidRPr="009B6CCF" w:rsidRDefault="00164BBD" w:rsidP="00164BBD">
                  <w:pPr>
                    <w:pStyle w:val="Codigo"/>
                    <w:keepNext/>
                    <w:rPr>
                      <w:b/>
                      <w:bCs/>
                    </w:rPr>
                  </w:pPr>
                  <w:r w:rsidRPr="009B6CCF">
                    <w:rPr>
                      <w:b/>
                      <w:bCs/>
                    </w:rPr>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685E9FBA" w14:textId="77777777" w:rsidR="00164BBD" w:rsidRPr="009B6CCF" w:rsidRDefault="00164BBD" w:rsidP="00164BBD">
                  <w:pPr>
                    <w:pStyle w:val="Codigo"/>
                    <w:keepNext/>
                    <w:rPr>
                      <w:b/>
                      <w:bCs/>
                    </w:rPr>
                  </w:pPr>
                  <w:r w:rsidRPr="009B6CCF">
                    <w:rPr>
                      <w:b/>
                      <w:bCs/>
                    </w:rPr>
                    <w:t>varchar(8)</w:t>
                  </w:r>
                </w:p>
              </w:tc>
            </w:tr>
            <w:tr w:rsidR="00164BBD" w:rsidRPr="009B6CCF" w14:paraId="54888DB7" w14:textId="77777777">
              <w:tc>
                <w:tcPr>
                  <w:tcW w:w="0" w:type="auto"/>
                  <w:tcBorders>
                    <w:top w:val="nil"/>
                    <w:left w:val="nil"/>
                    <w:bottom w:val="nil"/>
                    <w:right w:val="nil"/>
                  </w:tcBorders>
                  <w:tcMar>
                    <w:top w:w="15" w:type="dxa"/>
                    <w:left w:w="225" w:type="dxa"/>
                    <w:bottom w:w="15" w:type="dxa"/>
                    <w:right w:w="15" w:type="dxa"/>
                  </w:tcMar>
                  <w:vAlign w:val="center"/>
                  <w:hideMark/>
                </w:tcPr>
                <w:p w14:paraId="74CC1CA4" w14:textId="77777777" w:rsidR="00164BBD" w:rsidRPr="009B6CCF" w:rsidRDefault="00164BBD" w:rsidP="00164BBD">
                  <w:pPr>
                    <w:pStyle w:val="Codigo"/>
                    <w:keepNext/>
                    <w:rPr>
                      <w:b/>
                      <w:bCs/>
                    </w:rPr>
                  </w:pPr>
                  <w:r w:rsidRPr="009B6CCF">
                    <w:rPr>
                      <w:b/>
                      <w:bCs/>
                    </w:rPr>
                    <w:t>QTD_LOTES</w:t>
                  </w:r>
                </w:p>
              </w:tc>
              <w:tc>
                <w:tcPr>
                  <w:tcW w:w="0" w:type="auto"/>
                  <w:tcBorders>
                    <w:top w:val="nil"/>
                    <w:left w:val="nil"/>
                    <w:bottom w:val="nil"/>
                    <w:right w:val="nil"/>
                  </w:tcBorders>
                  <w:tcMar>
                    <w:top w:w="15" w:type="dxa"/>
                    <w:left w:w="225" w:type="dxa"/>
                    <w:bottom w:w="15" w:type="dxa"/>
                    <w:right w:w="15" w:type="dxa"/>
                  </w:tcMar>
                  <w:vAlign w:val="center"/>
                  <w:hideMark/>
                </w:tcPr>
                <w:p w14:paraId="5573BF8E" w14:textId="77777777" w:rsidR="00164BBD" w:rsidRPr="009B6CCF" w:rsidRDefault="00164BBD" w:rsidP="00164BBD">
                  <w:pPr>
                    <w:pStyle w:val="Codigo"/>
                    <w:keepNext/>
                    <w:rPr>
                      <w:b/>
                      <w:bCs/>
                    </w:rPr>
                  </w:pPr>
                  <w:r w:rsidRPr="009B6CCF">
                    <w:rPr>
                      <w:b/>
                      <w:bCs/>
                    </w:rPr>
                    <w:t>int(11)</w:t>
                  </w:r>
                </w:p>
              </w:tc>
            </w:tr>
            <w:tr w:rsidR="00164BBD" w:rsidRPr="009B6CCF" w14:paraId="7F1AD2DE" w14:textId="77777777">
              <w:tc>
                <w:tcPr>
                  <w:tcW w:w="0" w:type="auto"/>
                  <w:tcBorders>
                    <w:top w:val="nil"/>
                    <w:left w:val="nil"/>
                    <w:bottom w:val="nil"/>
                    <w:right w:val="nil"/>
                  </w:tcBorders>
                  <w:tcMar>
                    <w:top w:w="15" w:type="dxa"/>
                    <w:left w:w="225" w:type="dxa"/>
                    <w:bottom w:w="15" w:type="dxa"/>
                    <w:right w:w="15" w:type="dxa"/>
                  </w:tcMar>
                  <w:vAlign w:val="center"/>
                  <w:hideMark/>
                </w:tcPr>
                <w:p w14:paraId="15B18B3C" w14:textId="77777777" w:rsidR="00164BBD" w:rsidRPr="009B6CCF" w:rsidRDefault="00164BBD" w:rsidP="00164BBD">
                  <w:pPr>
                    <w:pStyle w:val="Codigo"/>
                    <w:keepNext/>
                    <w:rPr>
                      <w:b/>
                      <w:bCs/>
                    </w:rPr>
                  </w:pPr>
                  <w:r w:rsidRPr="009B6CCF">
                    <w:rPr>
                      <w:b/>
                      <w:bCs/>
                    </w:rPr>
                    <w:t>DIM_FACE</w:t>
                  </w:r>
                </w:p>
              </w:tc>
              <w:tc>
                <w:tcPr>
                  <w:tcW w:w="0" w:type="auto"/>
                  <w:tcBorders>
                    <w:top w:val="nil"/>
                    <w:left w:val="nil"/>
                    <w:bottom w:val="nil"/>
                    <w:right w:val="nil"/>
                  </w:tcBorders>
                  <w:tcMar>
                    <w:top w:w="15" w:type="dxa"/>
                    <w:left w:w="225" w:type="dxa"/>
                    <w:bottom w:w="15" w:type="dxa"/>
                    <w:right w:w="15" w:type="dxa"/>
                  </w:tcMar>
                  <w:vAlign w:val="center"/>
                  <w:hideMark/>
                </w:tcPr>
                <w:p w14:paraId="573749E6" w14:textId="77777777" w:rsidR="00164BBD" w:rsidRPr="009B6CCF" w:rsidRDefault="00164BBD" w:rsidP="00164BBD">
                  <w:pPr>
                    <w:pStyle w:val="Codigo"/>
                    <w:keepNext/>
                    <w:rPr>
                      <w:b/>
                      <w:bCs/>
                    </w:rPr>
                  </w:pPr>
                  <w:r w:rsidRPr="009B6CCF">
                    <w:rPr>
                      <w:b/>
                      <w:bCs/>
                    </w:rPr>
                    <w:t>decimal(6,2)</w:t>
                  </w:r>
                </w:p>
              </w:tc>
            </w:tr>
          </w:tbl>
          <w:p w14:paraId="25A9EF30" w14:textId="43189871" w:rsidR="00DA73CE" w:rsidRPr="009B6CCF" w:rsidRDefault="00164BBD" w:rsidP="00926561">
            <w:pPr>
              <w:pStyle w:val="Codigo"/>
              <w:keepNext/>
            </w:pPr>
            <w:r w:rsidRPr="009B6CCF">
              <w:rPr>
                <w:b/>
                <w:bCs/>
              </w:rPr>
              <w:t xml:space="preserve"> </w:t>
            </w:r>
          </w:p>
        </w:tc>
      </w:tr>
    </w:tbl>
    <w:p w14:paraId="41A23555" w14:textId="77777777" w:rsidR="00DA73CE" w:rsidRPr="009B6CCF" w:rsidRDefault="00DA73CE" w:rsidP="00A6278E">
      <w:pPr>
        <w:pStyle w:val="Legenda"/>
      </w:pPr>
      <w:r w:rsidRPr="009B6CCF">
        <w:t>Elaboração: Os autores (2025)</w:t>
      </w:r>
    </w:p>
    <w:p w14:paraId="06E4C37E" w14:textId="77777777" w:rsidR="00DA73CE" w:rsidRPr="009B6CCF" w:rsidRDefault="00DA73CE" w:rsidP="00DA73CE"/>
    <w:p w14:paraId="4556196D" w14:textId="6753A24A" w:rsidR="0060767F" w:rsidRPr="009B6CCF" w:rsidRDefault="0060767F" w:rsidP="00DA73CE">
      <w:r w:rsidRPr="009B6CCF">
        <w:t xml:space="preserve">O povoamento da tabela CI_FACES é realizado por meio de uma consulta de inserção agregada, conforme detalhado no </w:t>
      </w:r>
      <w:r w:rsidRPr="009B6CCF">
        <w:fldChar w:fldCharType="begin"/>
      </w:r>
      <w:r w:rsidRPr="009B6CCF">
        <w:instrText xml:space="preserve"> REF _Ref220407178 \h </w:instrText>
      </w:r>
      <w:r w:rsidRPr="009B6CCF">
        <w:fldChar w:fldCharType="separate"/>
      </w:r>
      <w:r w:rsidR="003750EA" w:rsidRPr="009B6CCF">
        <w:t xml:space="preserve">Quadro </w:t>
      </w:r>
      <w:r w:rsidR="003750EA">
        <w:rPr>
          <w:noProof/>
        </w:rPr>
        <w:t>26</w:t>
      </w:r>
      <w:r w:rsidRPr="009B6CCF">
        <w:fldChar w:fldCharType="end"/>
      </w:r>
      <w:r w:rsidRPr="009B6CCF">
        <w:t>. O algoritmo realiza a junção entre a base de lotes e a de logradouros sob um critério de dupla validação (NOM_LOGRADOURO e COD_MUNICIPIO), assegurando a precisão do vínculo relacional. Através da função de agrupamento, o sistema consolida as dimensões individuais de testada</w:t>
      </w:r>
      <w:r w:rsidR="003144C5" w:rsidRPr="009B6CCF">
        <w:t>s</w:t>
      </w:r>
      <w:r w:rsidRPr="009B6CCF">
        <w:t xml:space="preserve"> (</w:t>
      </w:r>
      <w:r w:rsidR="00F767C7" w:rsidRPr="009B6CCF">
        <w:t>DIM_FACE</w:t>
      </w:r>
      <w:r w:rsidRPr="009B6CCF">
        <w:t xml:space="preserve">) e </w:t>
      </w:r>
      <w:r w:rsidR="003144C5" w:rsidRPr="009B6CCF">
        <w:t xml:space="preserve">a </w:t>
      </w:r>
      <w:r w:rsidRPr="009B6CCF">
        <w:t>quantidade de unidades</w:t>
      </w:r>
      <w:r w:rsidR="00F767C7" w:rsidRPr="009B6CCF">
        <w:t xml:space="preserve"> (QTD_LOTES)</w:t>
      </w:r>
      <w:r w:rsidRPr="009B6CCF">
        <w:t>, gerando simultaneamente um identificador único (ID_FACE) que servirá de base para as futuras consulta</w:t>
      </w:r>
      <w:r w:rsidR="003144C5" w:rsidRPr="009B6CCF">
        <w:t>s</w:t>
      </w:r>
      <w:r w:rsidRPr="009B6CCF">
        <w:t>.</w:t>
      </w:r>
    </w:p>
    <w:p w14:paraId="4E3F50E8" w14:textId="77777777" w:rsidR="0060767F" w:rsidRPr="009B6CCF" w:rsidRDefault="0060767F" w:rsidP="00DA73CE"/>
    <w:p w14:paraId="04B10629" w14:textId="6DC8CA1E" w:rsidR="00451B07" w:rsidRPr="009B6CCF" w:rsidRDefault="00451B07" w:rsidP="00A6278E">
      <w:pPr>
        <w:pStyle w:val="Legenda"/>
      </w:pPr>
      <w:bookmarkStart w:id="287" w:name="_Ref220407178"/>
      <w:r w:rsidRPr="009B6CCF">
        <w:t xml:space="preserve">Quadro </w:t>
      </w:r>
      <w:fldSimple w:instr=" SEQ Quadro \* ARABIC ">
        <w:r w:rsidR="003750EA">
          <w:rPr>
            <w:noProof/>
          </w:rPr>
          <w:t>26</w:t>
        </w:r>
      </w:fldSimple>
      <w:bookmarkEnd w:id="287"/>
      <w:r w:rsidRPr="009B6CCF">
        <w:t xml:space="preserve"> </w:t>
      </w:r>
      <w:r w:rsidR="00A906FA" w:rsidRPr="009B6CCF">
        <w:t>–</w:t>
      </w:r>
      <w:r w:rsidRPr="009B6CCF">
        <w:t xml:space="preserve"> Povoamento a partir de CI_LOTES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451B07" w:rsidRPr="009B6CCF" w14:paraId="6C2E6D63" w14:textId="77777777" w:rsidTr="00926561">
        <w:trPr>
          <w:jc w:val="center"/>
        </w:trPr>
        <w:tc>
          <w:tcPr>
            <w:tcW w:w="9061" w:type="dxa"/>
          </w:tcPr>
          <w:p w14:paraId="16460F84" w14:textId="77777777" w:rsidR="00451B07" w:rsidRPr="009B6CCF" w:rsidRDefault="00451B07" w:rsidP="001430F7">
            <w:pPr>
              <w:pStyle w:val="Codigo"/>
            </w:pPr>
            <w:r w:rsidRPr="009B6CCF">
              <w:t>-- Atualizando as faces em CI_FACE</w:t>
            </w:r>
          </w:p>
          <w:p w14:paraId="18CDEC69" w14:textId="77777777" w:rsidR="00451B07" w:rsidRPr="00BC73BE" w:rsidRDefault="00451B07" w:rsidP="001430F7">
            <w:pPr>
              <w:pStyle w:val="Codigo"/>
              <w:rPr>
                <w:lang w:val="en-US"/>
              </w:rPr>
            </w:pPr>
            <w:r w:rsidRPr="00BC73BE">
              <w:rPr>
                <w:lang w:val="en-US"/>
              </w:rPr>
              <w:t>INSERT INTO CI_FACES (</w:t>
            </w:r>
          </w:p>
          <w:p w14:paraId="2EF32720" w14:textId="77777777" w:rsidR="00451B07" w:rsidRPr="00BC73BE" w:rsidRDefault="00451B07" w:rsidP="001430F7">
            <w:pPr>
              <w:pStyle w:val="Codigo"/>
              <w:rPr>
                <w:lang w:val="en-US"/>
              </w:rPr>
            </w:pPr>
            <w:r w:rsidRPr="00BC73BE">
              <w:rPr>
                <w:lang w:val="en-US"/>
              </w:rPr>
              <w:t xml:space="preserve">    ID_FACE, </w:t>
            </w:r>
          </w:p>
          <w:p w14:paraId="4130CC32" w14:textId="77777777" w:rsidR="00451B07" w:rsidRPr="009B6CCF" w:rsidRDefault="00451B07" w:rsidP="001430F7">
            <w:pPr>
              <w:pStyle w:val="Codigo"/>
            </w:pPr>
            <w:r w:rsidRPr="00BC73BE">
              <w:rPr>
                <w:lang w:val="en-US"/>
              </w:rPr>
              <w:t xml:space="preserve">    </w:t>
            </w:r>
            <w:r w:rsidRPr="009B6CCF">
              <w:t xml:space="preserve">COD_MUNICIPIO, </w:t>
            </w:r>
          </w:p>
          <w:p w14:paraId="08165E47" w14:textId="77777777" w:rsidR="00451B07" w:rsidRPr="009B6CCF" w:rsidRDefault="00451B07" w:rsidP="001430F7">
            <w:pPr>
              <w:pStyle w:val="Codigo"/>
            </w:pPr>
            <w:r w:rsidRPr="009B6CCF">
              <w:t xml:space="preserve">    ID_QUADRA, </w:t>
            </w:r>
          </w:p>
          <w:p w14:paraId="5D2B818A" w14:textId="77777777" w:rsidR="00451B07" w:rsidRPr="009B6CCF" w:rsidRDefault="00451B07" w:rsidP="001430F7">
            <w:pPr>
              <w:pStyle w:val="Codigo"/>
            </w:pPr>
            <w:r w:rsidRPr="009B6CCF">
              <w:t xml:space="preserve">    SC_ID_LOGRADOURO, </w:t>
            </w:r>
          </w:p>
          <w:p w14:paraId="69156A5D" w14:textId="77777777" w:rsidR="00451B07" w:rsidRPr="009B6CCF" w:rsidRDefault="00451B07" w:rsidP="001430F7">
            <w:pPr>
              <w:pStyle w:val="Codigo"/>
            </w:pPr>
            <w:r w:rsidRPr="009B6CCF">
              <w:t xml:space="preserve">    QTD_LOTES, </w:t>
            </w:r>
          </w:p>
          <w:p w14:paraId="759E6CD1" w14:textId="77777777" w:rsidR="00451B07" w:rsidRPr="009B6CCF" w:rsidRDefault="00451B07" w:rsidP="001430F7">
            <w:pPr>
              <w:pStyle w:val="Codigo"/>
            </w:pPr>
            <w:r w:rsidRPr="009B6CCF">
              <w:t xml:space="preserve">    DIM_FACE</w:t>
            </w:r>
          </w:p>
          <w:p w14:paraId="59C17181" w14:textId="77777777" w:rsidR="00451B07" w:rsidRPr="009B6CCF" w:rsidRDefault="00451B07" w:rsidP="001430F7">
            <w:pPr>
              <w:pStyle w:val="Codigo"/>
            </w:pPr>
            <w:r w:rsidRPr="009B6CCF">
              <w:t>)</w:t>
            </w:r>
          </w:p>
          <w:p w14:paraId="6D2C4B23" w14:textId="77777777" w:rsidR="00451B07" w:rsidRPr="009B6CCF" w:rsidRDefault="00451B07" w:rsidP="001430F7">
            <w:pPr>
              <w:pStyle w:val="Codigo"/>
            </w:pPr>
            <w:r w:rsidRPr="009B6CCF">
              <w:t xml:space="preserve">SELECT </w:t>
            </w:r>
          </w:p>
          <w:p w14:paraId="7EE33668" w14:textId="77777777" w:rsidR="007F4EC9" w:rsidRPr="009B6CCF" w:rsidRDefault="00451B07" w:rsidP="001430F7">
            <w:pPr>
              <w:pStyle w:val="Codigo"/>
            </w:pPr>
            <w:r w:rsidRPr="009B6CCF">
              <w:t xml:space="preserve">    CONCAT(</w:t>
            </w:r>
          </w:p>
          <w:p w14:paraId="6F21CC0A" w14:textId="77777777" w:rsidR="009F5329" w:rsidRPr="009B6CCF" w:rsidRDefault="007F4EC9" w:rsidP="001430F7">
            <w:pPr>
              <w:pStyle w:val="Codigo"/>
            </w:pPr>
            <w:r w:rsidRPr="009B6CCF">
              <w:t xml:space="preserve">      </w:t>
            </w:r>
            <w:r w:rsidR="00451B07" w:rsidRPr="009B6CCF">
              <w:t>LT.COD_MUNICIPIO,</w:t>
            </w:r>
            <w:r w:rsidR="00031338" w:rsidRPr="009B6CCF">
              <w:t xml:space="preserve"> “;”,</w:t>
            </w:r>
            <w:r w:rsidR="00451B07" w:rsidRPr="009B6CCF">
              <w:t xml:space="preserve"> LT.NUM_QUADRA, </w:t>
            </w:r>
            <w:r w:rsidRPr="009B6CCF">
              <w:t xml:space="preserve">“;”, </w:t>
            </w:r>
            <w:r w:rsidR="00451B07" w:rsidRPr="009B6CCF">
              <w:t>LG.SC_ID_LOGRADOURO</w:t>
            </w:r>
          </w:p>
          <w:p w14:paraId="574B5F6C" w14:textId="2FB789EF" w:rsidR="00451B07" w:rsidRPr="009B6CCF" w:rsidRDefault="009F5329" w:rsidP="009F5329">
            <w:pPr>
              <w:pStyle w:val="Codigo"/>
            </w:pPr>
            <w:r w:rsidRPr="009B6CCF">
              <w:t xml:space="preserve">    </w:t>
            </w:r>
            <w:r w:rsidR="00451B07" w:rsidRPr="009B6CCF">
              <w:t>)</w:t>
            </w:r>
            <w:r w:rsidRPr="009B6CCF">
              <w:t xml:space="preserve"> </w:t>
            </w:r>
            <w:r w:rsidR="00451B07" w:rsidRPr="009B6CCF">
              <w:t>AS ID_FACE,</w:t>
            </w:r>
          </w:p>
          <w:p w14:paraId="019886AF" w14:textId="77777777" w:rsidR="00451B07" w:rsidRPr="009B6CCF" w:rsidRDefault="00451B07" w:rsidP="001430F7">
            <w:pPr>
              <w:pStyle w:val="Codigo"/>
            </w:pPr>
            <w:r w:rsidRPr="009B6CCF">
              <w:t xml:space="preserve">    LT.COD_MUNICIPIO, </w:t>
            </w:r>
          </w:p>
          <w:p w14:paraId="53738FE3" w14:textId="77777777" w:rsidR="00451B07" w:rsidRPr="009B6CCF" w:rsidRDefault="00451B07" w:rsidP="001430F7">
            <w:pPr>
              <w:pStyle w:val="Codigo"/>
            </w:pPr>
            <w:r w:rsidRPr="009B6CCF">
              <w:t xml:space="preserve">    LT.NUM_QUADRA AS ID_QUADRA, </w:t>
            </w:r>
          </w:p>
          <w:p w14:paraId="1363C6AB" w14:textId="77777777" w:rsidR="00451B07" w:rsidRPr="009B6CCF" w:rsidRDefault="00451B07" w:rsidP="001430F7">
            <w:pPr>
              <w:pStyle w:val="Codigo"/>
            </w:pPr>
            <w:r w:rsidRPr="009B6CCF">
              <w:t xml:space="preserve">    LG.SC_ID_LOGRADOURO,</w:t>
            </w:r>
          </w:p>
          <w:p w14:paraId="75C94CD5" w14:textId="790DB771" w:rsidR="00451B07" w:rsidRPr="009B6CCF" w:rsidRDefault="00451B07" w:rsidP="001430F7">
            <w:pPr>
              <w:pStyle w:val="Codigo"/>
            </w:pPr>
            <w:r w:rsidRPr="009B6CCF">
              <w:t xml:space="preserve">    COUNT(*) AS QTD_LOTES,           -- Conta lotes existem </w:t>
            </w:r>
            <w:r w:rsidR="008F0DE4" w:rsidRPr="009B6CCF">
              <w:t>da</w:t>
            </w:r>
            <w:r w:rsidRPr="009B6CCF">
              <w:t xml:space="preserve"> face</w:t>
            </w:r>
          </w:p>
          <w:p w14:paraId="469588DB" w14:textId="77777777" w:rsidR="00451B07" w:rsidRPr="009B6CCF" w:rsidRDefault="00451B07" w:rsidP="001430F7">
            <w:pPr>
              <w:pStyle w:val="Codigo"/>
            </w:pPr>
            <w:r w:rsidRPr="009B6CCF">
              <w:t xml:space="preserve">    SUM(LT.DIM_TESTADA) AS DIM_FACE  -- Soma a testada total da face</w:t>
            </w:r>
          </w:p>
          <w:p w14:paraId="71B00E99" w14:textId="77777777" w:rsidR="00451B07" w:rsidRPr="00BC73BE" w:rsidRDefault="00451B07" w:rsidP="001430F7">
            <w:pPr>
              <w:pStyle w:val="Codigo"/>
              <w:rPr>
                <w:lang w:val="en-US"/>
              </w:rPr>
            </w:pPr>
            <w:r w:rsidRPr="00BC73BE">
              <w:rPr>
                <w:lang w:val="en-US"/>
              </w:rPr>
              <w:t>FROM CI_LOTES LT</w:t>
            </w:r>
          </w:p>
          <w:p w14:paraId="0A2D0A02" w14:textId="77777777" w:rsidR="00451B07" w:rsidRPr="00BC73BE" w:rsidRDefault="00451B07" w:rsidP="001430F7">
            <w:pPr>
              <w:pStyle w:val="Codigo"/>
              <w:rPr>
                <w:lang w:val="en-US"/>
              </w:rPr>
            </w:pPr>
            <w:r w:rsidRPr="00BC73BE">
              <w:rPr>
                <w:lang w:val="en-US"/>
              </w:rPr>
              <w:t xml:space="preserve">JOIN CI_LOGRADOUROS LG </w:t>
            </w:r>
          </w:p>
          <w:p w14:paraId="7CE59D1B" w14:textId="77777777" w:rsidR="00451B07" w:rsidRPr="00BC73BE" w:rsidRDefault="00451B07" w:rsidP="001430F7">
            <w:pPr>
              <w:pStyle w:val="Codigo"/>
              <w:rPr>
                <w:lang w:val="en-US"/>
              </w:rPr>
            </w:pPr>
            <w:r w:rsidRPr="00BC73BE">
              <w:rPr>
                <w:lang w:val="en-US"/>
              </w:rPr>
              <w:t xml:space="preserve">    ON </w:t>
            </w:r>
          </w:p>
          <w:p w14:paraId="0FC8FF5C" w14:textId="77777777" w:rsidR="00451B07" w:rsidRPr="009B6CCF" w:rsidRDefault="00451B07" w:rsidP="001430F7">
            <w:pPr>
              <w:pStyle w:val="Codigo"/>
            </w:pPr>
            <w:r w:rsidRPr="00BC73BE">
              <w:rPr>
                <w:lang w:val="en-US"/>
              </w:rPr>
              <w:tab/>
            </w:r>
            <w:r w:rsidRPr="00BC73BE">
              <w:rPr>
                <w:lang w:val="en-US"/>
              </w:rPr>
              <w:tab/>
            </w:r>
            <w:r w:rsidRPr="009B6CCF">
              <w:t>(LT.NOM_LOGRADOURO = LG.CI_NOM_LOGRADOURO)</w:t>
            </w:r>
          </w:p>
          <w:p w14:paraId="2CF92B4A" w14:textId="77777777" w:rsidR="00451B07" w:rsidRPr="00BC73BE" w:rsidRDefault="00451B07" w:rsidP="001430F7">
            <w:pPr>
              <w:pStyle w:val="Codigo"/>
              <w:rPr>
                <w:lang w:val="es-ES"/>
              </w:rPr>
            </w:pPr>
            <w:r w:rsidRPr="009B6CCF">
              <w:t xml:space="preserve">    </w:t>
            </w:r>
            <w:r w:rsidRPr="00BC73BE">
              <w:rPr>
                <w:lang w:val="es-ES"/>
              </w:rPr>
              <w:t>AND</w:t>
            </w:r>
          </w:p>
          <w:p w14:paraId="6DFE7891" w14:textId="77777777" w:rsidR="00451B07" w:rsidRPr="00BC73BE" w:rsidRDefault="00451B07" w:rsidP="001430F7">
            <w:pPr>
              <w:pStyle w:val="Codigo"/>
              <w:rPr>
                <w:lang w:val="es-ES"/>
              </w:rPr>
            </w:pPr>
            <w:r w:rsidRPr="00BC73BE">
              <w:rPr>
                <w:lang w:val="es-ES"/>
              </w:rPr>
              <w:tab/>
            </w:r>
            <w:r w:rsidRPr="00BC73BE">
              <w:rPr>
                <w:lang w:val="es-ES"/>
              </w:rPr>
              <w:tab/>
              <w:t>(LT.COD_MUNICIPIO = LG.COD_MUNICIPIO)</w:t>
            </w:r>
          </w:p>
          <w:p w14:paraId="566445D7" w14:textId="77777777" w:rsidR="00451B07" w:rsidRPr="00BC73BE" w:rsidRDefault="00451B07" w:rsidP="001430F7">
            <w:pPr>
              <w:pStyle w:val="Codigo"/>
              <w:rPr>
                <w:lang w:val="en-US"/>
              </w:rPr>
            </w:pPr>
            <w:r w:rsidRPr="00BC73BE">
              <w:rPr>
                <w:lang w:val="en-US"/>
              </w:rPr>
              <w:t xml:space="preserve">GROUP BY </w:t>
            </w:r>
          </w:p>
          <w:p w14:paraId="5FD829FC" w14:textId="77777777" w:rsidR="00451B07" w:rsidRPr="00BC73BE" w:rsidRDefault="00451B07" w:rsidP="001430F7">
            <w:pPr>
              <w:pStyle w:val="Codigo"/>
              <w:rPr>
                <w:lang w:val="en-US"/>
              </w:rPr>
            </w:pPr>
            <w:r w:rsidRPr="00BC73BE">
              <w:rPr>
                <w:lang w:val="en-US"/>
              </w:rPr>
              <w:t xml:space="preserve">    LT.COD_MUNICIPIO, </w:t>
            </w:r>
          </w:p>
          <w:p w14:paraId="02CFA36F" w14:textId="77777777" w:rsidR="00451B07" w:rsidRPr="009B6CCF" w:rsidRDefault="00451B07" w:rsidP="001430F7">
            <w:pPr>
              <w:pStyle w:val="Codigo"/>
            </w:pPr>
            <w:r w:rsidRPr="00BC73BE">
              <w:rPr>
                <w:lang w:val="en-US"/>
              </w:rPr>
              <w:t xml:space="preserve">    </w:t>
            </w:r>
            <w:r w:rsidRPr="009B6CCF">
              <w:t xml:space="preserve">LT.NUM_QUADRA, </w:t>
            </w:r>
          </w:p>
          <w:p w14:paraId="72BD889A" w14:textId="77777777" w:rsidR="00451B07" w:rsidRPr="009B6CCF" w:rsidRDefault="00451B07" w:rsidP="001430F7">
            <w:pPr>
              <w:pStyle w:val="Codigo"/>
            </w:pPr>
            <w:r w:rsidRPr="009B6CCF">
              <w:t xml:space="preserve">    LG.SC_ID_LOGRADOURO;</w:t>
            </w:r>
          </w:p>
        </w:tc>
      </w:tr>
    </w:tbl>
    <w:p w14:paraId="4C276008" w14:textId="77777777" w:rsidR="00451B07" w:rsidRPr="009B6CCF" w:rsidRDefault="00451B07" w:rsidP="00A6278E">
      <w:pPr>
        <w:pStyle w:val="Legenda"/>
      </w:pPr>
      <w:r w:rsidRPr="009B6CCF">
        <w:t>Elaboração: Os autores (2026)</w:t>
      </w:r>
    </w:p>
    <w:p w14:paraId="4569BE29" w14:textId="77777777" w:rsidR="00451B07" w:rsidRPr="009B6CCF" w:rsidRDefault="00451B07" w:rsidP="00DA73CE"/>
    <w:p w14:paraId="0C0ABBBD" w14:textId="55F4640E" w:rsidR="00993D88" w:rsidRPr="009B6CCF" w:rsidRDefault="0032714A" w:rsidP="00DA73CE">
      <w:r w:rsidRPr="009B6CCF">
        <w:t xml:space="preserve">A </w:t>
      </w:r>
      <w:r w:rsidR="005C6271" w:rsidRPr="009B6CCF">
        <w:t>estrutura</w:t>
      </w:r>
      <w:r w:rsidRPr="009B6CCF">
        <w:t xml:space="preserve"> criada </w:t>
      </w:r>
      <w:r w:rsidR="009C0E1B" w:rsidRPr="009B6CCF">
        <w:t xml:space="preserve">requer </w:t>
      </w:r>
      <w:r w:rsidRPr="009B6CCF">
        <w:t xml:space="preserve">um ajuste nas dimensões porque a consulta original não contempla as dimensões </w:t>
      </w:r>
      <w:r w:rsidR="00102760" w:rsidRPr="009B6CCF">
        <w:t>dos lotes de esquina que devem ter o valor de DIM_PROFUNDIDADE somado à face de que fazem parte.</w:t>
      </w:r>
      <w:r w:rsidR="007559DA" w:rsidRPr="009B6CCF">
        <w:t xml:space="preserve"> </w:t>
      </w:r>
      <w:r w:rsidR="0051007D" w:rsidRPr="009B6CCF">
        <w:t xml:space="preserve">Para operacionalizar este ajuste, implementou-se a tabela CI_ADJACENTES com o propósito de realizar o agrupamento e a persistência temporária desses dados. </w:t>
      </w:r>
      <w:r w:rsidR="009121A9" w:rsidRPr="009B6CCF">
        <w:t xml:space="preserve">Embora tal estrutura pudesse ser substituída por uma </w:t>
      </w:r>
      <w:r w:rsidR="009121A9" w:rsidRPr="009B6CCF">
        <w:rPr>
          <w:i/>
          <w:iCs/>
        </w:rPr>
        <w:t>subquery</w:t>
      </w:r>
      <w:r w:rsidR="009121A9" w:rsidRPr="009B6CCF">
        <w:t xml:space="preserve"> de atualização direta, sua existência justifica-se pelas premissas do sistema </w:t>
      </w:r>
      <w:r w:rsidR="009121A9" w:rsidRPr="009B6CCF">
        <w:rPr>
          <w:i/>
          <w:iCs/>
        </w:rPr>
        <w:t>SuperCIATA</w:t>
      </w:r>
      <w:r w:rsidR="009121A9" w:rsidRPr="009B6CCF">
        <w:t xml:space="preserve">: a tabela não apenas facilita a depuração do banco de dados, mas provê um </w:t>
      </w:r>
      <w:r w:rsidR="009121A9" w:rsidRPr="009B6CCF">
        <w:rPr>
          <w:i/>
          <w:iCs/>
        </w:rPr>
        <w:t>log</w:t>
      </w:r>
      <w:r w:rsidR="009121A9" w:rsidRPr="009B6CCF">
        <w:t xml:space="preserve"> de processamento indispensável para a identificação e correção de inconsistências no cadastro original.</w:t>
      </w:r>
      <w:r w:rsidR="00EB41FF" w:rsidRPr="009B6CCF">
        <w:t xml:space="preserve"> </w:t>
      </w:r>
      <w:r w:rsidR="00A94B8A" w:rsidRPr="009B6CCF">
        <w:t>Dessa forma, optou-se por um modelo que privilegia a rastreabilidade dos dados em detrimento da economia estrita de armazenamento, permitindo que o administrador do sistema audite o cálculo de adjacência.</w:t>
      </w:r>
      <w:r w:rsidR="00FE70C0" w:rsidRPr="009B6CCF">
        <w:t xml:space="preserve"> A lista de atributos é mostrada no </w:t>
      </w:r>
      <w:r w:rsidR="002A4BC7" w:rsidRPr="009B6CCF">
        <w:fldChar w:fldCharType="begin"/>
      </w:r>
      <w:r w:rsidR="002A4BC7" w:rsidRPr="009B6CCF">
        <w:instrText xml:space="preserve"> REF _Ref220912381 \h </w:instrText>
      </w:r>
      <w:r w:rsidR="002A4BC7" w:rsidRPr="009B6CCF">
        <w:fldChar w:fldCharType="separate"/>
      </w:r>
      <w:r w:rsidR="003750EA" w:rsidRPr="009B6CCF">
        <w:t xml:space="preserve">Quadro </w:t>
      </w:r>
      <w:r w:rsidR="003750EA">
        <w:rPr>
          <w:noProof/>
        </w:rPr>
        <w:t>27</w:t>
      </w:r>
      <w:r w:rsidR="002A4BC7" w:rsidRPr="009B6CCF">
        <w:fldChar w:fldCharType="end"/>
      </w:r>
      <w:r w:rsidR="00D407E1" w:rsidRPr="009B6CCF">
        <w:t>.</w:t>
      </w:r>
    </w:p>
    <w:p w14:paraId="22CB32BA" w14:textId="77777777" w:rsidR="00BE22DB" w:rsidRPr="009B6CCF" w:rsidRDefault="00BE22DB" w:rsidP="00DA73CE"/>
    <w:p w14:paraId="2E3BBB49" w14:textId="2121B685" w:rsidR="00BE22DB" w:rsidRPr="009B6CCF" w:rsidRDefault="00BE22DB" w:rsidP="00A6278E">
      <w:pPr>
        <w:pStyle w:val="Legenda"/>
      </w:pPr>
      <w:bookmarkStart w:id="288" w:name="_Ref220912381"/>
      <w:r w:rsidRPr="009B6CCF">
        <w:lastRenderedPageBreak/>
        <w:t xml:space="preserve">Quadro </w:t>
      </w:r>
      <w:fldSimple w:instr=" SEQ Quadro \* ARABIC ">
        <w:r w:rsidR="003750EA">
          <w:rPr>
            <w:noProof/>
          </w:rPr>
          <w:t>27</w:t>
        </w:r>
      </w:fldSimple>
      <w:bookmarkEnd w:id="288"/>
      <w:r w:rsidRPr="009B6CCF">
        <w:t xml:space="preserve"> </w:t>
      </w:r>
      <w:r w:rsidR="00A906FA" w:rsidRPr="009B6CCF">
        <w:t>–</w:t>
      </w:r>
      <w:r w:rsidRPr="009B6CCF">
        <w:t xml:space="preserve"> Lista de atributos da tabela </w:t>
      </w:r>
      <w:r w:rsidR="00895507" w:rsidRPr="009B6CCF">
        <w:t>CI_ADJACENTES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BE22DB" w:rsidRPr="009B6CCF" w14:paraId="50E7DE55" w14:textId="77777777" w:rsidTr="00926561">
        <w:trPr>
          <w:jc w:val="center"/>
        </w:trPr>
        <w:tc>
          <w:tcPr>
            <w:tcW w:w="9061" w:type="dxa"/>
          </w:tcPr>
          <w:p w14:paraId="0116285D" w14:textId="77777777" w:rsidR="00916CE7" w:rsidRPr="009B6CCF" w:rsidRDefault="00916CE7" w:rsidP="00916CE7">
            <w:pPr>
              <w:pStyle w:val="Codigo"/>
              <w:keepNext/>
              <w:rPr>
                <w:b/>
                <w:bCs/>
              </w:rPr>
            </w:pPr>
            <w:r w:rsidRPr="009B6CCF">
              <w:rPr>
                <w:b/>
                <w:bCs/>
              </w:rPr>
              <w:t>Table:CI_ADJACENTES</w:t>
            </w:r>
            <w:r w:rsidRPr="009B6CCF">
              <w:rPr>
                <w:b/>
                <w:bCs/>
              </w:rPr>
              <w:br/>
            </w:r>
            <w:r w:rsidRPr="009B6CCF">
              <w:rPr>
                <w:b/>
                <w:bCs/>
              </w:rPr>
              <w:br/>
              <w:t>Columns:</w:t>
            </w:r>
          </w:p>
          <w:tbl>
            <w:tblPr>
              <w:tblW w:w="0" w:type="auto"/>
              <w:tblCellMar>
                <w:top w:w="15" w:type="dxa"/>
                <w:left w:w="15" w:type="dxa"/>
                <w:bottom w:w="15" w:type="dxa"/>
                <w:right w:w="15" w:type="dxa"/>
              </w:tblCellMar>
              <w:tblLook w:val="04A0" w:firstRow="1" w:lastRow="0" w:firstColumn="1" w:lastColumn="0" w:noHBand="0" w:noVBand="1"/>
            </w:tblPr>
            <w:tblGrid>
              <w:gridCol w:w="2608"/>
              <w:gridCol w:w="2128"/>
            </w:tblGrid>
            <w:tr w:rsidR="00916CE7" w:rsidRPr="009B6CCF" w14:paraId="4A422C23" w14:textId="77777777">
              <w:tc>
                <w:tcPr>
                  <w:tcW w:w="0" w:type="auto"/>
                  <w:tcBorders>
                    <w:top w:val="nil"/>
                    <w:left w:val="nil"/>
                    <w:bottom w:val="nil"/>
                    <w:right w:val="nil"/>
                  </w:tcBorders>
                  <w:tcMar>
                    <w:top w:w="15" w:type="dxa"/>
                    <w:left w:w="225" w:type="dxa"/>
                    <w:bottom w:w="15" w:type="dxa"/>
                    <w:right w:w="15" w:type="dxa"/>
                  </w:tcMar>
                  <w:vAlign w:val="center"/>
                  <w:hideMark/>
                </w:tcPr>
                <w:p w14:paraId="4A173826" w14:textId="77777777" w:rsidR="00916CE7" w:rsidRPr="009B6CCF" w:rsidRDefault="00916CE7" w:rsidP="00916CE7">
                  <w:pPr>
                    <w:pStyle w:val="Codigo"/>
                    <w:keepNext/>
                    <w:rPr>
                      <w:b/>
                      <w:bCs/>
                    </w:rPr>
                  </w:pPr>
                  <w:r w:rsidRPr="009B6CCF">
                    <w:rPr>
                      <w:b/>
                      <w:bCs/>
                    </w:rPr>
                    <w:t>ID_FACE</w:t>
                  </w:r>
                </w:p>
              </w:tc>
              <w:tc>
                <w:tcPr>
                  <w:tcW w:w="0" w:type="auto"/>
                  <w:tcBorders>
                    <w:top w:val="nil"/>
                    <w:left w:val="nil"/>
                    <w:bottom w:val="nil"/>
                    <w:right w:val="nil"/>
                  </w:tcBorders>
                  <w:tcMar>
                    <w:top w:w="15" w:type="dxa"/>
                    <w:left w:w="225" w:type="dxa"/>
                    <w:bottom w:w="15" w:type="dxa"/>
                    <w:right w:w="15" w:type="dxa"/>
                  </w:tcMar>
                  <w:vAlign w:val="center"/>
                  <w:hideMark/>
                </w:tcPr>
                <w:p w14:paraId="77D1E4C4" w14:textId="586E8BC3" w:rsidR="00916CE7" w:rsidRPr="009B6CCF" w:rsidRDefault="00916CE7" w:rsidP="00916CE7">
                  <w:pPr>
                    <w:pStyle w:val="Codigo"/>
                    <w:keepNext/>
                    <w:rPr>
                      <w:b/>
                      <w:bCs/>
                    </w:rPr>
                  </w:pPr>
                  <w:r w:rsidRPr="009B6CCF">
                    <w:rPr>
                      <w:b/>
                      <w:bCs/>
                    </w:rPr>
                    <w:t>varchar(6</w:t>
                  </w:r>
                  <w:r w:rsidR="00B77CA4" w:rsidRPr="009B6CCF">
                    <w:rPr>
                      <w:b/>
                      <w:bCs/>
                    </w:rPr>
                    <w:t>7</w:t>
                  </w:r>
                  <w:r w:rsidRPr="009B6CCF">
                    <w:rPr>
                      <w:b/>
                      <w:bCs/>
                    </w:rPr>
                    <w:t>)</w:t>
                  </w:r>
                </w:p>
              </w:tc>
            </w:tr>
            <w:tr w:rsidR="00916CE7" w:rsidRPr="009B6CCF" w14:paraId="5CFBECBE" w14:textId="77777777">
              <w:tc>
                <w:tcPr>
                  <w:tcW w:w="0" w:type="auto"/>
                  <w:tcBorders>
                    <w:top w:val="nil"/>
                    <w:left w:val="nil"/>
                    <w:bottom w:val="nil"/>
                    <w:right w:val="nil"/>
                  </w:tcBorders>
                  <w:tcMar>
                    <w:top w:w="15" w:type="dxa"/>
                    <w:left w:w="225" w:type="dxa"/>
                    <w:bottom w:w="15" w:type="dxa"/>
                    <w:right w:w="15" w:type="dxa"/>
                  </w:tcMar>
                  <w:vAlign w:val="center"/>
                  <w:hideMark/>
                </w:tcPr>
                <w:p w14:paraId="67A41B25" w14:textId="77777777" w:rsidR="00916CE7" w:rsidRPr="009B6CCF" w:rsidRDefault="00916CE7" w:rsidP="00916CE7">
                  <w:pPr>
                    <w:pStyle w:val="Codigo"/>
                    <w:keepNext/>
                    <w:rPr>
                      <w:b/>
                      <w:bCs/>
                    </w:rPr>
                  </w:pPr>
                  <w:r w:rsidRPr="009B6CCF">
                    <w:rPr>
                      <w:b/>
                      <w:bCs/>
                    </w:rPr>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1DB251E1" w14:textId="77777777" w:rsidR="00916CE7" w:rsidRPr="009B6CCF" w:rsidRDefault="00916CE7" w:rsidP="00916CE7">
                  <w:pPr>
                    <w:pStyle w:val="Codigo"/>
                    <w:keepNext/>
                    <w:rPr>
                      <w:b/>
                      <w:bCs/>
                    </w:rPr>
                  </w:pPr>
                  <w:r w:rsidRPr="009B6CCF">
                    <w:rPr>
                      <w:b/>
                      <w:bCs/>
                    </w:rPr>
                    <w:t>varchar(7)</w:t>
                  </w:r>
                </w:p>
              </w:tc>
            </w:tr>
            <w:tr w:rsidR="00916CE7" w:rsidRPr="009B6CCF" w14:paraId="3906443C" w14:textId="77777777">
              <w:tc>
                <w:tcPr>
                  <w:tcW w:w="0" w:type="auto"/>
                  <w:tcBorders>
                    <w:top w:val="nil"/>
                    <w:left w:val="nil"/>
                    <w:bottom w:val="nil"/>
                    <w:right w:val="nil"/>
                  </w:tcBorders>
                  <w:tcMar>
                    <w:top w:w="15" w:type="dxa"/>
                    <w:left w:w="225" w:type="dxa"/>
                    <w:bottom w:w="15" w:type="dxa"/>
                    <w:right w:w="15" w:type="dxa"/>
                  </w:tcMar>
                  <w:vAlign w:val="center"/>
                  <w:hideMark/>
                </w:tcPr>
                <w:p w14:paraId="47B62438" w14:textId="77777777" w:rsidR="00916CE7" w:rsidRPr="009B6CCF" w:rsidRDefault="00916CE7" w:rsidP="00916CE7">
                  <w:pPr>
                    <w:pStyle w:val="Codigo"/>
                    <w:keepNext/>
                    <w:rPr>
                      <w:b/>
                      <w:bCs/>
                    </w:rPr>
                  </w:pPr>
                  <w:r w:rsidRPr="009B6CCF">
                    <w:rPr>
                      <w:b/>
                      <w:bCs/>
                    </w:rPr>
                    <w:t>ID_QUADRA</w:t>
                  </w:r>
                </w:p>
              </w:tc>
              <w:tc>
                <w:tcPr>
                  <w:tcW w:w="0" w:type="auto"/>
                  <w:tcBorders>
                    <w:top w:val="nil"/>
                    <w:left w:val="nil"/>
                    <w:bottom w:val="nil"/>
                    <w:right w:val="nil"/>
                  </w:tcBorders>
                  <w:tcMar>
                    <w:top w:w="15" w:type="dxa"/>
                    <w:left w:w="225" w:type="dxa"/>
                    <w:bottom w:w="15" w:type="dxa"/>
                    <w:right w:w="15" w:type="dxa"/>
                  </w:tcMar>
                  <w:vAlign w:val="center"/>
                  <w:hideMark/>
                </w:tcPr>
                <w:p w14:paraId="3198411A" w14:textId="77777777" w:rsidR="00916CE7" w:rsidRPr="009B6CCF" w:rsidRDefault="00916CE7" w:rsidP="00916CE7">
                  <w:pPr>
                    <w:pStyle w:val="Codigo"/>
                    <w:keepNext/>
                    <w:rPr>
                      <w:b/>
                      <w:bCs/>
                    </w:rPr>
                  </w:pPr>
                  <w:r w:rsidRPr="009B6CCF">
                    <w:rPr>
                      <w:b/>
                      <w:bCs/>
                    </w:rPr>
                    <w:t>varchar(50)</w:t>
                  </w:r>
                </w:p>
              </w:tc>
            </w:tr>
            <w:tr w:rsidR="00916CE7" w:rsidRPr="009B6CCF" w14:paraId="44E07FF0" w14:textId="77777777">
              <w:tc>
                <w:tcPr>
                  <w:tcW w:w="0" w:type="auto"/>
                  <w:tcBorders>
                    <w:top w:val="nil"/>
                    <w:left w:val="nil"/>
                    <w:bottom w:val="nil"/>
                    <w:right w:val="nil"/>
                  </w:tcBorders>
                  <w:tcMar>
                    <w:top w:w="15" w:type="dxa"/>
                    <w:left w:w="225" w:type="dxa"/>
                    <w:bottom w:w="15" w:type="dxa"/>
                    <w:right w:w="15" w:type="dxa"/>
                  </w:tcMar>
                  <w:vAlign w:val="center"/>
                  <w:hideMark/>
                </w:tcPr>
                <w:p w14:paraId="407477B5" w14:textId="77777777" w:rsidR="00916CE7" w:rsidRPr="009B6CCF" w:rsidRDefault="00916CE7" w:rsidP="00916CE7">
                  <w:pPr>
                    <w:pStyle w:val="Codigo"/>
                    <w:keepNext/>
                    <w:rPr>
                      <w:b/>
                      <w:bCs/>
                    </w:rPr>
                  </w:pPr>
                  <w:r w:rsidRPr="009B6CCF">
                    <w:rPr>
                      <w:b/>
                      <w:bCs/>
                    </w:rPr>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4F212049" w14:textId="77777777" w:rsidR="00916CE7" w:rsidRPr="009B6CCF" w:rsidRDefault="00916CE7" w:rsidP="00916CE7">
                  <w:pPr>
                    <w:pStyle w:val="Codigo"/>
                    <w:keepNext/>
                    <w:rPr>
                      <w:b/>
                      <w:bCs/>
                    </w:rPr>
                  </w:pPr>
                  <w:r w:rsidRPr="009B6CCF">
                    <w:rPr>
                      <w:b/>
                      <w:bCs/>
                    </w:rPr>
                    <w:t>varchar(8)</w:t>
                  </w:r>
                </w:p>
              </w:tc>
            </w:tr>
            <w:tr w:rsidR="00916CE7" w:rsidRPr="009B6CCF" w14:paraId="315569DF" w14:textId="77777777">
              <w:tc>
                <w:tcPr>
                  <w:tcW w:w="0" w:type="auto"/>
                  <w:tcBorders>
                    <w:top w:val="nil"/>
                    <w:left w:val="nil"/>
                    <w:bottom w:val="nil"/>
                    <w:right w:val="nil"/>
                  </w:tcBorders>
                  <w:tcMar>
                    <w:top w:w="15" w:type="dxa"/>
                    <w:left w:w="225" w:type="dxa"/>
                    <w:bottom w:w="15" w:type="dxa"/>
                    <w:right w:w="15" w:type="dxa"/>
                  </w:tcMar>
                  <w:vAlign w:val="center"/>
                  <w:hideMark/>
                </w:tcPr>
                <w:p w14:paraId="7398F7D8" w14:textId="77777777" w:rsidR="00916CE7" w:rsidRPr="009B6CCF" w:rsidRDefault="00916CE7" w:rsidP="00916CE7">
                  <w:pPr>
                    <w:pStyle w:val="Codigo"/>
                    <w:keepNext/>
                    <w:rPr>
                      <w:b/>
                      <w:bCs/>
                    </w:rPr>
                  </w:pPr>
                  <w:r w:rsidRPr="009B6CCF">
                    <w:rPr>
                      <w:b/>
                      <w:bCs/>
                    </w:rPr>
                    <w:t>DIM_ADJACENTE</w:t>
                  </w:r>
                </w:p>
              </w:tc>
              <w:tc>
                <w:tcPr>
                  <w:tcW w:w="0" w:type="auto"/>
                  <w:tcBorders>
                    <w:top w:val="nil"/>
                    <w:left w:val="nil"/>
                    <w:bottom w:val="nil"/>
                    <w:right w:val="nil"/>
                  </w:tcBorders>
                  <w:tcMar>
                    <w:top w:w="15" w:type="dxa"/>
                    <w:left w:w="225" w:type="dxa"/>
                    <w:bottom w:w="15" w:type="dxa"/>
                    <w:right w:w="15" w:type="dxa"/>
                  </w:tcMar>
                  <w:vAlign w:val="center"/>
                  <w:hideMark/>
                </w:tcPr>
                <w:p w14:paraId="4E691B9E" w14:textId="77777777" w:rsidR="00916CE7" w:rsidRPr="009B6CCF" w:rsidRDefault="00916CE7" w:rsidP="00916CE7">
                  <w:pPr>
                    <w:pStyle w:val="Codigo"/>
                    <w:keepNext/>
                    <w:rPr>
                      <w:b/>
                      <w:bCs/>
                    </w:rPr>
                  </w:pPr>
                  <w:r w:rsidRPr="009B6CCF">
                    <w:rPr>
                      <w:b/>
                      <w:bCs/>
                    </w:rPr>
                    <w:t>decimal(6,2)</w:t>
                  </w:r>
                </w:p>
              </w:tc>
            </w:tr>
          </w:tbl>
          <w:p w14:paraId="376C4D8D" w14:textId="77777777" w:rsidR="00BE22DB" w:rsidRPr="009B6CCF" w:rsidRDefault="00BE22DB" w:rsidP="00926561">
            <w:pPr>
              <w:pStyle w:val="Codigo"/>
              <w:keepNext/>
            </w:pPr>
            <w:r w:rsidRPr="009B6CCF">
              <w:rPr>
                <w:b/>
                <w:bCs/>
              </w:rPr>
              <w:t xml:space="preserve"> </w:t>
            </w:r>
          </w:p>
        </w:tc>
      </w:tr>
    </w:tbl>
    <w:p w14:paraId="6A4940FD" w14:textId="77777777" w:rsidR="00BE22DB" w:rsidRPr="009B6CCF" w:rsidRDefault="00BE22DB" w:rsidP="00A6278E">
      <w:pPr>
        <w:pStyle w:val="Legenda"/>
      </w:pPr>
      <w:r w:rsidRPr="009B6CCF">
        <w:t>Elaboração: Os autores (2025)</w:t>
      </w:r>
    </w:p>
    <w:p w14:paraId="174F0926" w14:textId="77777777" w:rsidR="00BE22DB" w:rsidRPr="009B6CCF" w:rsidRDefault="00BE22DB" w:rsidP="00BE22DB"/>
    <w:p w14:paraId="4E1EA51C" w14:textId="00210A6A" w:rsidR="00BE22DB" w:rsidRPr="009B6CCF" w:rsidRDefault="00BE22DB" w:rsidP="00BE22DB">
      <w:r w:rsidRPr="009B6CCF">
        <w:t>O povoamento da tabela</w:t>
      </w:r>
      <w:r w:rsidR="00895507" w:rsidRPr="009B6CCF">
        <w:t xml:space="preserve"> </w:t>
      </w:r>
      <w:r w:rsidR="00D407E1" w:rsidRPr="009B6CCF">
        <w:t xml:space="preserve">é feito por uma consulta </w:t>
      </w:r>
      <w:r w:rsidR="002F6762" w:rsidRPr="009B6CCF">
        <w:t xml:space="preserve">SQL semelhante à </w:t>
      </w:r>
      <w:r w:rsidR="00FB5046" w:rsidRPr="009B6CCF">
        <w:t xml:space="preserve">sugerida no </w:t>
      </w:r>
      <w:r w:rsidR="00FB5046" w:rsidRPr="009B6CCF">
        <w:fldChar w:fldCharType="begin"/>
      </w:r>
      <w:r w:rsidR="00FB5046" w:rsidRPr="009B6CCF">
        <w:instrText xml:space="preserve"> REF _Ref220912503 \h </w:instrText>
      </w:r>
      <w:r w:rsidR="00FB5046" w:rsidRPr="009B6CCF">
        <w:fldChar w:fldCharType="separate"/>
      </w:r>
      <w:r w:rsidR="003750EA" w:rsidRPr="009B6CCF">
        <w:t xml:space="preserve">Quadro </w:t>
      </w:r>
      <w:r w:rsidR="003750EA">
        <w:rPr>
          <w:noProof/>
        </w:rPr>
        <w:t>28</w:t>
      </w:r>
      <w:r w:rsidR="00FB5046" w:rsidRPr="009B6CCF">
        <w:fldChar w:fldCharType="end"/>
      </w:r>
      <w:r w:rsidRPr="009B6CCF">
        <w:t>.</w:t>
      </w:r>
    </w:p>
    <w:p w14:paraId="08B106C1" w14:textId="77777777" w:rsidR="00BE22DB" w:rsidRPr="009B6CCF" w:rsidRDefault="00BE22DB" w:rsidP="00BE22DB"/>
    <w:p w14:paraId="0A5CDCF4" w14:textId="551039D2" w:rsidR="00BE22DB" w:rsidRPr="009B6CCF" w:rsidRDefault="00BE22DB" w:rsidP="00A6278E">
      <w:pPr>
        <w:pStyle w:val="Legenda"/>
      </w:pPr>
      <w:bookmarkStart w:id="289" w:name="_Ref220912503"/>
      <w:r w:rsidRPr="009B6CCF">
        <w:t xml:space="preserve">Quadro </w:t>
      </w:r>
      <w:fldSimple w:instr=" SEQ Quadro \* ARABIC ">
        <w:r w:rsidR="003750EA">
          <w:rPr>
            <w:noProof/>
          </w:rPr>
          <w:t>28</w:t>
        </w:r>
      </w:fldSimple>
      <w:bookmarkEnd w:id="289"/>
      <w:r w:rsidRPr="009B6CCF">
        <w:t xml:space="preserve"> </w:t>
      </w:r>
      <w:r w:rsidR="00A906FA" w:rsidRPr="009B6CCF">
        <w:t>–</w:t>
      </w:r>
      <w:r w:rsidRPr="009B6CCF">
        <w:t xml:space="preserve"> Povoamento </w:t>
      </w:r>
      <w:r w:rsidR="005356DB" w:rsidRPr="009B6CCF">
        <w:t>de CI_ADJACENTES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BE22DB" w:rsidRPr="009B6CCF" w14:paraId="01422BFC" w14:textId="77777777" w:rsidTr="00926561">
        <w:trPr>
          <w:jc w:val="center"/>
        </w:trPr>
        <w:tc>
          <w:tcPr>
            <w:tcW w:w="9061" w:type="dxa"/>
          </w:tcPr>
          <w:p w14:paraId="27953104" w14:textId="58D8B050" w:rsidR="00BE22DB" w:rsidRPr="009B6CCF" w:rsidRDefault="00BE22DB" w:rsidP="00926561">
            <w:pPr>
              <w:pStyle w:val="Codigo"/>
            </w:pPr>
            <w:r w:rsidRPr="009B6CCF">
              <w:t xml:space="preserve">-- Atualizando as faces em </w:t>
            </w:r>
            <w:r w:rsidR="00932B29" w:rsidRPr="009B6CCF">
              <w:t>ADJACENTES</w:t>
            </w:r>
          </w:p>
          <w:p w14:paraId="64D05E46" w14:textId="77777777" w:rsidR="00932B29" w:rsidRPr="009B6CCF" w:rsidRDefault="00932B29" w:rsidP="00932B29">
            <w:pPr>
              <w:pStyle w:val="Codigo"/>
            </w:pPr>
            <w:r w:rsidRPr="009B6CCF">
              <w:t>INSERT INTO CI_ADJACENTES (</w:t>
            </w:r>
          </w:p>
          <w:p w14:paraId="28BD855D" w14:textId="77777777" w:rsidR="00932B29" w:rsidRPr="009B6CCF" w:rsidRDefault="00932B29" w:rsidP="00932B29">
            <w:pPr>
              <w:pStyle w:val="Codigo"/>
            </w:pPr>
            <w:r w:rsidRPr="009B6CCF">
              <w:t xml:space="preserve">  ID_FACE, </w:t>
            </w:r>
          </w:p>
          <w:p w14:paraId="09B203C6" w14:textId="77777777" w:rsidR="00932B29" w:rsidRPr="009B6CCF" w:rsidRDefault="00932B29" w:rsidP="00932B29">
            <w:pPr>
              <w:pStyle w:val="Codigo"/>
            </w:pPr>
            <w:r w:rsidRPr="009B6CCF">
              <w:t xml:space="preserve">  COD_MUNICIPIO, </w:t>
            </w:r>
          </w:p>
          <w:p w14:paraId="0D47853F" w14:textId="77777777" w:rsidR="00932B29" w:rsidRPr="009B6CCF" w:rsidRDefault="00932B29" w:rsidP="00932B29">
            <w:pPr>
              <w:pStyle w:val="Codigo"/>
            </w:pPr>
            <w:r w:rsidRPr="009B6CCF">
              <w:t xml:space="preserve">  ID_QUADRA, </w:t>
            </w:r>
          </w:p>
          <w:p w14:paraId="0BCF6BDA" w14:textId="77777777" w:rsidR="00932B29" w:rsidRPr="009B6CCF" w:rsidRDefault="00932B29" w:rsidP="00932B29">
            <w:pPr>
              <w:pStyle w:val="Codigo"/>
            </w:pPr>
            <w:r w:rsidRPr="009B6CCF">
              <w:t xml:space="preserve">  SC_ID_LOGRADOURO, </w:t>
            </w:r>
          </w:p>
          <w:p w14:paraId="2F6932E2" w14:textId="77777777" w:rsidR="00932B29" w:rsidRPr="009B6CCF" w:rsidRDefault="00932B29" w:rsidP="00932B29">
            <w:pPr>
              <w:pStyle w:val="Codigo"/>
            </w:pPr>
            <w:r w:rsidRPr="009B6CCF">
              <w:t xml:space="preserve">  DIM_ADJACENTE</w:t>
            </w:r>
          </w:p>
          <w:p w14:paraId="71D1D3C7" w14:textId="77777777" w:rsidR="00932B29" w:rsidRPr="009B6CCF" w:rsidRDefault="00932B29" w:rsidP="00932B29">
            <w:pPr>
              <w:pStyle w:val="Codigo"/>
            </w:pPr>
            <w:r w:rsidRPr="009B6CCF">
              <w:t>)</w:t>
            </w:r>
          </w:p>
          <w:p w14:paraId="19B664AB" w14:textId="77777777" w:rsidR="00932B29" w:rsidRPr="009B6CCF" w:rsidRDefault="00932B29" w:rsidP="00932B29">
            <w:pPr>
              <w:pStyle w:val="Codigo"/>
            </w:pPr>
            <w:r w:rsidRPr="009B6CCF">
              <w:t xml:space="preserve">SELECT </w:t>
            </w:r>
          </w:p>
          <w:p w14:paraId="2C2A0247" w14:textId="77777777" w:rsidR="0098080B" w:rsidRPr="009B6CCF" w:rsidRDefault="00932B29" w:rsidP="0098080B">
            <w:pPr>
              <w:pStyle w:val="Codigo"/>
            </w:pPr>
            <w:r w:rsidRPr="009B6CCF">
              <w:t xml:space="preserve">  </w:t>
            </w:r>
            <w:r w:rsidR="0098080B" w:rsidRPr="009B6CCF">
              <w:t>CONCAT(</w:t>
            </w:r>
          </w:p>
          <w:p w14:paraId="62A62439" w14:textId="77777777" w:rsidR="0098080B" w:rsidRPr="009B6CCF" w:rsidRDefault="0098080B" w:rsidP="0098080B">
            <w:pPr>
              <w:pStyle w:val="Codigo"/>
            </w:pPr>
            <w:r w:rsidRPr="009B6CCF">
              <w:t xml:space="preserve">      LT.COD_MUNICIPIO, “;”, LT.NUM_QUADRA, “;”, LG.SC_ID_LOGRADOURO</w:t>
            </w:r>
          </w:p>
          <w:p w14:paraId="1AC89505" w14:textId="77777777" w:rsidR="0098080B" w:rsidRPr="009B6CCF" w:rsidRDefault="0098080B" w:rsidP="0098080B">
            <w:pPr>
              <w:pStyle w:val="Codigo"/>
            </w:pPr>
            <w:r w:rsidRPr="009B6CCF">
              <w:t xml:space="preserve">    ) AS ID_FACE,</w:t>
            </w:r>
          </w:p>
          <w:p w14:paraId="1E1996DB" w14:textId="77777777" w:rsidR="00932B29" w:rsidRPr="009B6CCF" w:rsidRDefault="00932B29" w:rsidP="00932B29">
            <w:pPr>
              <w:pStyle w:val="Codigo"/>
            </w:pPr>
            <w:r w:rsidRPr="009B6CCF">
              <w:t xml:space="preserve">  LT.COD_MUNICIPIO, </w:t>
            </w:r>
          </w:p>
          <w:p w14:paraId="56BD249A" w14:textId="77777777" w:rsidR="00932B29" w:rsidRPr="009B6CCF" w:rsidRDefault="00932B29" w:rsidP="00932B29">
            <w:pPr>
              <w:pStyle w:val="Codigo"/>
            </w:pPr>
            <w:r w:rsidRPr="009B6CCF">
              <w:t xml:space="preserve">  LT.NUM_QUADRA AS ID_QUADRA, </w:t>
            </w:r>
          </w:p>
          <w:p w14:paraId="31320801" w14:textId="77777777" w:rsidR="00932B29" w:rsidRPr="009B6CCF" w:rsidRDefault="00932B29" w:rsidP="00932B29">
            <w:pPr>
              <w:pStyle w:val="Codigo"/>
            </w:pPr>
            <w:r w:rsidRPr="009B6CCF">
              <w:t xml:space="preserve">  LG.SC_ID_LOGRADOURO,</w:t>
            </w:r>
          </w:p>
          <w:p w14:paraId="6769E2F5" w14:textId="77777777" w:rsidR="00932B29" w:rsidRPr="009B6CCF" w:rsidRDefault="00932B29" w:rsidP="00932B29">
            <w:pPr>
              <w:pStyle w:val="Codigo"/>
            </w:pPr>
            <w:r w:rsidRPr="009B6CCF">
              <w:t xml:space="preserve">  SUM(LT.DIM_PROFUNDIDADE) AS DIM_ADJACENTE</w:t>
            </w:r>
          </w:p>
          <w:p w14:paraId="6434AD9D" w14:textId="77777777" w:rsidR="00932B29" w:rsidRPr="009B6CCF" w:rsidRDefault="00932B29" w:rsidP="00932B29">
            <w:pPr>
              <w:pStyle w:val="Codigo"/>
            </w:pPr>
            <w:r w:rsidRPr="009B6CCF">
              <w:t>FROM (</w:t>
            </w:r>
          </w:p>
          <w:p w14:paraId="53F54D5B" w14:textId="77777777" w:rsidR="00932B29" w:rsidRPr="009B6CCF" w:rsidRDefault="00932B29" w:rsidP="00932B29">
            <w:pPr>
              <w:pStyle w:val="Codigo"/>
            </w:pPr>
            <w:r w:rsidRPr="009B6CCF">
              <w:t xml:space="preserve">  /* Subconsulta para eliminar duplicatas de COD_UNICO_ENDERECO */</w:t>
            </w:r>
          </w:p>
          <w:p w14:paraId="04A5766D" w14:textId="77777777" w:rsidR="00932B29" w:rsidRPr="009B6CCF" w:rsidRDefault="00932B29" w:rsidP="00932B29">
            <w:pPr>
              <w:pStyle w:val="Codigo"/>
            </w:pPr>
            <w:r w:rsidRPr="009B6CCF">
              <w:t xml:space="preserve">  SELECT DISTINCT </w:t>
            </w:r>
          </w:p>
          <w:p w14:paraId="5ABCE952" w14:textId="77777777" w:rsidR="00932B29" w:rsidRPr="009B6CCF" w:rsidRDefault="00932B29" w:rsidP="00932B29">
            <w:pPr>
              <w:pStyle w:val="Codigo"/>
            </w:pPr>
            <w:r w:rsidRPr="009B6CCF">
              <w:tab/>
              <w:t xml:space="preserve">  COD_MUNICIPIO, </w:t>
            </w:r>
          </w:p>
          <w:p w14:paraId="1C4FD1B2" w14:textId="77777777" w:rsidR="00932B29" w:rsidRPr="009B6CCF" w:rsidRDefault="00932B29" w:rsidP="00932B29">
            <w:pPr>
              <w:pStyle w:val="Codigo"/>
            </w:pPr>
            <w:r w:rsidRPr="009B6CCF">
              <w:tab/>
              <w:t xml:space="preserve">  NUM_QUADRA, </w:t>
            </w:r>
          </w:p>
          <w:p w14:paraId="3D2C6A83" w14:textId="77777777" w:rsidR="00932B29" w:rsidRPr="009B6CCF" w:rsidRDefault="00932B29" w:rsidP="00932B29">
            <w:pPr>
              <w:pStyle w:val="Codigo"/>
            </w:pPr>
            <w:r w:rsidRPr="009B6CCF">
              <w:tab/>
              <w:t xml:space="preserve">  NOM_LOGRADOURO_ADJACENTE, </w:t>
            </w:r>
          </w:p>
          <w:p w14:paraId="6BFEFD0D" w14:textId="77777777" w:rsidR="00932B29" w:rsidRPr="009B6CCF" w:rsidRDefault="00932B29" w:rsidP="00932B29">
            <w:pPr>
              <w:pStyle w:val="Codigo"/>
            </w:pPr>
            <w:r w:rsidRPr="009B6CCF">
              <w:tab/>
              <w:t xml:space="preserve">  COD_UNICO_ENDERECO, </w:t>
            </w:r>
          </w:p>
          <w:p w14:paraId="303ED748" w14:textId="77777777" w:rsidR="00932B29" w:rsidRPr="009B6CCF" w:rsidRDefault="00932B29" w:rsidP="00932B29">
            <w:pPr>
              <w:pStyle w:val="Codigo"/>
            </w:pPr>
            <w:r w:rsidRPr="009B6CCF">
              <w:tab/>
              <w:t xml:space="preserve">  DIM_PROFUNDIDADE</w:t>
            </w:r>
          </w:p>
          <w:p w14:paraId="75D5ACDC" w14:textId="77777777" w:rsidR="00932B29" w:rsidRPr="009B6CCF" w:rsidRDefault="00932B29" w:rsidP="00932B29">
            <w:pPr>
              <w:pStyle w:val="Codigo"/>
            </w:pPr>
            <w:r w:rsidRPr="009B6CCF">
              <w:t xml:space="preserve">  FROM CI_LOTES</w:t>
            </w:r>
          </w:p>
          <w:p w14:paraId="21556D9C" w14:textId="77777777" w:rsidR="00932B29" w:rsidRPr="009B6CCF" w:rsidRDefault="00932B29" w:rsidP="00932B29">
            <w:pPr>
              <w:pStyle w:val="Codigo"/>
            </w:pPr>
            <w:r w:rsidRPr="009B6CCF">
              <w:t xml:space="preserve">  WHERE </w:t>
            </w:r>
          </w:p>
          <w:p w14:paraId="655AAC8C" w14:textId="77777777" w:rsidR="00932B29" w:rsidRPr="009B6CCF" w:rsidRDefault="00932B29" w:rsidP="00932B29">
            <w:pPr>
              <w:pStyle w:val="Codigo"/>
            </w:pPr>
            <w:r w:rsidRPr="009B6CCF">
              <w:tab/>
              <w:t xml:space="preserve">  NOM_LOGRADOURO_ADJACENTE &lt;&gt; ""</w:t>
            </w:r>
          </w:p>
          <w:p w14:paraId="629A5D82" w14:textId="77777777" w:rsidR="00932B29" w:rsidRPr="009B6CCF" w:rsidRDefault="00932B29" w:rsidP="00932B29">
            <w:pPr>
              <w:pStyle w:val="Codigo"/>
            </w:pPr>
            <w:r w:rsidRPr="009B6CCF">
              <w:t>) LT</w:t>
            </w:r>
          </w:p>
          <w:p w14:paraId="57023E95" w14:textId="77777777" w:rsidR="00932B29" w:rsidRPr="009B6CCF" w:rsidRDefault="00932B29" w:rsidP="00932B29">
            <w:pPr>
              <w:pStyle w:val="Codigo"/>
            </w:pPr>
            <w:r w:rsidRPr="009B6CCF">
              <w:t xml:space="preserve">JOIN CI_LOGRADOUROS LG </w:t>
            </w:r>
          </w:p>
          <w:p w14:paraId="0C27CBB9" w14:textId="77777777" w:rsidR="00932B29" w:rsidRPr="009B6CCF" w:rsidRDefault="00932B29" w:rsidP="00932B29">
            <w:pPr>
              <w:pStyle w:val="Codigo"/>
            </w:pPr>
            <w:r w:rsidRPr="009B6CCF">
              <w:t xml:space="preserve">  ON (LT.NOM_LOGRADOURO_ADJACENTE = LG.CI_NOM_LOGRADOURO)</w:t>
            </w:r>
          </w:p>
          <w:p w14:paraId="6DBF39C4" w14:textId="77777777" w:rsidR="00932B29" w:rsidRPr="009B6CCF" w:rsidRDefault="00932B29" w:rsidP="00932B29">
            <w:pPr>
              <w:pStyle w:val="Codigo"/>
            </w:pPr>
            <w:r w:rsidRPr="009B6CCF">
              <w:t xml:space="preserve">  AND (LT.COD_MUNICIPIO = LG.COD_MUNICIPIO)</w:t>
            </w:r>
          </w:p>
          <w:p w14:paraId="5C1811EE" w14:textId="77777777" w:rsidR="00932B29" w:rsidRPr="00BC73BE" w:rsidRDefault="00932B29" w:rsidP="00932B29">
            <w:pPr>
              <w:pStyle w:val="Codigo"/>
              <w:rPr>
                <w:lang w:val="en-US"/>
              </w:rPr>
            </w:pPr>
            <w:r w:rsidRPr="00BC73BE">
              <w:rPr>
                <w:lang w:val="en-US"/>
              </w:rPr>
              <w:t xml:space="preserve">GROUP BY </w:t>
            </w:r>
          </w:p>
          <w:p w14:paraId="2274CFDF" w14:textId="77777777" w:rsidR="00932B29" w:rsidRPr="00BC73BE" w:rsidRDefault="00932B29" w:rsidP="00932B29">
            <w:pPr>
              <w:pStyle w:val="Codigo"/>
              <w:rPr>
                <w:lang w:val="en-US"/>
              </w:rPr>
            </w:pPr>
            <w:r w:rsidRPr="00BC73BE">
              <w:rPr>
                <w:lang w:val="en-US"/>
              </w:rPr>
              <w:t xml:space="preserve">  LT.COD_MUNICIPIO, </w:t>
            </w:r>
          </w:p>
          <w:p w14:paraId="765773E0" w14:textId="77777777" w:rsidR="00932B29" w:rsidRPr="009B6CCF" w:rsidRDefault="00932B29" w:rsidP="00932B29">
            <w:pPr>
              <w:pStyle w:val="Codigo"/>
            </w:pPr>
            <w:r w:rsidRPr="00BC73BE">
              <w:rPr>
                <w:lang w:val="en-US"/>
              </w:rPr>
              <w:t xml:space="preserve">  </w:t>
            </w:r>
            <w:r w:rsidRPr="009B6CCF">
              <w:t xml:space="preserve">LT.NUM_QUADRA, </w:t>
            </w:r>
          </w:p>
          <w:p w14:paraId="0AA54484" w14:textId="14055EB9" w:rsidR="00BE22DB" w:rsidRPr="009B6CCF" w:rsidRDefault="00932B29" w:rsidP="00932B29">
            <w:pPr>
              <w:pStyle w:val="Codigo"/>
            </w:pPr>
            <w:r w:rsidRPr="009B6CCF">
              <w:t xml:space="preserve">  LG.SC_ID_LOGRADOURO;</w:t>
            </w:r>
          </w:p>
        </w:tc>
      </w:tr>
    </w:tbl>
    <w:p w14:paraId="629E2694" w14:textId="77777777" w:rsidR="00BE22DB" w:rsidRPr="009B6CCF" w:rsidRDefault="00BE22DB" w:rsidP="00A6278E">
      <w:pPr>
        <w:pStyle w:val="Legenda"/>
      </w:pPr>
      <w:r w:rsidRPr="009B6CCF">
        <w:t>Elaboração: Os autores (2026)</w:t>
      </w:r>
    </w:p>
    <w:p w14:paraId="3A67BDDC" w14:textId="77777777" w:rsidR="00A94B8A" w:rsidRPr="009B6CCF" w:rsidRDefault="00A94B8A" w:rsidP="00DA73CE"/>
    <w:p w14:paraId="0AF59459" w14:textId="4949AA4D" w:rsidR="009804CA" w:rsidRPr="009B6CCF" w:rsidRDefault="000E189F" w:rsidP="00DA73CE">
      <w:r w:rsidRPr="009B6CCF">
        <w:t xml:space="preserve">Por fim, os </w:t>
      </w:r>
      <w:r w:rsidR="00332D01" w:rsidRPr="009B6CCF">
        <w:t xml:space="preserve">valores de </w:t>
      </w:r>
      <w:r w:rsidR="00232A48" w:rsidRPr="009B6CCF">
        <w:t xml:space="preserve">DIM_PROFUNDIDADE </w:t>
      </w:r>
      <w:r w:rsidRPr="009B6CCF">
        <w:t xml:space="preserve">são </w:t>
      </w:r>
      <w:r w:rsidR="00332D01" w:rsidRPr="009B6CCF">
        <w:t xml:space="preserve">adicionados ao </w:t>
      </w:r>
      <w:r w:rsidR="00232A48" w:rsidRPr="009B6CCF">
        <w:t>atributo d</w:t>
      </w:r>
      <w:r w:rsidR="00D65EA6" w:rsidRPr="009B6CCF">
        <w:t xml:space="preserve">a </w:t>
      </w:r>
      <w:r w:rsidR="00332D01" w:rsidRPr="009B6CCF">
        <w:t xml:space="preserve">tabela </w:t>
      </w:r>
      <w:r w:rsidR="00054C5A" w:rsidRPr="009B6CCF">
        <w:t xml:space="preserve">DIM_FACE de </w:t>
      </w:r>
      <w:r w:rsidR="00332D01" w:rsidRPr="009B6CCF">
        <w:t>CI_FACES</w:t>
      </w:r>
      <w:r w:rsidR="00880DB8" w:rsidRPr="009B6CCF">
        <w:t xml:space="preserve"> (</w:t>
      </w:r>
      <w:r w:rsidR="00880DB8" w:rsidRPr="009B6CCF">
        <w:fldChar w:fldCharType="begin"/>
      </w:r>
      <w:r w:rsidR="00880DB8" w:rsidRPr="009B6CCF">
        <w:instrText xml:space="preserve"> REF _Ref220913590 \h </w:instrText>
      </w:r>
      <w:r w:rsidR="00880DB8" w:rsidRPr="009B6CCF">
        <w:fldChar w:fldCharType="separate"/>
      </w:r>
      <w:r w:rsidR="003750EA" w:rsidRPr="009B6CCF">
        <w:t xml:space="preserve">Quadro </w:t>
      </w:r>
      <w:r w:rsidR="003750EA">
        <w:rPr>
          <w:noProof/>
        </w:rPr>
        <w:t>29</w:t>
      </w:r>
      <w:r w:rsidR="00880DB8" w:rsidRPr="009B6CCF">
        <w:fldChar w:fldCharType="end"/>
      </w:r>
      <w:r w:rsidR="00880DB8" w:rsidRPr="009B6CCF">
        <w:t>)</w:t>
      </w:r>
      <w:r w:rsidR="00054C5A" w:rsidRPr="009B6CCF">
        <w:t xml:space="preserve">. </w:t>
      </w:r>
      <w:r w:rsidR="00332D01" w:rsidRPr="009B6CCF">
        <w:t xml:space="preserve"> </w:t>
      </w:r>
    </w:p>
    <w:p w14:paraId="02AF23FA" w14:textId="77777777" w:rsidR="00FB5046" w:rsidRPr="009B6CCF" w:rsidRDefault="00FB5046" w:rsidP="00DA73CE"/>
    <w:p w14:paraId="3547F1EB" w14:textId="1688C53B" w:rsidR="0052143A" w:rsidRPr="009B6CCF" w:rsidRDefault="0052143A" w:rsidP="00A6278E">
      <w:pPr>
        <w:pStyle w:val="Legenda"/>
      </w:pPr>
      <w:bookmarkStart w:id="290" w:name="_Ref220913590"/>
      <w:r w:rsidRPr="009B6CCF">
        <w:t xml:space="preserve">Quadro </w:t>
      </w:r>
      <w:fldSimple w:instr=" SEQ Quadro \* ARABIC ">
        <w:r w:rsidR="003750EA">
          <w:rPr>
            <w:noProof/>
          </w:rPr>
          <w:t>29</w:t>
        </w:r>
      </w:fldSimple>
      <w:bookmarkEnd w:id="290"/>
      <w:r w:rsidRPr="009B6CCF">
        <w:t xml:space="preserve"> – Atualização </w:t>
      </w:r>
      <w:r w:rsidR="00AC1FE7" w:rsidRPr="009B6CCF">
        <w:t xml:space="preserve">de DIM_FACE </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52143A" w:rsidRPr="009B6CCF" w14:paraId="14053AA3" w14:textId="77777777" w:rsidTr="00926561">
        <w:trPr>
          <w:jc w:val="center"/>
        </w:trPr>
        <w:tc>
          <w:tcPr>
            <w:tcW w:w="9061" w:type="dxa"/>
          </w:tcPr>
          <w:p w14:paraId="24189B4A" w14:textId="762F4952" w:rsidR="0052143A" w:rsidRPr="009B6CCF" w:rsidRDefault="0052143A" w:rsidP="00926561">
            <w:pPr>
              <w:pStyle w:val="Codigo"/>
            </w:pPr>
            <w:r w:rsidRPr="009B6CCF">
              <w:t xml:space="preserve">-- Atualizando </w:t>
            </w:r>
            <w:r w:rsidR="00C775E6" w:rsidRPr="009B6CCF">
              <w:t>DIM_FACE</w:t>
            </w:r>
          </w:p>
          <w:p w14:paraId="6AD948C4" w14:textId="77777777" w:rsidR="00880DB8" w:rsidRPr="009B6CCF" w:rsidRDefault="00880DB8" w:rsidP="00880DB8">
            <w:pPr>
              <w:pStyle w:val="Codigo"/>
            </w:pPr>
            <w:r w:rsidRPr="009B6CCF">
              <w:t>UPDATE CI_FACES F</w:t>
            </w:r>
          </w:p>
          <w:p w14:paraId="2CC96FE1" w14:textId="77777777" w:rsidR="00880DB8" w:rsidRPr="009B6CCF" w:rsidRDefault="00880DB8" w:rsidP="00880DB8">
            <w:pPr>
              <w:pStyle w:val="Codigo"/>
            </w:pPr>
            <w:r w:rsidRPr="009B6CCF">
              <w:t>INNER JOIN (</w:t>
            </w:r>
          </w:p>
          <w:p w14:paraId="46D5DB23" w14:textId="7A0F16E7" w:rsidR="00880DB8" w:rsidRPr="009B6CCF" w:rsidRDefault="00880DB8" w:rsidP="00880DB8">
            <w:pPr>
              <w:pStyle w:val="Codigo"/>
            </w:pPr>
            <w:r w:rsidRPr="009B6CCF">
              <w:t xml:space="preserve">    -- Agrupamos os valores por ID_FACE para evitar múltiplas somas </w:t>
            </w:r>
          </w:p>
          <w:p w14:paraId="1544A3BC" w14:textId="77777777" w:rsidR="00880DB8" w:rsidRPr="009B6CCF" w:rsidRDefault="00880DB8" w:rsidP="00880DB8">
            <w:pPr>
              <w:pStyle w:val="Codigo"/>
            </w:pPr>
            <w:r w:rsidRPr="009B6CCF">
              <w:t xml:space="preserve">    SELECT </w:t>
            </w:r>
          </w:p>
          <w:p w14:paraId="054A2ADB" w14:textId="77777777" w:rsidR="00880DB8" w:rsidRPr="009B6CCF" w:rsidRDefault="00880DB8" w:rsidP="00880DB8">
            <w:pPr>
              <w:pStyle w:val="Codigo"/>
            </w:pPr>
            <w:r w:rsidRPr="009B6CCF">
              <w:t xml:space="preserve">        ID_FACE, </w:t>
            </w:r>
          </w:p>
          <w:p w14:paraId="095AD8F2" w14:textId="77777777" w:rsidR="00880DB8" w:rsidRPr="009B6CCF" w:rsidRDefault="00880DB8" w:rsidP="00880DB8">
            <w:pPr>
              <w:pStyle w:val="Codigo"/>
            </w:pPr>
            <w:r w:rsidRPr="009B6CCF">
              <w:t xml:space="preserve">        SUM(DIM_ADJACENTE) AS TOTAL_ADJACENTE</w:t>
            </w:r>
          </w:p>
          <w:p w14:paraId="7D417707" w14:textId="77777777" w:rsidR="00880DB8" w:rsidRPr="00BC73BE" w:rsidRDefault="00880DB8" w:rsidP="00880DB8">
            <w:pPr>
              <w:pStyle w:val="Codigo"/>
              <w:rPr>
                <w:lang w:val="en-US"/>
              </w:rPr>
            </w:pPr>
            <w:r w:rsidRPr="009B6CCF">
              <w:t xml:space="preserve">    </w:t>
            </w:r>
            <w:r w:rsidRPr="00BC73BE">
              <w:rPr>
                <w:lang w:val="en-US"/>
              </w:rPr>
              <w:t>FROM CI_ADJACENTES</w:t>
            </w:r>
          </w:p>
          <w:p w14:paraId="538053CF" w14:textId="77777777" w:rsidR="00880DB8" w:rsidRPr="00BC73BE" w:rsidRDefault="00880DB8" w:rsidP="00880DB8">
            <w:pPr>
              <w:pStyle w:val="Codigo"/>
              <w:rPr>
                <w:lang w:val="en-US"/>
              </w:rPr>
            </w:pPr>
            <w:r w:rsidRPr="00BC73BE">
              <w:rPr>
                <w:lang w:val="en-US"/>
              </w:rPr>
              <w:t xml:space="preserve">    GROUP BY ID_FACE</w:t>
            </w:r>
          </w:p>
          <w:p w14:paraId="7D1C073C" w14:textId="77777777" w:rsidR="00880DB8" w:rsidRPr="00BC73BE" w:rsidRDefault="00880DB8" w:rsidP="00880DB8">
            <w:pPr>
              <w:pStyle w:val="Codigo"/>
              <w:rPr>
                <w:lang w:val="en-US"/>
              </w:rPr>
            </w:pPr>
            <w:r w:rsidRPr="00BC73BE">
              <w:rPr>
                <w:lang w:val="en-US"/>
              </w:rPr>
              <w:t>) A ON F.ID_FACE = A.ID_FACE</w:t>
            </w:r>
          </w:p>
          <w:p w14:paraId="701295AE" w14:textId="374E7D3C" w:rsidR="0052143A" w:rsidRPr="009B6CCF" w:rsidRDefault="00880DB8" w:rsidP="00880DB8">
            <w:pPr>
              <w:pStyle w:val="Codigo"/>
            </w:pPr>
            <w:r w:rsidRPr="009B6CCF">
              <w:t>SET F.DIM_FACE = F.DIM_FACE + A.TOTAL_ADJACENTE;</w:t>
            </w:r>
          </w:p>
        </w:tc>
      </w:tr>
    </w:tbl>
    <w:p w14:paraId="27A72D99" w14:textId="77777777" w:rsidR="0052143A" w:rsidRPr="009B6CCF" w:rsidRDefault="0052143A" w:rsidP="00A6278E">
      <w:pPr>
        <w:pStyle w:val="Legenda"/>
      </w:pPr>
      <w:r w:rsidRPr="009B6CCF">
        <w:t>Elaboração: Os autores (2026)</w:t>
      </w:r>
    </w:p>
    <w:p w14:paraId="70D91575" w14:textId="77777777" w:rsidR="00FB5046" w:rsidRPr="009B6CCF" w:rsidRDefault="00FB5046" w:rsidP="00DA73CE"/>
    <w:p w14:paraId="71C997E1" w14:textId="77777777" w:rsidR="00DA73CE" w:rsidRPr="009B6CCF" w:rsidRDefault="00DA73CE" w:rsidP="004E1CB8">
      <w:pPr>
        <w:pStyle w:val="Ttulo4"/>
      </w:pPr>
      <w:r w:rsidRPr="009B6CCF">
        <w:t>Criar tabela CI_QUADRAS</w:t>
      </w:r>
    </w:p>
    <w:p w14:paraId="3BBD5FD6" w14:textId="77777777" w:rsidR="00DA73CE" w:rsidRPr="009B6CCF" w:rsidRDefault="00DA73CE" w:rsidP="00DA73CE">
      <w:r w:rsidRPr="009B6CCF">
        <w:t>A criação da tabela CI_QUADRAS é o objetivo final do tratamento dos dados do CIATA. Ao preencher o campo SC_ID_QUADRA em CI_QUADRAS, torna-se possível – ou não – realizar a junção com CN_QUADRAS e construir o domínio SC_, que reúne os dados do cadastro municipal, agora georreferenciados.</w:t>
      </w:r>
    </w:p>
    <w:p w14:paraId="6B12758C" w14:textId="58265322" w:rsidR="00DA73CE" w:rsidRPr="009B6CCF" w:rsidRDefault="00DA73CE" w:rsidP="00DA73CE">
      <w:r w:rsidRPr="009B6CCF">
        <w:t xml:space="preserve">Apesar da sua importância, CI_QUADRAS tem uma estrutura bastante simples, apresentada no </w:t>
      </w:r>
      <w:r w:rsidRPr="009B6CCF">
        <w:fldChar w:fldCharType="begin"/>
      </w:r>
      <w:r w:rsidRPr="009B6CCF">
        <w:instrText xml:space="preserve"> REF _Ref215590142 \h </w:instrText>
      </w:r>
      <w:r w:rsidRPr="009B6CCF">
        <w:fldChar w:fldCharType="separate"/>
      </w:r>
      <w:r w:rsidR="003750EA" w:rsidRPr="009B6CCF">
        <w:t xml:space="preserve">Quadro </w:t>
      </w:r>
      <w:r w:rsidR="003750EA">
        <w:rPr>
          <w:noProof/>
        </w:rPr>
        <w:t>30</w:t>
      </w:r>
      <w:r w:rsidRPr="009B6CCF">
        <w:fldChar w:fldCharType="end"/>
      </w:r>
      <w:r w:rsidRPr="009B6CCF">
        <w:t>.</w:t>
      </w:r>
    </w:p>
    <w:p w14:paraId="64C32547" w14:textId="77777777" w:rsidR="00A62771" w:rsidRPr="009B6CCF" w:rsidRDefault="00A62771" w:rsidP="00DA73CE"/>
    <w:p w14:paraId="3E346FC6" w14:textId="2C253E5C" w:rsidR="00DA73CE" w:rsidRPr="009B6CCF" w:rsidRDefault="00DA73CE" w:rsidP="00A6278E">
      <w:pPr>
        <w:pStyle w:val="Legenda"/>
      </w:pPr>
      <w:bookmarkStart w:id="291" w:name="_Ref215590142"/>
      <w:r w:rsidRPr="009B6CCF">
        <w:t xml:space="preserve">Quadro </w:t>
      </w:r>
      <w:fldSimple w:instr=" SEQ Quadro \* ARABIC ">
        <w:r w:rsidR="003750EA">
          <w:rPr>
            <w:noProof/>
          </w:rPr>
          <w:t>30</w:t>
        </w:r>
      </w:fldSimple>
      <w:bookmarkEnd w:id="291"/>
      <w:r w:rsidRPr="009B6CCF">
        <w:t xml:space="preserve"> </w:t>
      </w:r>
      <w:r w:rsidR="00A906FA" w:rsidRPr="009B6CCF">
        <w:t>–</w:t>
      </w:r>
      <w:r w:rsidRPr="009B6CCF">
        <w:t xml:space="preserve"> Lista de atributos da tabela CI_QUADRAS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3BE63246" w14:textId="77777777" w:rsidTr="00926561">
        <w:trPr>
          <w:jc w:val="center"/>
        </w:trPr>
        <w:tc>
          <w:tcPr>
            <w:tcW w:w="9061" w:type="dxa"/>
          </w:tcPr>
          <w:p w14:paraId="7CB0D8C4" w14:textId="77777777" w:rsidR="00DA73CE" w:rsidRPr="009B6CCF" w:rsidRDefault="00DA73CE" w:rsidP="00926561">
            <w:pPr>
              <w:pStyle w:val="Codigo"/>
              <w:keepNext/>
            </w:pPr>
            <w:r w:rsidRPr="009B6CCF">
              <w:rPr>
                <w:b/>
                <w:bCs/>
              </w:rPr>
              <w:t>Table:CI_QUADRAS</w:t>
            </w:r>
            <w:r w:rsidRPr="009B6CCF">
              <w:br/>
            </w:r>
            <w:r w:rsidRPr="009B6CCF">
              <w:br/>
            </w:r>
            <w:r w:rsidRPr="009B6CCF">
              <w:rPr>
                <w:b/>
                <w:bCs/>
              </w:rPr>
              <w:t>Columns:</w:t>
            </w:r>
          </w:p>
          <w:tbl>
            <w:tblPr>
              <w:tblW w:w="0" w:type="auto"/>
              <w:tblCellMar>
                <w:top w:w="15" w:type="dxa"/>
                <w:left w:w="15" w:type="dxa"/>
                <w:bottom w:w="15" w:type="dxa"/>
                <w:right w:w="15" w:type="dxa"/>
              </w:tblCellMar>
              <w:tblLook w:val="04A0" w:firstRow="1" w:lastRow="0" w:firstColumn="1" w:lastColumn="0" w:noHBand="0" w:noVBand="1"/>
            </w:tblPr>
            <w:tblGrid>
              <w:gridCol w:w="2248"/>
              <w:gridCol w:w="2128"/>
            </w:tblGrid>
            <w:tr w:rsidR="00DA73CE" w:rsidRPr="009B6CCF" w14:paraId="55601F30"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2778CF3D" w14:textId="77777777" w:rsidR="00DA73CE" w:rsidRPr="009B6CCF" w:rsidRDefault="00DA73CE" w:rsidP="00926561">
                  <w:pPr>
                    <w:pStyle w:val="Codigo"/>
                    <w:keepNext/>
                  </w:pPr>
                  <w:r w:rsidRPr="009B6CCF">
                    <w:t>ID_QUADRA</w:t>
                  </w:r>
                </w:p>
              </w:tc>
              <w:tc>
                <w:tcPr>
                  <w:tcW w:w="0" w:type="auto"/>
                  <w:tcBorders>
                    <w:top w:val="nil"/>
                    <w:left w:val="nil"/>
                    <w:bottom w:val="nil"/>
                    <w:right w:val="nil"/>
                  </w:tcBorders>
                  <w:tcMar>
                    <w:top w:w="15" w:type="dxa"/>
                    <w:left w:w="225" w:type="dxa"/>
                    <w:bottom w:w="15" w:type="dxa"/>
                    <w:right w:w="15" w:type="dxa"/>
                  </w:tcMar>
                  <w:vAlign w:val="center"/>
                  <w:hideMark/>
                </w:tcPr>
                <w:p w14:paraId="60B330B3" w14:textId="77777777" w:rsidR="00DA73CE" w:rsidRPr="009B6CCF" w:rsidRDefault="00DA73CE" w:rsidP="00926561">
                  <w:pPr>
                    <w:pStyle w:val="Codigo"/>
                    <w:keepNext/>
                  </w:pPr>
                  <w:r w:rsidRPr="009B6CCF">
                    <w:t>varchar(19)</w:t>
                  </w:r>
                </w:p>
              </w:tc>
            </w:tr>
            <w:tr w:rsidR="00DA73CE" w:rsidRPr="009B6CCF" w14:paraId="30D2F239"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63995E4F" w14:textId="77777777" w:rsidR="00DA73CE" w:rsidRPr="009B6CCF" w:rsidRDefault="00DA73CE" w:rsidP="00926561">
                  <w:pPr>
                    <w:pStyle w:val="Codigo"/>
                    <w:keepNext/>
                  </w:pPr>
                  <w:r w:rsidRPr="009B6CCF">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0DC3EFCB" w14:textId="77777777" w:rsidR="00DA73CE" w:rsidRPr="009B6CCF" w:rsidRDefault="00DA73CE" w:rsidP="00926561">
                  <w:pPr>
                    <w:pStyle w:val="Codigo"/>
                    <w:keepNext/>
                  </w:pPr>
                  <w:r w:rsidRPr="009B6CCF">
                    <w:t>varchar(7)</w:t>
                  </w:r>
                </w:p>
              </w:tc>
            </w:tr>
            <w:tr w:rsidR="00DA73CE" w:rsidRPr="009B6CCF" w14:paraId="68837EB6"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27A34661" w14:textId="77777777" w:rsidR="00DA73CE" w:rsidRPr="009B6CCF" w:rsidRDefault="00DA73CE" w:rsidP="00926561">
                  <w:pPr>
                    <w:pStyle w:val="Codigo"/>
                    <w:keepNext/>
                  </w:pPr>
                  <w:r w:rsidRPr="009B6CCF">
                    <w:t>SC_ID_QUADRA</w:t>
                  </w:r>
                </w:p>
              </w:tc>
              <w:tc>
                <w:tcPr>
                  <w:tcW w:w="0" w:type="auto"/>
                  <w:tcBorders>
                    <w:top w:val="nil"/>
                    <w:left w:val="nil"/>
                    <w:bottom w:val="nil"/>
                    <w:right w:val="nil"/>
                  </w:tcBorders>
                  <w:tcMar>
                    <w:top w:w="15" w:type="dxa"/>
                    <w:left w:w="225" w:type="dxa"/>
                    <w:bottom w:w="15" w:type="dxa"/>
                    <w:right w:w="15" w:type="dxa"/>
                  </w:tcMar>
                  <w:vAlign w:val="center"/>
                  <w:hideMark/>
                </w:tcPr>
                <w:p w14:paraId="3DCFD0A1" w14:textId="77777777" w:rsidR="00DA73CE" w:rsidRPr="009B6CCF" w:rsidRDefault="00DA73CE" w:rsidP="00926561">
                  <w:pPr>
                    <w:pStyle w:val="Codigo"/>
                    <w:keepNext/>
                  </w:pPr>
                  <w:r w:rsidRPr="009B6CCF">
                    <w:t>varchar(250)</w:t>
                  </w:r>
                </w:p>
              </w:tc>
            </w:tr>
            <w:tr w:rsidR="00DA73CE" w:rsidRPr="009B6CCF" w14:paraId="18D7FFD1"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17A0FE3C" w14:textId="77777777" w:rsidR="00DA73CE" w:rsidRPr="009B6CCF" w:rsidRDefault="00DA73CE" w:rsidP="00926561">
                  <w:pPr>
                    <w:pStyle w:val="Codigo"/>
                    <w:keepNext/>
                  </w:pPr>
                  <w:r w:rsidRPr="009B6CCF">
                    <w:t>QTD_LOTES</w:t>
                  </w:r>
                </w:p>
              </w:tc>
              <w:tc>
                <w:tcPr>
                  <w:tcW w:w="0" w:type="auto"/>
                  <w:tcBorders>
                    <w:top w:val="nil"/>
                    <w:left w:val="nil"/>
                    <w:bottom w:val="nil"/>
                    <w:right w:val="nil"/>
                  </w:tcBorders>
                  <w:tcMar>
                    <w:top w:w="15" w:type="dxa"/>
                    <w:left w:w="225" w:type="dxa"/>
                    <w:bottom w:w="15" w:type="dxa"/>
                    <w:right w:w="15" w:type="dxa"/>
                  </w:tcMar>
                  <w:vAlign w:val="center"/>
                  <w:hideMark/>
                </w:tcPr>
                <w:p w14:paraId="16460FC7" w14:textId="77777777" w:rsidR="00DA73CE" w:rsidRPr="009B6CCF" w:rsidRDefault="00DA73CE" w:rsidP="00926561">
                  <w:pPr>
                    <w:pStyle w:val="Codigo"/>
                    <w:keepNext/>
                  </w:pPr>
                  <w:r w:rsidRPr="009B6CCF">
                    <w:t>int(11)</w:t>
                  </w:r>
                </w:p>
              </w:tc>
            </w:tr>
          </w:tbl>
          <w:p w14:paraId="317DA315" w14:textId="77777777" w:rsidR="00DA73CE" w:rsidRPr="009B6CCF" w:rsidRDefault="00DA73CE" w:rsidP="00926561">
            <w:pPr>
              <w:pStyle w:val="Codigo"/>
              <w:keepNext/>
            </w:pPr>
          </w:p>
        </w:tc>
      </w:tr>
    </w:tbl>
    <w:p w14:paraId="09237283" w14:textId="5B47DB54" w:rsidR="00DA73CE" w:rsidRPr="009B6CCF" w:rsidRDefault="00DA73CE" w:rsidP="00A6278E">
      <w:pPr>
        <w:pStyle w:val="Legenda"/>
      </w:pPr>
      <w:r w:rsidRPr="009B6CCF">
        <w:t>Elaboração: Os autores (202</w:t>
      </w:r>
      <w:r w:rsidR="003A0DD2" w:rsidRPr="009B6CCF">
        <w:t>6</w:t>
      </w:r>
      <w:r w:rsidRPr="009B6CCF">
        <w:t>)</w:t>
      </w:r>
    </w:p>
    <w:p w14:paraId="2FECBF37" w14:textId="77777777" w:rsidR="00DA73CE" w:rsidRPr="009B6CCF" w:rsidRDefault="00DA73CE" w:rsidP="00DA73CE"/>
    <w:p w14:paraId="28708097" w14:textId="5FD571B5" w:rsidR="00DA73CE" w:rsidRPr="009B6CCF" w:rsidRDefault="00095079" w:rsidP="00DA73CE">
      <w:r w:rsidRPr="009B6CCF">
        <w:t xml:space="preserve">O atributo SC_ID_QUADRA destaca-se como o elemento central da tabela. Sua composição é idêntica à definida na tabela CN_QUADRAS  </w:t>
      </w:r>
      <w:r w:rsidR="00DA73CE" w:rsidRPr="009B6CCF">
        <w:t>(</w:t>
      </w:r>
      <w:r w:rsidR="00552675" w:rsidRPr="009B6CCF">
        <w:fldChar w:fldCharType="begin"/>
      </w:r>
      <w:r w:rsidR="00552675" w:rsidRPr="009B6CCF">
        <w:instrText xml:space="preserve"> REF _Ref211090707 \h </w:instrText>
      </w:r>
      <w:r w:rsidR="00552675" w:rsidRPr="009B6CCF">
        <w:fldChar w:fldCharType="separate"/>
      </w:r>
      <w:r w:rsidR="003750EA" w:rsidRPr="009B6CCF">
        <w:t xml:space="preserve">Quadro </w:t>
      </w:r>
      <w:r w:rsidR="003750EA">
        <w:rPr>
          <w:noProof/>
        </w:rPr>
        <w:t>18</w:t>
      </w:r>
      <w:r w:rsidR="00552675" w:rsidRPr="009B6CCF">
        <w:fldChar w:fldCharType="end"/>
      </w:r>
      <w:r w:rsidR="00DA73CE" w:rsidRPr="009B6CCF">
        <w:t>)</w:t>
      </w:r>
      <w:r w:rsidR="00474BC6" w:rsidRPr="009B6CCF">
        <w:t>:</w:t>
      </w:r>
      <w:r w:rsidR="00DA73CE" w:rsidRPr="009B6CCF">
        <w:t xml:space="preserve"> </w:t>
      </w:r>
      <w:r w:rsidR="00213F6D" w:rsidRPr="009B6CCF">
        <w:t xml:space="preserve">trata-se de um </w:t>
      </w:r>
      <w:r w:rsidR="00213F6D" w:rsidRPr="009B6CCF">
        <w:rPr>
          <w:i/>
          <w:iCs/>
        </w:rPr>
        <w:t>array</w:t>
      </w:r>
      <w:r w:rsidR="00213F6D" w:rsidRPr="009B6CCF">
        <w:t xml:space="preserve"> </w:t>
      </w:r>
      <w:r w:rsidR="00213F6D" w:rsidRPr="009B6CCF">
        <w:rPr>
          <w:i/>
          <w:iCs/>
        </w:rPr>
        <w:t>JSON</w:t>
      </w:r>
      <w:r w:rsidR="00213F6D" w:rsidRPr="009B6CCF">
        <w:t xml:space="preserve"> composto pelos identificadores SC_ID_LOGRADOURO que delimitam a quadra, organizados em ordem alfabética. </w:t>
      </w:r>
      <w:r w:rsidR="006E170D" w:rsidRPr="009B6CCF">
        <w:t>O</w:t>
      </w:r>
      <w:r w:rsidR="004A1FE1" w:rsidRPr="009B6CCF">
        <w:t xml:space="preserve"> </w:t>
      </w:r>
      <w:r w:rsidR="004A1FE1" w:rsidRPr="009B6CCF">
        <w:fldChar w:fldCharType="begin"/>
      </w:r>
      <w:r w:rsidR="004A1FE1" w:rsidRPr="009B6CCF">
        <w:instrText xml:space="preserve"> REF _Ref220503853 \h </w:instrText>
      </w:r>
      <w:r w:rsidR="004A1FE1" w:rsidRPr="009B6CCF">
        <w:fldChar w:fldCharType="separate"/>
      </w:r>
      <w:r w:rsidR="003750EA" w:rsidRPr="009B6CCF">
        <w:t xml:space="preserve">Quadro </w:t>
      </w:r>
      <w:r w:rsidR="003750EA">
        <w:rPr>
          <w:noProof/>
        </w:rPr>
        <w:t>31</w:t>
      </w:r>
      <w:r w:rsidR="004A1FE1" w:rsidRPr="009B6CCF">
        <w:fldChar w:fldCharType="end"/>
      </w:r>
      <w:r w:rsidR="007E2800" w:rsidRPr="009B6CCF">
        <w:t xml:space="preserve"> detalha o código </w:t>
      </w:r>
      <w:r w:rsidR="007E2800" w:rsidRPr="009B6CCF">
        <w:rPr>
          <w:i/>
          <w:iCs/>
        </w:rPr>
        <w:t>SQL</w:t>
      </w:r>
      <w:r w:rsidR="007E2800" w:rsidRPr="009B6CCF">
        <w:t xml:space="preserve"> utilizado para o povoamento da tabela CN_QUADRAS, </w:t>
      </w:r>
      <w:r w:rsidR="003356F7" w:rsidRPr="009B6CCF">
        <w:t xml:space="preserve">evidenciando </w:t>
      </w:r>
      <w:r w:rsidR="007E2800" w:rsidRPr="009B6CCF">
        <w:t>a geração do campo SC_ID_QUADRA por meio de uma agregação de dados provenientes da tabela CN_FACES.</w:t>
      </w:r>
      <w:r w:rsidR="00A34B9A" w:rsidRPr="009B6CCF">
        <w:t xml:space="preserve"> O resultado da execução desse código é </w:t>
      </w:r>
      <w:r w:rsidR="00FB50DF" w:rsidRPr="009B6CCF">
        <w:t xml:space="preserve">exibido no </w:t>
      </w:r>
      <w:r w:rsidR="002E251B" w:rsidRPr="009B6CCF">
        <w:fldChar w:fldCharType="begin"/>
      </w:r>
      <w:r w:rsidR="002E251B" w:rsidRPr="009B6CCF">
        <w:instrText xml:space="preserve"> REF _Ref220506895 \h </w:instrText>
      </w:r>
      <w:r w:rsidR="002E251B" w:rsidRPr="009B6CCF">
        <w:fldChar w:fldCharType="separate"/>
      </w:r>
      <w:r w:rsidR="003750EA" w:rsidRPr="009B6CCF">
        <w:t xml:space="preserve">Quadro </w:t>
      </w:r>
      <w:r w:rsidR="003750EA">
        <w:rPr>
          <w:noProof/>
        </w:rPr>
        <w:t>32</w:t>
      </w:r>
      <w:r w:rsidR="002E251B" w:rsidRPr="009B6CCF">
        <w:fldChar w:fldCharType="end"/>
      </w:r>
      <w:r w:rsidR="002E251B" w:rsidRPr="009B6CCF">
        <w:t>.</w:t>
      </w:r>
    </w:p>
    <w:p w14:paraId="7FECCBE4" w14:textId="77777777" w:rsidR="00FE2E8C" w:rsidRPr="009B6CCF" w:rsidRDefault="00FE2E8C" w:rsidP="00DA73CE"/>
    <w:p w14:paraId="0C85B7C2" w14:textId="7818DB21" w:rsidR="00FE2E8C" w:rsidRPr="009B6CCF" w:rsidRDefault="00FE2E8C" w:rsidP="00A6278E">
      <w:pPr>
        <w:pStyle w:val="Legenda"/>
      </w:pPr>
      <w:bookmarkStart w:id="292" w:name="_Ref220503853"/>
      <w:r w:rsidRPr="009B6CCF">
        <w:t xml:space="preserve">Quadro </w:t>
      </w:r>
      <w:fldSimple w:instr=" SEQ Quadro \* ARABIC ">
        <w:r w:rsidR="003750EA">
          <w:rPr>
            <w:noProof/>
          </w:rPr>
          <w:t>31</w:t>
        </w:r>
      </w:fldSimple>
      <w:bookmarkEnd w:id="292"/>
      <w:r w:rsidRPr="009B6CCF">
        <w:t xml:space="preserve"> </w:t>
      </w:r>
      <w:r w:rsidR="00BE729E" w:rsidRPr="009B6CCF">
        <w:t>–</w:t>
      </w:r>
      <w:r w:rsidRPr="009B6CCF">
        <w:t xml:space="preserve"> Povoamento de CI_</w:t>
      </w:r>
      <w:r w:rsidR="00127135" w:rsidRPr="009B6CCF">
        <w:t>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FE2E8C" w:rsidRPr="009B6CCF" w14:paraId="3F29CC4F" w14:textId="77777777" w:rsidTr="00926561">
        <w:trPr>
          <w:jc w:val="center"/>
        </w:trPr>
        <w:tc>
          <w:tcPr>
            <w:tcW w:w="9061" w:type="dxa"/>
          </w:tcPr>
          <w:p w14:paraId="257255C2" w14:textId="1C194D71" w:rsidR="00E168D3" w:rsidRPr="009B6CCF" w:rsidRDefault="00E168D3" w:rsidP="00E168D3">
            <w:pPr>
              <w:pStyle w:val="Codigo"/>
            </w:pPr>
            <w:r w:rsidRPr="009B6CCF">
              <w:t xml:space="preserve">-- Preenchendo as </w:t>
            </w:r>
            <w:r w:rsidR="00127135" w:rsidRPr="009B6CCF">
              <w:t xml:space="preserve">quadras </w:t>
            </w:r>
            <w:r w:rsidRPr="009B6CCF">
              <w:t>em CI_</w:t>
            </w:r>
            <w:r w:rsidR="00127135" w:rsidRPr="009B6CCF">
              <w:t>QUADRAS</w:t>
            </w:r>
          </w:p>
          <w:p w14:paraId="705CB584" w14:textId="36AA894F" w:rsidR="00CD078A" w:rsidRPr="009B6CCF" w:rsidRDefault="00CD078A" w:rsidP="00CD078A">
            <w:pPr>
              <w:pStyle w:val="Codigo"/>
            </w:pPr>
            <w:r w:rsidRPr="009B6CCF">
              <w:t>INSERT INTO CI_QUADRAS (</w:t>
            </w:r>
          </w:p>
          <w:p w14:paraId="19BE412C" w14:textId="7F875F32" w:rsidR="00CD078A" w:rsidRPr="009B6CCF" w:rsidRDefault="00CD078A" w:rsidP="00CD078A">
            <w:pPr>
              <w:pStyle w:val="Codigo"/>
            </w:pPr>
            <w:r w:rsidRPr="009B6CCF">
              <w:lastRenderedPageBreak/>
              <w:t xml:space="preserve">  ID_QUADRA, COD_MUNICIPIO, SC_ID_QUADRA, </w:t>
            </w:r>
          </w:p>
          <w:p w14:paraId="79B7C780" w14:textId="4B67C63B" w:rsidR="00CD078A" w:rsidRPr="009B6CCF" w:rsidRDefault="00CD078A" w:rsidP="00CD078A">
            <w:pPr>
              <w:pStyle w:val="Codigo"/>
            </w:pPr>
            <w:r w:rsidRPr="009B6CCF">
              <w:t xml:space="preserve">  QTD_PONTOS, AREA</w:t>
            </w:r>
          </w:p>
          <w:p w14:paraId="1A6D7EA6" w14:textId="77777777" w:rsidR="00CD078A" w:rsidRPr="009B6CCF" w:rsidRDefault="00CD078A" w:rsidP="00CD078A">
            <w:pPr>
              <w:pStyle w:val="Codigo"/>
            </w:pPr>
            <w:r w:rsidRPr="009B6CCF">
              <w:t>)</w:t>
            </w:r>
          </w:p>
          <w:p w14:paraId="75A07799" w14:textId="77777777" w:rsidR="00CD078A" w:rsidRPr="009B6CCF" w:rsidRDefault="00CD078A" w:rsidP="00CD078A">
            <w:pPr>
              <w:pStyle w:val="Codigo"/>
            </w:pPr>
            <w:r w:rsidRPr="009B6CCF">
              <w:t xml:space="preserve">SELECT </w:t>
            </w:r>
          </w:p>
          <w:p w14:paraId="28192BDC" w14:textId="77777777" w:rsidR="00CD078A" w:rsidRPr="009B6CCF" w:rsidRDefault="00CD078A" w:rsidP="00CD078A">
            <w:pPr>
              <w:pStyle w:val="Codigo"/>
            </w:pPr>
            <w:r w:rsidRPr="009B6CCF">
              <w:t xml:space="preserve">  ID_QUADRA,</w:t>
            </w:r>
          </w:p>
          <w:p w14:paraId="68B45363" w14:textId="77777777" w:rsidR="00CD078A" w:rsidRPr="009B6CCF" w:rsidRDefault="00CD078A" w:rsidP="00CD078A">
            <w:pPr>
              <w:pStyle w:val="Codigo"/>
            </w:pPr>
            <w:r w:rsidRPr="009B6CCF">
              <w:t xml:space="preserve">  COD_MUNICIPIO,</w:t>
            </w:r>
          </w:p>
          <w:p w14:paraId="576BE7D7" w14:textId="77777777" w:rsidR="00CD078A" w:rsidRPr="00B5218E" w:rsidRDefault="00CD078A" w:rsidP="00CD078A">
            <w:pPr>
              <w:pStyle w:val="Codigo"/>
              <w:rPr>
                <w:lang w:val="en-US"/>
                <w:rPrChange w:id="293" w:author="Carlos" w:date="2026-03-18T08:28:00Z">
                  <w:rPr/>
                </w:rPrChange>
              </w:rPr>
            </w:pPr>
            <w:r w:rsidRPr="009B6CCF">
              <w:t xml:space="preserve">  </w:t>
            </w:r>
            <w:r w:rsidRPr="00B5218E">
              <w:rPr>
                <w:lang w:val="en-US"/>
                <w:rPrChange w:id="294" w:author="Carlos" w:date="2026-03-18T08:28:00Z">
                  <w:rPr/>
                </w:rPrChange>
              </w:rPr>
              <w:t xml:space="preserve">CONCAT('["', </w:t>
            </w:r>
          </w:p>
          <w:p w14:paraId="61A9F7EC" w14:textId="77777777" w:rsidR="00CD078A" w:rsidRPr="00B5218E" w:rsidRDefault="00CD078A" w:rsidP="00CD078A">
            <w:pPr>
              <w:pStyle w:val="Codigo"/>
              <w:rPr>
                <w:lang w:val="en-US"/>
                <w:rPrChange w:id="295" w:author="Carlos" w:date="2026-03-18T08:28:00Z">
                  <w:rPr/>
                </w:rPrChange>
              </w:rPr>
            </w:pPr>
            <w:r w:rsidRPr="00B5218E">
              <w:rPr>
                <w:lang w:val="en-US"/>
                <w:rPrChange w:id="296" w:author="Carlos" w:date="2026-03-18T08:28:00Z">
                  <w:rPr/>
                </w:rPrChange>
              </w:rPr>
              <w:t xml:space="preserve">      GROUP_CONCAT(SC_ID_LOGRADOURO </w:t>
            </w:r>
          </w:p>
          <w:p w14:paraId="50990A40" w14:textId="77777777" w:rsidR="00CD078A" w:rsidRPr="00B5218E" w:rsidRDefault="00CD078A" w:rsidP="00CD078A">
            <w:pPr>
              <w:pStyle w:val="Codigo"/>
              <w:rPr>
                <w:lang w:val="en-US"/>
                <w:rPrChange w:id="297" w:author="Carlos" w:date="2026-03-18T08:29:00Z">
                  <w:rPr/>
                </w:rPrChange>
              </w:rPr>
            </w:pPr>
            <w:r w:rsidRPr="00B5218E">
              <w:rPr>
                <w:lang w:val="en-US"/>
                <w:rPrChange w:id="298" w:author="Carlos" w:date="2026-03-18T08:28:00Z">
                  <w:rPr/>
                </w:rPrChange>
              </w:rPr>
              <w:t xml:space="preserve">        </w:t>
            </w:r>
            <w:r w:rsidRPr="00B5218E">
              <w:rPr>
                <w:lang w:val="en-US"/>
                <w:rPrChange w:id="299" w:author="Carlos" w:date="2026-03-18T08:29:00Z">
                  <w:rPr/>
                </w:rPrChange>
              </w:rPr>
              <w:t xml:space="preserve">ORDER BY SC_ID_LOGRADOURO </w:t>
            </w:r>
          </w:p>
          <w:p w14:paraId="1A2B1A36" w14:textId="77777777" w:rsidR="00CD078A" w:rsidRPr="00B5218E" w:rsidRDefault="00CD078A" w:rsidP="00CD078A">
            <w:pPr>
              <w:pStyle w:val="Codigo"/>
              <w:rPr>
                <w:lang w:val="en-US"/>
                <w:rPrChange w:id="300" w:author="Carlos" w:date="2026-03-18T08:29:00Z">
                  <w:rPr/>
                </w:rPrChange>
              </w:rPr>
            </w:pPr>
            <w:r w:rsidRPr="00B5218E">
              <w:rPr>
                <w:lang w:val="en-US"/>
                <w:rPrChange w:id="301" w:author="Carlos" w:date="2026-03-18T08:29:00Z">
                  <w:rPr/>
                </w:rPrChange>
              </w:rPr>
              <w:t xml:space="preserve">        SEPARATOR '","'), </w:t>
            </w:r>
          </w:p>
          <w:p w14:paraId="02993EBF" w14:textId="77777777" w:rsidR="00CD078A" w:rsidRPr="009B6CCF" w:rsidRDefault="00CD078A" w:rsidP="00CD078A">
            <w:pPr>
              <w:pStyle w:val="Codigo"/>
            </w:pPr>
            <w:r w:rsidRPr="00B5218E">
              <w:rPr>
                <w:lang w:val="en-US"/>
                <w:rPrChange w:id="302" w:author="Carlos" w:date="2026-03-18T08:29:00Z">
                  <w:rPr/>
                </w:rPrChange>
              </w:rPr>
              <w:t xml:space="preserve">  </w:t>
            </w:r>
            <w:r w:rsidRPr="009B6CCF">
              <w:t>'"]') AS SC_ID_QUADRA,</w:t>
            </w:r>
          </w:p>
          <w:p w14:paraId="4C08D08C" w14:textId="77777777" w:rsidR="00CD078A" w:rsidRPr="009B6CCF" w:rsidRDefault="00CD078A" w:rsidP="00CD078A">
            <w:pPr>
              <w:pStyle w:val="Codigo"/>
            </w:pPr>
            <w:r w:rsidRPr="009B6CCF">
              <w:t xml:space="preserve">  SUM(QTD_LOTES) AS QTD_PONTOS,</w:t>
            </w:r>
          </w:p>
          <w:p w14:paraId="09355651" w14:textId="77777777" w:rsidR="00CD078A" w:rsidRPr="00BC73BE" w:rsidRDefault="00CD078A" w:rsidP="00CD078A">
            <w:pPr>
              <w:pStyle w:val="Codigo"/>
              <w:rPr>
                <w:lang w:val="en-US"/>
              </w:rPr>
            </w:pPr>
            <w:r w:rsidRPr="009B6CCF">
              <w:t xml:space="preserve">  </w:t>
            </w:r>
            <w:r w:rsidRPr="00BC73BE">
              <w:rPr>
                <w:lang w:val="en-US"/>
              </w:rPr>
              <w:t>0.00 AS AREA</w:t>
            </w:r>
          </w:p>
          <w:p w14:paraId="5E3D2888" w14:textId="77777777" w:rsidR="00CD078A" w:rsidRPr="00BC73BE" w:rsidRDefault="00CD078A" w:rsidP="00CD078A">
            <w:pPr>
              <w:pStyle w:val="Codigo"/>
              <w:rPr>
                <w:lang w:val="en-US"/>
              </w:rPr>
            </w:pPr>
            <w:r w:rsidRPr="00BC73BE">
              <w:rPr>
                <w:lang w:val="en-US"/>
              </w:rPr>
              <w:t>FROM CI_FACES</w:t>
            </w:r>
          </w:p>
          <w:p w14:paraId="6B48D1B4" w14:textId="77777777" w:rsidR="00CD078A" w:rsidRPr="00BC73BE" w:rsidRDefault="00CD078A" w:rsidP="00CD078A">
            <w:pPr>
              <w:pStyle w:val="Codigo"/>
              <w:rPr>
                <w:lang w:val="en-US"/>
              </w:rPr>
            </w:pPr>
            <w:r w:rsidRPr="00BC73BE">
              <w:rPr>
                <w:lang w:val="en-US"/>
              </w:rPr>
              <w:t xml:space="preserve">GROUP BY </w:t>
            </w:r>
          </w:p>
          <w:p w14:paraId="63A1E099" w14:textId="77777777" w:rsidR="00CD078A" w:rsidRPr="009B6CCF" w:rsidRDefault="00CD078A" w:rsidP="00CD078A">
            <w:pPr>
              <w:pStyle w:val="Codigo"/>
            </w:pPr>
            <w:r w:rsidRPr="00BC73BE">
              <w:rPr>
                <w:lang w:val="en-US"/>
              </w:rPr>
              <w:t xml:space="preserve">  </w:t>
            </w:r>
            <w:r w:rsidRPr="009B6CCF">
              <w:t xml:space="preserve">COD_MUNICIPIO, </w:t>
            </w:r>
          </w:p>
          <w:p w14:paraId="285AD1A7" w14:textId="54323150" w:rsidR="00FE2E8C" w:rsidRPr="009B6CCF" w:rsidRDefault="00CD078A" w:rsidP="00CD078A">
            <w:pPr>
              <w:pStyle w:val="Codigo"/>
            </w:pPr>
            <w:r w:rsidRPr="009B6CCF">
              <w:t xml:space="preserve">  ID_QUADRA;  </w:t>
            </w:r>
          </w:p>
        </w:tc>
      </w:tr>
    </w:tbl>
    <w:p w14:paraId="418FC7F8" w14:textId="77777777" w:rsidR="00FE2E8C" w:rsidRPr="009B6CCF" w:rsidRDefault="00FE2E8C" w:rsidP="00A6278E">
      <w:pPr>
        <w:pStyle w:val="Legenda"/>
      </w:pPr>
      <w:r w:rsidRPr="009B6CCF">
        <w:lastRenderedPageBreak/>
        <w:t>Elaboração: Os autores (2026)</w:t>
      </w:r>
    </w:p>
    <w:p w14:paraId="2D4822C6" w14:textId="77777777" w:rsidR="00474BC6" w:rsidRPr="009B6CCF" w:rsidRDefault="00474BC6" w:rsidP="00DA73CE"/>
    <w:p w14:paraId="3523D4A0" w14:textId="06ECD717" w:rsidR="00FB50DF" w:rsidRPr="009B6CCF" w:rsidRDefault="00FB50DF" w:rsidP="00A6278E">
      <w:pPr>
        <w:pStyle w:val="Legenda"/>
      </w:pPr>
      <w:bookmarkStart w:id="303" w:name="_Ref220506895"/>
      <w:r w:rsidRPr="009B6CCF">
        <w:t xml:space="preserve">Quadro </w:t>
      </w:r>
      <w:fldSimple w:instr=" SEQ Quadro \* ARABIC ">
        <w:r w:rsidR="003750EA">
          <w:rPr>
            <w:noProof/>
          </w:rPr>
          <w:t>32</w:t>
        </w:r>
      </w:fldSimple>
      <w:bookmarkEnd w:id="303"/>
      <w:r w:rsidRPr="009B6CCF">
        <w:t xml:space="preserve"> </w:t>
      </w:r>
      <w:r w:rsidR="004261E6" w:rsidRPr="009B6CCF">
        <w:t>–</w:t>
      </w:r>
      <w:r w:rsidRPr="009B6CCF">
        <w:t xml:space="preserve"> </w:t>
      </w:r>
      <w:r w:rsidR="004261E6" w:rsidRPr="009B6CCF">
        <w:t xml:space="preserve">Registro </w:t>
      </w:r>
      <w:r w:rsidRPr="009B6CCF">
        <w:t>de CI_QUADRAS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FB50DF" w:rsidRPr="009B6CCF" w14:paraId="680160F9" w14:textId="77777777" w:rsidTr="00F14677">
        <w:trPr>
          <w:trHeight w:val="1134"/>
          <w:jc w:val="center"/>
        </w:trPr>
        <w:tc>
          <w:tcPr>
            <w:tcW w:w="9061" w:type="dxa"/>
            <w:vAlign w:val="center"/>
          </w:tcPr>
          <w:p w14:paraId="12F54FC1" w14:textId="794E4AF7" w:rsidR="00FB50DF" w:rsidRPr="009B6CCF" w:rsidRDefault="00C40450" w:rsidP="00F14677">
            <w:pPr>
              <w:pStyle w:val="Codigo"/>
              <w:ind w:left="-113"/>
              <w:jc w:val="center"/>
            </w:pPr>
            <w:r w:rsidRPr="009B6CCF">
              <w:rPr>
                <w:noProof/>
                <w:lang w:eastAsia="pt-BR"/>
              </w:rPr>
              <w:drawing>
                <wp:inline distT="0" distB="0" distL="0" distR="0" wp14:anchorId="2EE9D2E5" wp14:editId="7AC1D10D">
                  <wp:extent cx="5760000" cy="619200"/>
                  <wp:effectExtent l="0" t="0" r="0" b="9525"/>
                  <wp:docPr id="199619344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193442" name="Imagem 1996193442"/>
                          <pic:cNvPicPr/>
                        </pic:nvPicPr>
                        <pic:blipFill>
                          <a:blip r:embed="rId24">
                            <a:extLst>
                              <a:ext uri="{28A0092B-C50C-407E-A947-70E740481C1C}">
                                <a14:useLocalDpi xmlns:a14="http://schemas.microsoft.com/office/drawing/2010/main" val="0"/>
                              </a:ext>
                            </a:extLst>
                          </a:blip>
                          <a:stretch>
                            <a:fillRect/>
                          </a:stretch>
                        </pic:blipFill>
                        <pic:spPr>
                          <a:xfrm>
                            <a:off x="0" y="0"/>
                            <a:ext cx="5760000" cy="619200"/>
                          </a:xfrm>
                          <a:prstGeom prst="rect">
                            <a:avLst/>
                          </a:prstGeom>
                        </pic:spPr>
                      </pic:pic>
                    </a:graphicData>
                  </a:graphic>
                </wp:inline>
              </w:drawing>
            </w:r>
          </w:p>
        </w:tc>
      </w:tr>
    </w:tbl>
    <w:p w14:paraId="17F223B3" w14:textId="77777777" w:rsidR="00FB50DF" w:rsidRPr="009B6CCF" w:rsidRDefault="00FB50DF" w:rsidP="00A6278E">
      <w:pPr>
        <w:pStyle w:val="Legenda"/>
      </w:pPr>
      <w:r w:rsidRPr="009B6CCF">
        <w:t>Elaboração: Os autores (2026)</w:t>
      </w:r>
    </w:p>
    <w:p w14:paraId="5CBC84D2" w14:textId="5ED15622" w:rsidR="003356F7" w:rsidRPr="009B6CCF" w:rsidRDefault="003356F7" w:rsidP="00DA73CE"/>
    <w:p w14:paraId="0B94936C" w14:textId="0471C0BB" w:rsidR="006D3D4B" w:rsidRPr="009B6CCF" w:rsidRDefault="006D3D4B" w:rsidP="00093FBB">
      <w:pPr>
        <w:pStyle w:val="Ttulo3"/>
      </w:pPr>
      <w:bookmarkStart w:id="304" w:name="_Toc223789521"/>
      <w:r w:rsidRPr="009B6CCF">
        <w:t>Obten</w:t>
      </w:r>
      <w:r w:rsidR="00E133F1" w:rsidRPr="009B6CCF">
        <w:t xml:space="preserve">ção </w:t>
      </w:r>
      <w:r w:rsidR="00ED51AF" w:rsidRPr="009B6CCF">
        <w:t xml:space="preserve">e tratamento </w:t>
      </w:r>
      <w:r w:rsidRPr="009B6CCF">
        <w:t>do</w:t>
      </w:r>
      <w:r w:rsidR="00ED51AF" w:rsidRPr="009B6CCF">
        <w:t>s</w:t>
      </w:r>
      <w:r w:rsidRPr="009B6CCF">
        <w:t xml:space="preserve"> dados do OpenStreetMap (OSM)</w:t>
      </w:r>
      <w:bookmarkEnd w:id="304"/>
    </w:p>
    <w:p w14:paraId="28FA243C" w14:textId="4C2D6FEB" w:rsidR="002D545E" w:rsidRPr="009B6CCF" w:rsidRDefault="00255A0D" w:rsidP="006D3D4B">
      <w:r w:rsidRPr="009B6CCF">
        <w:t xml:space="preserve">No </w:t>
      </w:r>
      <w:r w:rsidRPr="009B6CCF">
        <w:rPr>
          <w:i/>
          <w:iCs/>
        </w:rPr>
        <w:t>SuperCIATA</w:t>
      </w:r>
      <w:r w:rsidRPr="009B6CCF">
        <w:t xml:space="preserve"> a</w:t>
      </w:r>
      <w:r w:rsidR="002D545E" w:rsidRPr="009B6CCF">
        <w:t xml:space="preserve">s coordenadas dos logradouros provenientes do </w:t>
      </w:r>
      <w:r w:rsidRPr="009B6CCF">
        <w:t>OSM</w:t>
      </w:r>
      <w:r w:rsidR="002D545E" w:rsidRPr="009B6CCF">
        <w:t xml:space="preserve"> são utilizadas para calcular o azimute</w:t>
      </w:r>
      <w:r w:rsidR="0081109C" w:rsidRPr="009B6CCF">
        <w:rPr>
          <w:rStyle w:val="Refdenotaderodap"/>
        </w:rPr>
        <w:footnoteReference w:id="16"/>
      </w:r>
      <w:r w:rsidR="002D545E" w:rsidRPr="009B6CCF">
        <w:t xml:space="preserve"> de cada segmento de v</w:t>
      </w:r>
      <w:r w:rsidR="001D74D6" w:rsidRPr="009B6CCF">
        <w:t>ia (face da quadra)</w:t>
      </w:r>
      <w:r w:rsidR="002D545E" w:rsidRPr="009B6CCF">
        <w:t xml:space="preserve">, estabelecendo sua orientação angular em relação ao Norte Geográfico. Este parâmetro é fundamental para o ajuste geométrico do polígono gerado a partir do Cadastro Territorial Urbano, permitindo que a rotação e o alinhamento das faces de quadra </w:t>
      </w:r>
      <w:r w:rsidR="00B2611B" w:rsidRPr="009B6CCF">
        <w:t>s</w:t>
      </w:r>
      <w:r w:rsidR="003004ED" w:rsidRPr="009B6CCF">
        <w:t xml:space="preserve">e assemelhem </w:t>
      </w:r>
      <w:r w:rsidR="002D545E" w:rsidRPr="009B6CCF">
        <w:t>à realidade da malha viária.</w:t>
      </w:r>
    </w:p>
    <w:p w14:paraId="303907CC" w14:textId="3C7B992C" w:rsidR="00842B59" w:rsidRPr="009B6CCF" w:rsidRDefault="00D75AAC" w:rsidP="006D3D4B">
      <w:r w:rsidRPr="009B6CCF">
        <w:t>As</w:t>
      </w:r>
      <w:r w:rsidR="00E8661C" w:rsidRPr="009B6CCF">
        <w:t xml:space="preserve"> coordenadas</w:t>
      </w:r>
      <w:r w:rsidRPr="009B6CCF">
        <w:t xml:space="preserve"> </w:t>
      </w:r>
      <w:r w:rsidR="00E8661C" w:rsidRPr="009B6CCF">
        <w:t xml:space="preserve">também podem ser usadas para </w:t>
      </w:r>
      <w:r w:rsidR="00B51BCD" w:rsidRPr="009B6CCF">
        <w:t>a translação d</w:t>
      </w:r>
      <w:r w:rsidR="001A0371" w:rsidRPr="009B6CCF">
        <w:t>o polígono</w:t>
      </w:r>
      <w:r w:rsidR="00CA071E" w:rsidRPr="009B6CCF">
        <w:rPr>
          <w:rStyle w:val="Refdenotaderodap"/>
        </w:rPr>
        <w:footnoteReference w:id="17"/>
      </w:r>
      <w:r w:rsidR="00BC31D3" w:rsidRPr="009B6CCF">
        <w:t xml:space="preserve"> para </w:t>
      </w:r>
      <w:r w:rsidR="00886DE0" w:rsidRPr="009B6CCF">
        <w:t>o centroide calculado</w:t>
      </w:r>
      <w:r w:rsidR="004D1E80" w:rsidRPr="009B6CCF">
        <w:t xml:space="preserve">, permitindo </w:t>
      </w:r>
      <w:r w:rsidR="001D0E16" w:rsidRPr="009B6CCF">
        <w:t>a coincidência posicional</w:t>
      </w:r>
      <w:r w:rsidR="002A05D1" w:rsidRPr="009B6CCF">
        <w:t xml:space="preserve"> d</w:t>
      </w:r>
      <w:r w:rsidR="00214067" w:rsidRPr="009B6CCF">
        <w:t>as</w:t>
      </w:r>
      <w:r w:rsidR="002A05D1" w:rsidRPr="009B6CCF">
        <w:t xml:space="preserve"> quadras dos domínios </w:t>
      </w:r>
      <w:r w:rsidRPr="009B6CCF">
        <w:t>SC_ e OSM_.</w:t>
      </w:r>
    </w:p>
    <w:p w14:paraId="0CA39A14" w14:textId="5E0D69D5" w:rsidR="00C537C4" w:rsidRPr="009B6CCF" w:rsidRDefault="00C537C4" w:rsidP="006D3D4B">
      <w:r w:rsidRPr="009B6CCF">
        <w:t xml:space="preserve">O </w:t>
      </w:r>
      <w:r w:rsidRPr="009B6CCF">
        <w:rPr>
          <w:i/>
          <w:iCs/>
        </w:rPr>
        <w:t>OpenStreetMap</w:t>
      </w:r>
      <w:r w:rsidRPr="009B6CCF">
        <w:t xml:space="preserve"> (</w:t>
      </w:r>
      <w:r w:rsidRPr="009B6CCF">
        <w:rPr>
          <w:i/>
          <w:iCs/>
        </w:rPr>
        <w:t>OSM</w:t>
      </w:r>
      <w:r w:rsidRPr="009B6CCF">
        <w:t xml:space="preserve">) é utilizado como base de referência devido à sua natureza colaborativa e alta taxa de atualização em centros urbanos </w:t>
      </w:r>
      <w:r w:rsidR="004975CD" w:rsidRPr="009B6CCF">
        <w:fldChar w:fldCharType="begin"/>
      </w:r>
      <w:r w:rsidR="00540515" w:rsidRPr="009B6CCF">
        <w:instrText xml:space="preserve"> ADDIN ZOTERO_ITEM CSL_CITATION {"citationID":"SW1z6m6z","properties":{"formattedCitation":"(Haklay, 2010)","plainCitation":"(Haklay, 2010)","dontUpdate":true,"noteIndex":0},"citationItems":[{"id":218,"uris":["http://zotero.org/users/15531986/items/G88VAM2Y"],"itemData":{"id":218,"type":"article-journal","abstract":"Within the framework of Web 2.0 mapping applications, the most striking example of a geographical application is the OpenStreetMap (OSM) project. OSM aims to create a free digital map of the world and is implemented through the engagement of participants in a mode similar to software development in Open Source projects. The information is collected by many participants, collated on a central database, and distributed in multiple digital formats through the World Wide Web. This type of information was termed ‘Volunteered Geographical Information’ (VGI) by Goodchild, 2007. However, to date there has been no systematic analysis of the quality of VGI. This study aims to fill this gap by analysing OSM information. The examination focuses on analysis of its quality through a comparison with Ordnance Survey (OS) datasets. The analysis focuses on London and England, since OSM started in London in August 2004 and therefore the study of these geographies provides the best understanding of the achievements and difficulties of VGI. The analysis shows that OSM information can be fairly accurate: on average within about 6 m of the position recorded by the OS, and with approximately 80% overlap of motorway objects between the two datasets. In the space of four years, OSM has captured about 29% of the area of England, of which approximately 24% are digitised lines without a complete set of attributes. The paper concludes with a discussion of the implications of the findings to the study of VGI as well as suggesting future research directions.","container-title":"Environment and Planning B: Planning and Design","DOI":"10.1068/b35097","ISSN":"0265-8135, 1472-3417","issue":"4","journalAbbreviation":"Environ Plann B Plann Des","language":"en","license":"https://journals.sagepub.com/page/policies/text-and-data-mining-license","page":"682-703","source":"DOI.org (Crossref)","title":"How Good is Volunteered Geographical Information? A Comparative Study of OpenStreetMap and Ordnance Survey Datasets","title-short":"How Good is Volunteered Geographical Information?","volume":"37","author":[{"family":"Haklay","given":"Mordechai"}],"issued":{"date-parts":[["2010",8]]}}}],"schema":"https://github.com/citation-style-language/schema/raw/master/csl-citation.json"} </w:instrText>
      </w:r>
      <w:r w:rsidR="004975CD" w:rsidRPr="009B6CCF">
        <w:fldChar w:fldCharType="separate"/>
      </w:r>
      <w:r w:rsidR="004975CD" w:rsidRPr="009B6CCF">
        <w:rPr>
          <w:rFonts w:cs="Arial"/>
        </w:rPr>
        <w:t>(</w:t>
      </w:r>
      <w:r w:rsidR="00FE432D" w:rsidRPr="009B6CCF">
        <w:rPr>
          <w:rFonts w:cs="Arial"/>
        </w:rPr>
        <w:t>HAKLAY</w:t>
      </w:r>
      <w:r w:rsidR="004975CD" w:rsidRPr="009B6CCF">
        <w:rPr>
          <w:rFonts w:cs="Arial"/>
        </w:rPr>
        <w:t>, 2010)</w:t>
      </w:r>
      <w:r w:rsidR="004975CD" w:rsidRPr="009B6CCF">
        <w:fldChar w:fldCharType="end"/>
      </w:r>
      <w:r w:rsidRPr="009B6CCF">
        <w:t xml:space="preserve">. Através de requisições à API, o sistema extrai as primitivas geométricas do tipo </w:t>
      </w:r>
      <w:r w:rsidRPr="009B6CCF">
        <w:rPr>
          <w:i/>
          <w:iCs/>
        </w:rPr>
        <w:t>way</w:t>
      </w:r>
      <w:r w:rsidRPr="009B6CCF">
        <w:t xml:space="preserve"> (linhas) que possuem a </w:t>
      </w:r>
      <w:r w:rsidRPr="009B6CCF">
        <w:rPr>
          <w:i/>
          <w:iCs/>
        </w:rPr>
        <w:t>tag</w:t>
      </w:r>
      <w:r w:rsidRPr="009B6CCF">
        <w:t xml:space="preserve"> </w:t>
      </w:r>
      <w:r w:rsidRPr="009B6CCF">
        <w:rPr>
          <w:i/>
          <w:iCs/>
        </w:rPr>
        <w:t>highway</w:t>
      </w:r>
      <w:r w:rsidRPr="009B6CCF">
        <w:t>, representando a</w:t>
      </w:r>
      <w:r w:rsidR="0097639B" w:rsidRPr="009B6CCF">
        <w:t>s</w:t>
      </w:r>
      <w:r w:rsidRPr="009B6CCF">
        <w:t xml:space="preserve"> vi</w:t>
      </w:r>
      <w:r w:rsidR="0097639B" w:rsidRPr="009B6CCF">
        <w:t>as</w:t>
      </w:r>
      <w:r w:rsidRPr="009B6CCF">
        <w:t>.</w:t>
      </w:r>
      <w:r w:rsidR="00C04F7D" w:rsidRPr="009B6CCF">
        <w:t xml:space="preserve"> As informações obtidas </w:t>
      </w:r>
      <w:r w:rsidR="00C04F7D" w:rsidRPr="009B6CCF">
        <w:lastRenderedPageBreak/>
        <w:t xml:space="preserve">são </w:t>
      </w:r>
      <w:r w:rsidR="00C2785F" w:rsidRPr="009B6CCF">
        <w:t xml:space="preserve">persistidas em uma tabela </w:t>
      </w:r>
      <w:r w:rsidR="00CC3B5A" w:rsidRPr="009B6CCF">
        <w:t xml:space="preserve">local </w:t>
      </w:r>
      <w:r w:rsidR="00C2785F" w:rsidRPr="009B6CCF">
        <w:t xml:space="preserve">para </w:t>
      </w:r>
      <w:r w:rsidR="00E6783D" w:rsidRPr="009B6CCF">
        <w:t xml:space="preserve">melhorar a performance e reduzir a necessidade de acessos </w:t>
      </w:r>
      <w:r w:rsidR="001C3E80" w:rsidRPr="009B6CCF">
        <w:t>excessivos</w:t>
      </w:r>
      <w:r w:rsidR="00E6783D" w:rsidRPr="009B6CCF">
        <w:t xml:space="preserve"> </w:t>
      </w:r>
      <w:r w:rsidR="009D7D16" w:rsidRPr="009B6CCF">
        <w:t>ao OSM, que podem levar ao banimento do IP.</w:t>
      </w:r>
    </w:p>
    <w:p w14:paraId="17E9D6DC" w14:textId="12F7BA7A" w:rsidR="00CB3405" w:rsidRPr="009B6CCF" w:rsidRDefault="00CB3405" w:rsidP="006D3D4B">
      <w:r w:rsidRPr="009B6CCF">
        <w:t xml:space="preserve">Para </w:t>
      </w:r>
      <w:r w:rsidR="001C3E80" w:rsidRPr="009B6CCF">
        <w:t xml:space="preserve">povoar </w:t>
      </w:r>
      <w:r w:rsidR="003D0EF9" w:rsidRPr="009B6CCF">
        <w:t xml:space="preserve">a tabela, </w:t>
      </w:r>
      <w:r w:rsidRPr="009B6CCF">
        <w:t>o algoritmo executa os seguintes passos:</w:t>
      </w:r>
    </w:p>
    <w:p w14:paraId="57F3095C" w14:textId="77777777" w:rsidR="00E70EFF" w:rsidRPr="009B6CCF" w:rsidRDefault="00CB3405" w:rsidP="004E1CB8">
      <w:pPr>
        <w:pStyle w:val="Ttulo4"/>
      </w:pPr>
      <w:r w:rsidRPr="009B6CCF">
        <w:t>Busca por Proximidade</w:t>
      </w:r>
    </w:p>
    <w:p w14:paraId="5EA4114A" w14:textId="42E43B8E" w:rsidR="00E7403F" w:rsidRPr="009B6CCF" w:rsidRDefault="002B47F8" w:rsidP="00921E5C">
      <w:r w:rsidRPr="009B6CCF">
        <w:t xml:space="preserve">O SuperCIATA percorre a entidade CN_FACES e utiliza os atributos CENTROIDE e NOM_LOGRADOURO como parâmetros para consultas ao </w:t>
      </w:r>
      <w:r w:rsidRPr="009B6CCF">
        <w:rPr>
          <w:i/>
          <w:iCs/>
        </w:rPr>
        <w:t>OpenStreetMap</w:t>
      </w:r>
      <w:r w:rsidRPr="009B6CCF">
        <w:t xml:space="preserve"> (OSM). Por meio da API </w:t>
      </w:r>
      <w:r w:rsidRPr="009B6CCF">
        <w:rPr>
          <w:i/>
          <w:iCs/>
        </w:rPr>
        <w:t>Overpass</w:t>
      </w:r>
      <w:r w:rsidRPr="009B6CCF">
        <w:t xml:space="preserve"> e da linguagem </w:t>
      </w:r>
      <w:r w:rsidRPr="009B6CCF">
        <w:rPr>
          <w:i/>
          <w:iCs/>
        </w:rPr>
        <w:t>OverpassQL</w:t>
      </w:r>
      <w:r w:rsidR="00386521" w:rsidRPr="009B6CCF">
        <w:rPr>
          <w:i/>
          <w:iCs/>
        </w:rPr>
        <w:t xml:space="preserve"> </w:t>
      </w:r>
      <w:r w:rsidR="009A29B3" w:rsidRPr="009B6CCF">
        <w:fldChar w:fldCharType="begin"/>
      </w:r>
      <w:r w:rsidR="000D66BD" w:rsidRPr="009B6CCF">
        <w:instrText xml:space="preserve"> ADDIN ZOTERO_ITEM CSL_CITATION {"citationID":"QfR2Oeq1","properties":{"formattedCitation":"(Olbricht; Paulmann, 2015)","plainCitation":"(Olbricht; Paulmann, 2015)","dontUpdate":true,"noteIndex":0},"citationItems":[{"id":219,"uris":["http://zotero.org/users/15531986/items/KVV3C5C3"],"itemData":{"id":219,"type":"article","DOI":"10.5446/17720","language":"de","publisher":"FOSS@HFT","source":"DOI.org (Datacite)","title":"Overpass API","URL":"https://av.tib.eu/media/17720","author":[{"family":"Olbricht","given":"Roland"},{"family":"Paulmann","given":"Michael"}],"contributor":[{"family":"Olbricht","given":"Roland"}],"accessed":{"date-parts":[["2025",7,17]]},"issued":{"date-parts":[["2015"]]}}}],"schema":"https://github.com/citation-style-language/schema/raw/master/csl-citation.json"} </w:instrText>
      </w:r>
      <w:r w:rsidR="009A29B3" w:rsidRPr="009B6CCF">
        <w:fldChar w:fldCharType="separate"/>
      </w:r>
      <w:r w:rsidR="009A29B3" w:rsidRPr="009B6CCF">
        <w:rPr>
          <w:rFonts w:cs="Arial"/>
        </w:rPr>
        <w:t>(</w:t>
      </w:r>
      <w:r w:rsidR="0016168A" w:rsidRPr="009B6CCF">
        <w:t xml:space="preserve"> </w:t>
      </w:r>
      <w:r w:rsidR="0016168A" w:rsidRPr="009B6CCF">
        <w:rPr>
          <w:rFonts w:cs="Arial"/>
        </w:rPr>
        <w:t>OLBRICHT; PAULMANN</w:t>
      </w:r>
      <w:r w:rsidR="009A29B3" w:rsidRPr="009B6CCF">
        <w:rPr>
          <w:rFonts w:cs="Arial"/>
        </w:rPr>
        <w:t>, 2015)</w:t>
      </w:r>
      <w:r w:rsidR="009A29B3" w:rsidRPr="009B6CCF">
        <w:fldChar w:fldCharType="end"/>
      </w:r>
      <w:r w:rsidR="009A29B3" w:rsidRPr="009B6CCF">
        <w:t xml:space="preserve">, </w:t>
      </w:r>
      <w:r w:rsidR="00386521" w:rsidRPr="009B6CCF">
        <w:t xml:space="preserve"> o sistema executa uma filtragem fonética e espacial do logradouro em um raio de busca adjacente ao ponto de origem, obtendo como resposta um conjunto ordenado de nós (</w:t>
      </w:r>
      <w:r w:rsidR="00386521" w:rsidRPr="009B6CCF">
        <w:rPr>
          <w:i/>
          <w:iCs/>
        </w:rPr>
        <w:t>nodes</w:t>
      </w:r>
      <w:r w:rsidR="00386521" w:rsidRPr="009B6CCF">
        <w:t xml:space="preserve">). Esta geometria do tipo </w:t>
      </w:r>
      <w:r w:rsidR="00386521" w:rsidRPr="009B6CCF">
        <w:rPr>
          <w:i/>
          <w:iCs/>
        </w:rPr>
        <w:t>Line</w:t>
      </w:r>
      <w:r w:rsidR="001951D5" w:rsidRPr="009B6CCF">
        <w:rPr>
          <w:i/>
          <w:iCs/>
        </w:rPr>
        <w:t>s</w:t>
      </w:r>
      <w:r w:rsidR="00386521" w:rsidRPr="009B6CCF">
        <w:rPr>
          <w:i/>
          <w:iCs/>
        </w:rPr>
        <w:t>tring</w:t>
      </w:r>
      <w:r w:rsidR="00386521" w:rsidRPr="009B6CCF">
        <w:t xml:space="preserve"> representa o segmento viário necessário para a extração das coordenadas que fundamentam o cálculo do azimute e a subsequente translação das parcelas.</w:t>
      </w:r>
    </w:p>
    <w:p w14:paraId="6FBB161A" w14:textId="1425BEFC" w:rsidR="004329DA" w:rsidRPr="009B6CCF" w:rsidRDefault="004329DA" w:rsidP="00921E5C">
      <w:r w:rsidRPr="009B6CCF">
        <w:t xml:space="preserve">Essa consulta, no entanto, só é executada </w:t>
      </w:r>
      <w:r w:rsidR="00FD1A00" w:rsidRPr="009B6CCF">
        <w:t xml:space="preserve">para logradouros não representados na tabela local ou </w:t>
      </w:r>
      <w:r w:rsidR="003F6ABC" w:rsidRPr="009B6CCF">
        <w:t>quando comandado explicitamente</w:t>
      </w:r>
      <w:r w:rsidR="00A55E4D" w:rsidRPr="009B6CCF">
        <w:t xml:space="preserve"> pelo usuário</w:t>
      </w:r>
      <w:r w:rsidR="003F6ABC" w:rsidRPr="009B6CCF">
        <w:t>.</w:t>
      </w:r>
    </w:p>
    <w:p w14:paraId="575F9280" w14:textId="608C44A6" w:rsidR="00921E5C" w:rsidRPr="009B6CCF" w:rsidRDefault="00921E5C" w:rsidP="00921E5C">
      <w:r w:rsidRPr="009B6CCF">
        <w:t xml:space="preserve">O </w:t>
      </w:r>
      <w:r w:rsidRPr="009B6CCF">
        <w:fldChar w:fldCharType="begin"/>
      </w:r>
      <w:r w:rsidRPr="009B6CCF">
        <w:instrText xml:space="preserve"> REF _Ref214396874 \h </w:instrText>
      </w:r>
      <w:r w:rsidRPr="009B6CCF">
        <w:fldChar w:fldCharType="separate"/>
      </w:r>
      <w:r w:rsidR="003750EA" w:rsidRPr="009B6CCF">
        <w:t xml:space="preserve">Quadro </w:t>
      </w:r>
      <w:r w:rsidR="003750EA">
        <w:rPr>
          <w:noProof/>
        </w:rPr>
        <w:t>33</w:t>
      </w:r>
      <w:r w:rsidRPr="009B6CCF">
        <w:fldChar w:fldCharType="end"/>
      </w:r>
      <w:r w:rsidRPr="009B6CCF">
        <w:t xml:space="preserve"> </w:t>
      </w:r>
      <w:r w:rsidR="00674686" w:rsidRPr="009B6CCF">
        <w:t xml:space="preserve">exemplifica </w:t>
      </w:r>
      <w:r w:rsidR="00515249" w:rsidRPr="009B6CCF">
        <w:t>uma</w:t>
      </w:r>
      <w:r w:rsidR="00674686" w:rsidRPr="009B6CCF">
        <w:t xml:space="preserve"> consulta que localiza um elemento do tipo </w:t>
      </w:r>
      <w:r w:rsidR="00674686" w:rsidRPr="009B6CCF">
        <w:rPr>
          <w:i/>
          <w:iCs/>
        </w:rPr>
        <w:t>way</w:t>
      </w:r>
      <w:r w:rsidR="00674686" w:rsidRPr="009B6CCF">
        <w:t xml:space="preserve"> (etiquetado como </w:t>
      </w:r>
      <w:r w:rsidR="00674686" w:rsidRPr="009B6CCF">
        <w:rPr>
          <w:i/>
          <w:iCs/>
        </w:rPr>
        <w:t>highway</w:t>
      </w:r>
      <w:r w:rsidR="00674686" w:rsidRPr="009B6CCF">
        <w:t>) denominado '</w:t>
      </w:r>
      <w:r w:rsidR="009569BA" w:rsidRPr="009B6CCF">
        <w:t>Rua Caramurus</w:t>
      </w:r>
      <w:r w:rsidR="00674686" w:rsidRPr="009B6CCF">
        <w:t>', em um raio (</w:t>
      </w:r>
      <w:r w:rsidR="00674686" w:rsidRPr="009B6CCF">
        <w:rPr>
          <w:i/>
          <w:iCs/>
        </w:rPr>
        <w:t>around</w:t>
      </w:r>
      <w:r w:rsidR="00674686" w:rsidRPr="009B6CCF">
        <w:t>) de 30 metros das coordenadas de latitude e longitude do centroide, retornando a geometria disponível para a referida via.</w:t>
      </w:r>
    </w:p>
    <w:p w14:paraId="56371AC0" w14:textId="77777777" w:rsidR="00674686" w:rsidRPr="009B6CCF" w:rsidRDefault="00674686" w:rsidP="00921E5C"/>
    <w:p w14:paraId="08840F45" w14:textId="6ACC57EC" w:rsidR="00921E5C" w:rsidRPr="009B6CCF" w:rsidRDefault="00921E5C" w:rsidP="00A6278E">
      <w:pPr>
        <w:pStyle w:val="Legenda"/>
      </w:pPr>
      <w:bookmarkStart w:id="305" w:name="_Ref214396874"/>
      <w:r w:rsidRPr="009B6CCF">
        <w:t xml:space="preserve">Quadro </w:t>
      </w:r>
      <w:fldSimple w:instr=" SEQ Quadro \* ARABIC ">
        <w:r w:rsidR="003750EA">
          <w:rPr>
            <w:noProof/>
          </w:rPr>
          <w:t>33</w:t>
        </w:r>
      </w:fldSimple>
      <w:bookmarkEnd w:id="305"/>
      <w:r w:rsidR="00BE729E" w:rsidRPr="009B6CCF">
        <w:t xml:space="preserve"> –</w:t>
      </w:r>
      <w:r w:rsidRPr="009B6CCF">
        <w:t xml:space="preserve"> Consulta ao </w:t>
      </w:r>
      <w:r w:rsidRPr="009B6CCF">
        <w:rPr>
          <w:i/>
        </w:rPr>
        <w:t>API Overpass</w:t>
      </w:r>
    </w:p>
    <w:tbl>
      <w:tblPr>
        <w:tblStyle w:val="Tabelacomgrade"/>
        <w:tblW w:w="0" w:type="auto"/>
        <w:tblLook w:val="04A0" w:firstRow="1" w:lastRow="0" w:firstColumn="1" w:lastColumn="0" w:noHBand="0" w:noVBand="1"/>
      </w:tblPr>
      <w:tblGrid>
        <w:gridCol w:w="9061"/>
      </w:tblGrid>
      <w:tr w:rsidR="00921E5C" w:rsidRPr="00B5218E" w14:paraId="747FBC68" w14:textId="77777777" w:rsidTr="00926561">
        <w:tc>
          <w:tcPr>
            <w:tcW w:w="9061" w:type="dxa"/>
          </w:tcPr>
          <w:p w14:paraId="4D4A8A94" w14:textId="49A92CBE" w:rsidR="00921E5C" w:rsidRPr="00BC73BE" w:rsidRDefault="00921E5C" w:rsidP="001646C1">
            <w:pPr>
              <w:pStyle w:val="Codigo"/>
              <w:keepNext/>
              <w:widowControl w:val="0"/>
              <w:ind w:left="29"/>
              <w:jc w:val="left"/>
              <w:rPr>
                <w:lang w:val="en-US"/>
              </w:rPr>
            </w:pPr>
            <w:r w:rsidRPr="00BC73BE">
              <w:rPr>
                <w:lang w:val="en-US"/>
              </w:rPr>
              <w:t>[out:json];</w:t>
            </w:r>
          </w:p>
          <w:p w14:paraId="2AF142DB" w14:textId="77777777" w:rsidR="00A472D3" w:rsidRPr="00BC73BE" w:rsidRDefault="00921E5C" w:rsidP="001646C1">
            <w:pPr>
              <w:pStyle w:val="Codigo"/>
              <w:keepNext/>
              <w:widowControl w:val="0"/>
              <w:ind w:left="29"/>
              <w:jc w:val="left"/>
              <w:rPr>
                <w:lang w:val="en-US"/>
              </w:rPr>
            </w:pPr>
            <w:r w:rsidRPr="00BC73BE">
              <w:rPr>
                <w:b/>
                <w:bCs/>
                <w:lang w:val="en-US"/>
              </w:rPr>
              <w:t>way</w:t>
            </w:r>
            <w:r w:rsidRPr="00BC73BE">
              <w:rPr>
                <w:lang w:val="en-US"/>
              </w:rPr>
              <w:t>["highway"]</w:t>
            </w:r>
          </w:p>
          <w:p w14:paraId="3FB338AA" w14:textId="6BAB9FCB" w:rsidR="00921E5C" w:rsidRPr="00BC73BE" w:rsidRDefault="00921E5C" w:rsidP="001646C1">
            <w:pPr>
              <w:pStyle w:val="Codigo"/>
              <w:keepNext/>
              <w:widowControl w:val="0"/>
              <w:ind w:left="29"/>
              <w:jc w:val="left"/>
              <w:rPr>
                <w:lang w:val="en-US"/>
              </w:rPr>
            </w:pPr>
            <w:r w:rsidRPr="00BC73BE">
              <w:rPr>
                <w:lang w:val="en-US"/>
              </w:rPr>
              <w:t>"</w:t>
            </w:r>
            <w:r w:rsidRPr="00BC73BE">
              <w:rPr>
                <w:b/>
                <w:bCs/>
                <w:lang w:val="en-US"/>
              </w:rPr>
              <w:t>name</w:t>
            </w:r>
            <w:r w:rsidRPr="00BC73BE">
              <w:rPr>
                <w:lang w:val="en-US"/>
              </w:rPr>
              <w:t>"</w:t>
            </w:r>
            <w:r w:rsidR="00B266ED" w:rsidRPr="00BC73BE">
              <w:rPr>
                <w:lang w:val="en-US"/>
              </w:rPr>
              <w:t>~</w:t>
            </w:r>
            <w:r w:rsidRPr="00BC73BE">
              <w:rPr>
                <w:lang w:val="en-US"/>
              </w:rPr>
              <w:t>"</w:t>
            </w:r>
            <w:r w:rsidR="009569BA" w:rsidRPr="00BC73BE">
              <w:rPr>
                <w:lang w:val="en-US"/>
              </w:rPr>
              <w:t>Caramurus</w:t>
            </w:r>
            <w:r w:rsidRPr="00BC73BE">
              <w:rPr>
                <w:lang w:val="en-US"/>
              </w:rPr>
              <w:t>"](</w:t>
            </w:r>
            <w:r w:rsidRPr="00BC73BE">
              <w:rPr>
                <w:b/>
                <w:bCs/>
                <w:lang w:val="en-US"/>
              </w:rPr>
              <w:t>around</w:t>
            </w:r>
            <w:r w:rsidRPr="00BC73BE">
              <w:rPr>
                <w:lang w:val="en-US"/>
              </w:rPr>
              <w:t>:30,</w:t>
            </w:r>
            <w:r w:rsidR="00DF7952" w:rsidRPr="00BC73BE">
              <w:rPr>
                <w:lang w:val="en-US"/>
              </w:rPr>
              <w:t xml:space="preserve"> -25.68085</w:t>
            </w:r>
            <w:r w:rsidRPr="00BC73BE">
              <w:rPr>
                <w:lang w:val="en-US"/>
              </w:rPr>
              <w:t>,</w:t>
            </w:r>
            <w:r w:rsidR="0033559B" w:rsidRPr="00BC73BE">
              <w:rPr>
                <w:rFonts w:ascii="Consolas" w:eastAsia="Times New Roman" w:hAnsi="Consolas" w:cs="Times New Roman"/>
                <w:color w:val="000000"/>
                <w:sz w:val="21"/>
                <w:szCs w:val="21"/>
                <w:lang w:val="en-US" w:eastAsia="pt-BR"/>
              </w:rPr>
              <w:t xml:space="preserve"> </w:t>
            </w:r>
            <w:r w:rsidR="0033559B" w:rsidRPr="00BC73BE">
              <w:rPr>
                <w:lang w:val="en-US"/>
              </w:rPr>
              <w:t>-53.80136</w:t>
            </w:r>
            <w:r w:rsidRPr="00BC73BE">
              <w:rPr>
                <w:lang w:val="en-US"/>
              </w:rPr>
              <w:t>);</w:t>
            </w:r>
          </w:p>
          <w:p w14:paraId="32DA1C62" w14:textId="2CE38E94" w:rsidR="00921E5C" w:rsidRPr="00B5218E" w:rsidRDefault="00C568A6" w:rsidP="001646C1">
            <w:pPr>
              <w:pStyle w:val="Codigo"/>
              <w:keepNext/>
              <w:widowControl w:val="0"/>
              <w:ind w:left="28"/>
              <w:rPr>
                <w:lang w:val="en-US"/>
                <w:rPrChange w:id="306" w:author="Carlos" w:date="2026-03-18T08:29:00Z">
                  <w:rPr/>
                </w:rPrChange>
              </w:rPr>
            </w:pPr>
            <w:r w:rsidRPr="00B5218E">
              <w:rPr>
                <w:lang w:val="en-US"/>
                <w:rPrChange w:id="307" w:author="Carlos" w:date="2026-03-18T08:29:00Z">
                  <w:rPr/>
                </w:rPrChange>
              </w:rPr>
              <w:t>out geom</w:t>
            </w:r>
            <w:r w:rsidR="00921E5C" w:rsidRPr="00B5218E">
              <w:rPr>
                <w:lang w:val="en-US"/>
                <w:rPrChange w:id="308" w:author="Carlos" w:date="2026-03-18T08:29:00Z">
                  <w:rPr/>
                </w:rPrChange>
              </w:rPr>
              <w:t>;</w:t>
            </w:r>
          </w:p>
        </w:tc>
      </w:tr>
    </w:tbl>
    <w:p w14:paraId="636BD5B2" w14:textId="5C40D130" w:rsidR="00921E5C" w:rsidRPr="009B6CCF" w:rsidRDefault="00921E5C" w:rsidP="00A6278E">
      <w:pPr>
        <w:pStyle w:val="Legenda"/>
      </w:pPr>
      <w:r w:rsidRPr="009B6CCF">
        <w:t>Elaboração: Os autores (202</w:t>
      </w:r>
      <w:r w:rsidR="00491D9A" w:rsidRPr="009B6CCF">
        <w:t>6</w:t>
      </w:r>
      <w:r w:rsidRPr="009B6CCF">
        <w:t>)</w:t>
      </w:r>
    </w:p>
    <w:p w14:paraId="3AF1E781" w14:textId="77777777" w:rsidR="00921E5C" w:rsidRPr="009B6CCF" w:rsidRDefault="00921E5C" w:rsidP="00921E5C"/>
    <w:p w14:paraId="01B9482E" w14:textId="31127503" w:rsidR="007F633B" w:rsidRPr="009B6CCF" w:rsidRDefault="007F633B" w:rsidP="00921E5C">
      <w:r w:rsidRPr="009B6CCF">
        <w:t xml:space="preserve">No </w:t>
      </w:r>
      <w:r w:rsidRPr="009B6CCF">
        <w:fldChar w:fldCharType="begin"/>
      </w:r>
      <w:r w:rsidRPr="009B6CCF">
        <w:instrText xml:space="preserve"> REF _Ref220334904 \h </w:instrText>
      </w:r>
      <w:r w:rsidRPr="009B6CCF">
        <w:fldChar w:fldCharType="separate"/>
      </w:r>
      <w:r w:rsidR="003750EA" w:rsidRPr="009B6CCF">
        <w:t xml:space="preserve">Quadro </w:t>
      </w:r>
      <w:r w:rsidR="003750EA">
        <w:rPr>
          <w:noProof/>
        </w:rPr>
        <w:t>34</w:t>
      </w:r>
      <w:r w:rsidRPr="009B6CCF">
        <w:fldChar w:fldCharType="end"/>
      </w:r>
      <w:r w:rsidRPr="009B6CCF">
        <w:t xml:space="preserve">, apresenta-se o </w:t>
      </w:r>
      <w:r w:rsidRPr="009B6CCF">
        <w:rPr>
          <w:i/>
          <w:iCs/>
        </w:rPr>
        <w:t>JSON</w:t>
      </w:r>
      <w:r w:rsidRPr="009B6CCF">
        <w:t xml:space="preserve"> de retorno simplificado, no qual se notam informações estruturais relevantes, como o tipo de elemento ("</w:t>
      </w:r>
      <w:r w:rsidRPr="009B6CCF">
        <w:rPr>
          <w:i/>
          <w:iCs/>
        </w:rPr>
        <w:t>type</w:t>
      </w:r>
      <w:r w:rsidRPr="009B6CCF">
        <w:t>": "</w:t>
      </w:r>
      <w:r w:rsidRPr="009B6CCF">
        <w:rPr>
          <w:i/>
          <w:iCs/>
        </w:rPr>
        <w:t>way</w:t>
      </w:r>
      <w:r w:rsidRPr="009B6CCF">
        <w:t>"), as etiquetas de classificação ("</w:t>
      </w:r>
      <w:r w:rsidRPr="009B6CCF">
        <w:rPr>
          <w:i/>
          <w:iCs/>
        </w:rPr>
        <w:t>highway</w:t>
      </w:r>
      <w:r w:rsidRPr="009B6CCF">
        <w:t xml:space="preserve">") e </w:t>
      </w:r>
      <w:r w:rsidR="004C4BEE" w:rsidRPr="009B6CCF">
        <w:t xml:space="preserve">a </w:t>
      </w:r>
      <w:r w:rsidRPr="009B6CCF">
        <w:t>identificação ("</w:t>
      </w:r>
      <w:r w:rsidRPr="009B6CCF">
        <w:rPr>
          <w:i/>
          <w:iCs/>
        </w:rPr>
        <w:t>name</w:t>
      </w:r>
      <w:r w:rsidRPr="009B6CCF">
        <w:t xml:space="preserve">"). </w:t>
      </w:r>
    </w:p>
    <w:p w14:paraId="7FEC369B" w14:textId="107A7DEB" w:rsidR="00BD7AE1" w:rsidRPr="009B6CCF" w:rsidRDefault="007F633B" w:rsidP="00921E5C">
      <w:r w:rsidRPr="009B6CCF">
        <w:t>O componente principal dessa resposta é o atributo "</w:t>
      </w:r>
      <w:r w:rsidRPr="009B6CCF">
        <w:rPr>
          <w:i/>
          <w:iCs/>
        </w:rPr>
        <w:t>geometry</w:t>
      </w:r>
      <w:r w:rsidRPr="009B6CCF">
        <w:t>", que consiste em uma lista de pares de coordenadas organizados em ordem sequencial, representando o traçado linear da via.</w:t>
      </w:r>
    </w:p>
    <w:p w14:paraId="75048FB4" w14:textId="77777777" w:rsidR="007F633B" w:rsidRPr="009B6CCF" w:rsidRDefault="007F633B" w:rsidP="00921E5C"/>
    <w:p w14:paraId="30BDC186" w14:textId="7439DEDE" w:rsidR="00FE0909" w:rsidRPr="009B6CCF" w:rsidRDefault="00FE0909" w:rsidP="00A6278E">
      <w:pPr>
        <w:pStyle w:val="Legenda"/>
      </w:pPr>
      <w:bookmarkStart w:id="309" w:name="_Ref220334904"/>
      <w:r w:rsidRPr="009B6CCF">
        <w:t xml:space="preserve">Quadro </w:t>
      </w:r>
      <w:fldSimple w:instr=" SEQ Quadro \* ARABIC ">
        <w:r w:rsidR="003750EA">
          <w:rPr>
            <w:noProof/>
          </w:rPr>
          <w:t>34</w:t>
        </w:r>
      </w:fldSimple>
      <w:bookmarkEnd w:id="309"/>
      <w:r w:rsidR="00BE729E" w:rsidRPr="009B6CCF">
        <w:t xml:space="preserve"> –</w:t>
      </w:r>
      <w:r w:rsidRPr="009B6CCF">
        <w:t xml:space="preserve"> </w:t>
      </w:r>
      <w:r w:rsidRPr="009B6CCF">
        <w:rPr>
          <w:i/>
        </w:rPr>
        <w:t>JSON</w:t>
      </w:r>
      <w:r w:rsidRPr="009B6CCF">
        <w:t xml:space="preserve"> simplificado</w:t>
      </w:r>
      <w:r w:rsidR="00CE3866" w:rsidRPr="009B6CCF">
        <w:t xml:space="preserve"> de retorno do </w:t>
      </w:r>
      <w:r w:rsidRPr="009B6CCF">
        <w:rPr>
          <w:i/>
        </w:rPr>
        <w:t>API Overpass</w:t>
      </w:r>
    </w:p>
    <w:tbl>
      <w:tblPr>
        <w:tblStyle w:val="Tabelacomgrade"/>
        <w:tblW w:w="0" w:type="auto"/>
        <w:tblLook w:val="04A0" w:firstRow="1" w:lastRow="0" w:firstColumn="1" w:lastColumn="0" w:noHBand="0" w:noVBand="1"/>
      </w:tblPr>
      <w:tblGrid>
        <w:gridCol w:w="9061"/>
      </w:tblGrid>
      <w:tr w:rsidR="00FE0909" w:rsidRPr="009B6CCF" w14:paraId="31BD8285" w14:textId="77777777" w:rsidTr="00926561">
        <w:tc>
          <w:tcPr>
            <w:tcW w:w="9061" w:type="dxa"/>
          </w:tcPr>
          <w:p w14:paraId="2D048078" w14:textId="77777777" w:rsidR="008346E2" w:rsidRPr="00BC73BE" w:rsidRDefault="008346E2" w:rsidP="008346E2">
            <w:pPr>
              <w:pStyle w:val="Codigo"/>
              <w:ind w:left="29"/>
              <w:rPr>
                <w:lang w:val="en-US"/>
              </w:rPr>
            </w:pPr>
            <w:r w:rsidRPr="00BC73BE">
              <w:rPr>
                <w:lang w:val="en-US"/>
              </w:rPr>
              <w:t>{</w:t>
            </w:r>
          </w:p>
          <w:p w14:paraId="20C1586F" w14:textId="77777777" w:rsidR="008346E2" w:rsidRPr="00BC73BE" w:rsidRDefault="008346E2" w:rsidP="008346E2">
            <w:pPr>
              <w:pStyle w:val="Codigo"/>
              <w:ind w:left="29"/>
              <w:rPr>
                <w:lang w:val="en-US"/>
              </w:rPr>
            </w:pPr>
            <w:r w:rsidRPr="00BC73BE">
              <w:rPr>
                <w:lang w:val="en-US"/>
              </w:rPr>
              <w:t>  "version": 0.6,</w:t>
            </w:r>
          </w:p>
          <w:p w14:paraId="346A4FD3" w14:textId="77777777" w:rsidR="008346E2" w:rsidRPr="00BC73BE" w:rsidRDefault="008346E2" w:rsidP="008346E2">
            <w:pPr>
              <w:pStyle w:val="Codigo"/>
              <w:ind w:left="29"/>
              <w:rPr>
                <w:lang w:val="en-US"/>
              </w:rPr>
            </w:pPr>
            <w:r w:rsidRPr="00BC73BE">
              <w:rPr>
                <w:lang w:val="en-US"/>
              </w:rPr>
              <w:t>  "generator": "Overpass API 0.7.62.10 2d4cfc48",</w:t>
            </w:r>
          </w:p>
          <w:p w14:paraId="6D851FA6" w14:textId="77777777" w:rsidR="008346E2" w:rsidRPr="00BC73BE" w:rsidRDefault="008346E2" w:rsidP="008346E2">
            <w:pPr>
              <w:pStyle w:val="Codigo"/>
              <w:ind w:left="29"/>
              <w:rPr>
                <w:lang w:val="en-US"/>
              </w:rPr>
            </w:pPr>
            <w:r w:rsidRPr="00BC73BE">
              <w:rPr>
                <w:lang w:val="en-US"/>
              </w:rPr>
              <w:t>  ...    </w:t>
            </w:r>
          </w:p>
          <w:p w14:paraId="271C26E1" w14:textId="77777777" w:rsidR="008346E2" w:rsidRPr="00BC73BE" w:rsidRDefault="008346E2" w:rsidP="008346E2">
            <w:pPr>
              <w:pStyle w:val="Codigo"/>
              <w:ind w:left="29"/>
              <w:rPr>
                <w:lang w:val="en-US"/>
              </w:rPr>
            </w:pPr>
            <w:r w:rsidRPr="00BC73BE">
              <w:rPr>
                <w:lang w:val="en-US"/>
              </w:rPr>
              <w:lastRenderedPageBreak/>
              <w:t>  "elements": [</w:t>
            </w:r>
          </w:p>
          <w:p w14:paraId="7E0C5E13" w14:textId="77777777" w:rsidR="008346E2" w:rsidRPr="00BC73BE" w:rsidRDefault="008346E2" w:rsidP="008346E2">
            <w:pPr>
              <w:pStyle w:val="Codigo"/>
              <w:ind w:left="29"/>
              <w:rPr>
                <w:lang w:val="en-US"/>
              </w:rPr>
            </w:pPr>
            <w:r w:rsidRPr="00BC73BE">
              <w:rPr>
                <w:lang w:val="en-US"/>
              </w:rPr>
              <w:t>    {</w:t>
            </w:r>
          </w:p>
          <w:p w14:paraId="3B820506" w14:textId="77777777" w:rsidR="008346E2" w:rsidRPr="00BC73BE" w:rsidRDefault="008346E2" w:rsidP="008346E2">
            <w:pPr>
              <w:pStyle w:val="Codigo"/>
              <w:ind w:left="29"/>
              <w:rPr>
                <w:lang w:val="en-US"/>
              </w:rPr>
            </w:pPr>
            <w:r w:rsidRPr="00BC73BE">
              <w:rPr>
                <w:lang w:val="en-US"/>
              </w:rPr>
              <w:t xml:space="preserve">      </w:t>
            </w:r>
            <w:r w:rsidRPr="00BC73BE">
              <w:rPr>
                <w:color w:val="385623" w:themeColor="accent6" w:themeShade="80"/>
                <w:lang w:val="en-US"/>
              </w:rPr>
              <w:t>"type": "way",</w:t>
            </w:r>
          </w:p>
          <w:p w14:paraId="0607966B" w14:textId="77777777" w:rsidR="008346E2" w:rsidRPr="00BC73BE" w:rsidRDefault="008346E2" w:rsidP="008346E2">
            <w:pPr>
              <w:pStyle w:val="Codigo"/>
              <w:ind w:left="29"/>
              <w:rPr>
                <w:lang w:val="en-US"/>
              </w:rPr>
            </w:pPr>
            <w:r w:rsidRPr="00BC73BE">
              <w:rPr>
                <w:lang w:val="en-US"/>
              </w:rPr>
              <w:t>      ...</w:t>
            </w:r>
          </w:p>
          <w:p w14:paraId="6C22352D" w14:textId="77777777" w:rsidR="008346E2" w:rsidRPr="00BC73BE" w:rsidRDefault="008346E2" w:rsidP="008346E2">
            <w:pPr>
              <w:pStyle w:val="Codigo"/>
              <w:ind w:left="29"/>
              <w:rPr>
                <w:color w:val="1F3864" w:themeColor="accent5" w:themeShade="80"/>
                <w:lang w:val="en-US"/>
              </w:rPr>
            </w:pPr>
            <w:r w:rsidRPr="00BC73BE">
              <w:rPr>
                <w:lang w:val="en-US"/>
              </w:rPr>
              <w:t xml:space="preserve">      </w:t>
            </w:r>
            <w:r w:rsidRPr="00BC73BE">
              <w:rPr>
                <w:color w:val="1F3864" w:themeColor="accent5" w:themeShade="80"/>
                <w:lang w:val="en-US"/>
              </w:rPr>
              <w:t>"geometry": [</w:t>
            </w:r>
          </w:p>
          <w:p w14:paraId="775EE2ED"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-25.6847714, "lon": -53.8024655 },</w:t>
            </w:r>
          </w:p>
          <w:p w14:paraId="0E348760"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-25.682931, "lon": -53.8019016 },</w:t>
            </w:r>
          </w:p>
          <w:p w14:paraId="103A294C"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-25.6828152, "lon": -53.8018661 },</w:t>
            </w:r>
          </w:p>
          <w:p w14:paraId="224EFDA9"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-25.6814349, "lon": -53.8014431 },</w:t>
            </w:r>
          </w:p>
          <w:p w14:paraId="4B6606F3"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-25.6803347, "lon": -53.801106 },</w:t>
            </w:r>
          </w:p>
          <w:p w14:paraId="242567DA"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-25.6801977, "lon": -53.801064 },</w:t>
            </w:r>
          </w:p>
          <w:p w14:paraId="4A0DEC4A"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-25.6788627, "lon": -53.8006549 },</w:t>
            </w:r>
          </w:p>
          <w:p w14:paraId="132EA169"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-25.677624, "lon": -53.8002786 }</w:t>
            </w:r>
          </w:p>
          <w:p w14:paraId="7EF2FA67" w14:textId="77777777" w:rsidR="008346E2" w:rsidRPr="00BC73BE" w:rsidRDefault="008346E2" w:rsidP="008346E2">
            <w:pPr>
              <w:pStyle w:val="Codigo"/>
              <w:ind w:left="29"/>
              <w:rPr>
                <w:lang w:val="en-US"/>
              </w:rPr>
            </w:pPr>
            <w:r w:rsidRPr="00BC73BE">
              <w:rPr>
                <w:color w:val="1F3864" w:themeColor="accent5" w:themeShade="80"/>
                <w:lang w:val="en-US"/>
              </w:rPr>
              <w:t>      ],</w:t>
            </w:r>
          </w:p>
          <w:p w14:paraId="4A7D49A3" w14:textId="77777777" w:rsidR="008346E2" w:rsidRPr="00BC73BE" w:rsidRDefault="008346E2" w:rsidP="008346E2">
            <w:pPr>
              <w:pStyle w:val="Codigo"/>
              <w:ind w:left="29"/>
              <w:rPr>
                <w:color w:val="806000" w:themeColor="accent4" w:themeShade="80"/>
                <w:lang w:val="en-US"/>
              </w:rPr>
            </w:pPr>
            <w:r w:rsidRPr="00BC73BE">
              <w:rPr>
                <w:color w:val="806000" w:themeColor="accent4" w:themeShade="80"/>
                <w:lang w:val="en-US"/>
              </w:rPr>
              <w:t>      "tags": {</w:t>
            </w:r>
          </w:p>
          <w:p w14:paraId="437ED4BF" w14:textId="77777777" w:rsidR="008346E2" w:rsidRPr="00BC73BE" w:rsidRDefault="008346E2" w:rsidP="008346E2">
            <w:pPr>
              <w:pStyle w:val="Codigo"/>
              <w:ind w:left="29"/>
              <w:rPr>
                <w:color w:val="806000" w:themeColor="accent4" w:themeShade="80"/>
                <w:lang w:val="en-US"/>
              </w:rPr>
            </w:pPr>
            <w:r w:rsidRPr="00BC73BE">
              <w:rPr>
                <w:color w:val="806000" w:themeColor="accent4" w:themeShade="80"/>
                <w:lang w:val="en-US"/>
              </w:rPr>
              <w:t>        "highway": "residential",</w:t>
            </w:r>
          </w:p>
          <w:p w14:paraId="73B477C1" w14:textId="77777777" w:rsidR="008346E2" w:rsidRPr="00B5218E" w:rsidRDefault="008346E2" w:rsidP="008346E2">
            <w:pPr>
              <w:pStyle w:val="Codigo"/>
              <w:ind w:left="29"/>
              <w:rPr>
                <w:color w:val="806000" w:themeColor="accent4" w:themeShade="80"/>
                <w:lang w:val="en-US"/>
                <w:rPrChange w:id="310" w:author="Carlos" w:date="2026-03-18T08:29:00Z">
                  <w:rPr>
                    <w:color w:val="806000" w:themeColor="accent4" w:themeShade="80"/>
                  </w:rPr>
                </w:rPrChange>
              </w:rPr>
            </w:pPr>
            <w:r w:rsidRPr="00BC73BE">
              <w:rPr>
                <w:color w:val="806000" w:themeColor="accent4" w:themeShade="80"/>
                <w:lang w:val="en-US"/>
              </w:rPr>
              <w:t xml:space="preserve">        </w:t>
            </w:r>
            <w:r w:rsidRPr="00B5218E">
              <w:rPr>
                <w:color w:val="806000" w:themeColor="accent4" w:themeShade="80"/>
                <w:lang w:val="en-US"/>
                <w:rPrChange w:id="311" w:author="Carlos" w:date="2026-03-18T08:29:00Z">
                  <w:rPr>
                    <w:color w:val="806000" w:themeColor="accent4" w:themeShade="80"/>
                  </w:rPr>
                </w:rPrChange>
              </w:rPr>
              <w:t>"name": "Rua Caramurus"</w:t>
            </w:r>
          </w:p>
          <w:p w14:paraId="6D63152E" w14:textId="77777777" w:rsidR="008346E2" w:rsidRPr="009B6CCF" w:rsidRDefault="008346E2" w:rsidP="008346E2">
            <w:pPr>
              <w:pStyle w:val="Codigo"/>
              <w:ind w:left="29"/>
              <w:rPr>
                <w:color w:val="806000" w:themeColor="accent4" w:themeShade="80"/>
              </w:rPr>
            </w:pPr>
            <w:r w:rsidRPr="00B5218E">
              <w:rPr>
                <w:color w:val="806000" w:themeColor="accent4" w:themeShade="80"/>
                <w:lang w:val="en-US"/>
                <w:rPrChange w:id="312" w:author="Carlos" w:date="2026-03-18T08:29:00Z">
                  <w:rPr>
                    <w:color w:val="806000" w:themeColor="accent4" w:themeShade="80"/>
                  </w:rPr>
                </w:rPrChange>
              </w:rPr>
              <w:t xml:space="preserve">      </w:t>
            </w:r>
            <w:r w:rsidRPr="009B6CCF">
              <w:rPr>
                <w:color w:val="806000" w:themeColor="accent4" w:themeShade="80"/>
              </w:rPr>
              <w:t>}</w:t>
            </w:r>
          </w:p>
          <w:p w14:paraId="0D307F79" w14:textId="77777777" w:rsidR="008346E2" w:rsidRPr="009B6CCF" w:rsidRDefault="008346E2" w:rsidP="008346E2">
            <w:pPr>
              <w:pStyle w:val="Codigo"/>
              <w:ind w:left="29"/>
            </w:pPr>
            <w:r w:rsidRPr="009B6CCF">
              <w:t>    }</w:t>
            </w:r>
          </w:p>
          <w:p w14:paraId="1896FEE1" w14:textId="77777777" w:rsidR="008346E2" w:rsidRPr="009B6CCF" w:rsidRDefault="008346E2" w:rsidP="008346E2">
            <w:pPr>
              <w:pStyle w:val="Codigo"/>
              <w:ind w:left="29"/>
            </w:pPr>
            <w:r w:rsidRPr="009B6CCF">
              <w:t>  ]</w:t>
            </w:r>
          </w:p>
          <w:p w14:paraId="3555A591" w14:textId="3C11BF6A" w:rsidR="00FE0909" w:rsidRPr="009B6CCF" w:rsidRDefault="008346E2" w:rsidP="00952BE2">
            <w:pPr>
              <w:pStyle w:val="Codigo"/>
              <w:ind w:left="29"/>
            </w:pPr>
            <w:r w:rsidRPr="009B6CCF">
              <w:t>}</w:t>
            </w:r>
          </w:p>
        </w:tc>
      </w:tr>
    </w:tbl>
    <w:p w14:paraId="4E44EFCC" w14:textId="77777777" w:rsidR="00FE0909" w:rsidRPr="009B6CCF" w:rsidRDefault="00FE0909" w:rsidP="00A6278E">
      <w:pPr>
        <w:pStyle w:val="Legenda"/>
      </w:pPr>
      <w:r w:rsidRPr="009B6CCF">
        <w:lastRenderedPageBreak/>
        <w:t>Elaboração: Os autores (2026)</w:t>
      </w:r>
    </w:p>
    <w:p w14:paraId="13419E38" w14:textId="77777777" w:rsidR="00921E5C" w:rsidRPr="009B6CCF" w:rsidRDefault="00921E5C" w:rsidP="00E70EFF"/>
    <w:p w14:paraId="606ECA41" w14:textId="349880D2" w:rsidR="006332D5" w:rsidRPr="009B6CCF" w:rsidRDefault="008D37FC" w:rsidP="00270DFB">
      <w:pPr>
        <w:pStyle w:val="Ttulo4"/>
      </w:pPr>
      <w:r w:rsidRPr="009B6CCF">
        <w:t>Inclusão de pontos faltantes</w:t>
      </w:r>
    </w:p>
    <w:p w14:paraId="12D812F7" w14:textId="24E3B074" w:rsidR="00EB4AC0" w:rsidRDefault="00EB4AC0" w:rsidP="00EB4AC0">
      <w:r w:rsidRPr="009B6CCF">
        <w:t xml:space="preserve">A cobertura espacial da base de dados do OpenStreetMap (OSM) é abrangente; </w:t>
      </w:r>
      <w:r w:rsidR="00080D4D" w:rsidRPr="009B6CCF">
        <w:t>no entanto</w:t>
      </w:r>
      <w:r w:rsidRPr="009B6CCF">
        <w:t xml:space="preserve">, é comum a identificação de lacunas em áreas de expansão recente ou de menor densidade demográfica. Sendo o OSM um projeto colaborativo baseado em </w:t>
      </w:r>
      <w:r w:rsidRPr="009B6CCF">
        <w:rPr>
          <w:i/>
          <w:iCs/>
        </w:rPr>
        <w:t>crowdsourcing</w:t>
      </w:r>
      <w:r w:rsidRPr="009B6CCF">
        <w:t>, os usuários e instituições são incentivados a contribuir com a atualização da malha geográfica.</w:t>
      </w:r>
    </w:p>
    <w:p w14:paraId="3C2EC8C9" w14:textId="014569FF" w:rsidR="00BE6C8B" w:rsidRPr="009B6CCF" w:rsidRDefault="00EB4AC0" w:rsidP="00EB4AC0">
      <w:r w:rsidRPr="009B6CCF">
        <w:t xml:space="preserve">Nesse contexto, a administração municipal pode utilizar as ferramentas de edição da plataforma para complementar os dados faltantes, viabilizando a espacialização das quadras pelo </w:t>
      </w:r>
      <w:r w:rsidRPr="009B6CCF">
        <w:rPr>
          <w:i/>
          <w:iCs/>
        </w:rPr>
        <w:t>SuperCIATA</w:t>
      </w:r>
      <w:r w:rsidRPr="009B6CCF">
        <w:t>.</w:t>
      </w:r>
    </w:p>
    <w:p w14:paraId="76E3929D" w14:textId="77777777" w:rsidR="00A503F0" w:rsidRPr="009B6CCF" w:rsidRDefault="00A503F0" w:rsidP="00A503F0">
      <w:r w:rsidRPr="009B6CCF">
        <w:t xml:space="preserve">As contribuições para o </w:t>
      </w:r>
      <w:r w:rsidRPr="009B6CCF">
        <w:rPr>
          <w:i/>
          <w:iCs/>
        </w:rPr>
        <w:t>OpenStreetMap</w:t>
      </w:r>
      <w:r w:rsidRPr="009B6CCF">
        <w:t xml:space="preserve"> podem ser realizadas por diferentes perfis de usuários, desde cidadãos voluntários até técnicos da administração municipal, através de métodos distintos:</w:t>
      </w:r>
    </w:p>
    <w:p w14:paraId="2C0ACC6D" w14:textId="77777777" w:rsidR="00A503F0" w:rsidRPr="009B6CCF" w:rsidRDefault="00A503F0">
      <w:pPr>
        <w:pStyle w:val="PargrafodaLista"/>
        <w:numPr>
          <w:ilvl w:val="0"/>
          <w:numId w:val="21"/>
        </w:numPr>
        <w:pPrChange w:id="313" w:author="Carlos" w:date="2026-03-13T15:21:00Z">
          <w:pPr>
            <w:pStyle w:val="PargrafodaLista"/>
            <w:numPr>
              <w:numId w:val="35"/>
            </w:numPr>
            <w:tabs>
              <w:tab w:val="num" w:pos="360"/>
              <w:tab w:val="num" w:pos="720"/>
            </w:tabs>
            <w:ind w:hanging="720"/>
          </w:pPr>
        </w:pPrChange>
      </w:pPr>
      <w:r w:rsidRPr="009B6CCF">
        <w:rPr>
          <w:b/>
          <w:bCs/>
        </w:rPr>
        <w:t>Edição Direta (</w:t>
      </w:r>
      <w:r w:rsidRPr="009B6CCF">
        <w:rPr>
          <w:b/>
          <w:bCs/>
          <w:i/>
          <w:iCs/>
        </w:rPr>
        <w:t>Web e Desktop</w:t>
      </w:r>
      <w:r w:rsidRPr="009B6CCF">
        <w:rPr>
          <w:b/>
          <w:bCs/>
        </w:rPr>
        <w:t>):</w:t>
      </w:r>
      <w:r w:rsidRPr="009B6CCF">
        <w:t xml:space="preserve"> Para correções pontuais ou pequenas áreas, o editor web iD é o mais intuitivo. Para levantamentos de campo mais densos ou importação de vetores em escala, o editor </w:t>
      </w:r>
      <w:r w:rsidRPr="009B6CCF">
        <w:rPr>
          <w:i/>
          <w:iCs/>
        </w:rPr>
        <w:t>desktop JOSM</w:t>
      </w:r>
      <w:r w:rsidRPr="009B6CCF">
        <w:t xml:space="preserve"> é recomendado por permitir a manipulação de camadas (</w:t>
      </w:r>
      <w:r w:rsidRPr="009B6CCF">
        <w:rPr>
          <w:i/>
          <w:iCs/>
        </w:rPr>
        <w:t>layers</w:t>
      </w:r>
      <w:r w:rsidRPr="009B6CCF">
        <w:t>), validação de topologia e maior controle sobre os metadados.</w:t>
      </w:r>
    </w:p>
    <w:p w14:paraId="0624AEC6" w14:textId="77777777" w:rsidR="00A503F0" w:rsidRPr="009B6CCF" w:rsidRDefault="00A503F0">
      <w:pPr>
        <w:pStyle w:val="PargrafodaLista"/>
        <w:numPr>
          <w:ilvl w:val="0"/>
          <w:numId w:val="21"/>
        </w:numPr>
        <w:pPrChange w:id="314" w:author="Carlos" w:date="2026-03-13T15:21:00Z">
          <w:pPr>
            <w:pStyle w:val="PargrafodaLista"/>
            <w:numPr>
              <w:numId w:val="35"/>
            </w:numPr>
            <w:tabs>
              <w:tab w:val="num" w:pos="360"/>
              <w:tab w:val="num" w:pos="720"/>
            </w:tabs>
            <w:ind w:hanging="720"/>
          </w:pPr>
        </w:pPrChange>
      </w:pPr>
      <w:r w:rsidRPr="009B6CCF">
        <w:rPr>
          <w:b/>
          <w:bCs/>
        </w:rPr>
        <w:t>Levantamento de Campo</w:t>
      </w:r>
      <w:r w:rsidRPr="009B6CCF">
        <w:rPr>
          <w:b/>
          <w:bCs/>
          <w:i/>
          <w:iCs/>
        </w:rPr>
        <w:t xml:space="preserve"> (Crowdsourcing)</w:t>
      </w:r>
      <w:r w:rsidRPr="009B6CCF">
        <w:rPr>
          <w:b/>
          <w:bCs/>
        </w:rPr>
        <w:t>:</w:t>
      </w:r>
      <w:r w:rsidRPr="009B6CCF">
        <w:t xml:space="preserve"> O uso de aplicativos móveis como o </w:t>
      </w:r>
      <w:r w:rsidRPr="009B6CCF">
        <w:rPr>
          <w:i/>
          <w:iCs/>
        </w:rPr>
        <w:t>StreetComplete</w:t>
      </w:r>
      <w:r w:rsidRPr="009B6CCF">
        <w:t xml:space="preserve"> ou </w:t>
      </w:r>
      <w:r w:rsidRPr="009B6CCF">
        <w:rPr>
          <w:i/>
          <w:iCs/>
        </w:rPr>
        <w:t>OsmAnd</w:t>
      </w:r>
      <w:r w:rsidRPr="009B6CCF">
        <w:t xml:space="preserve"> permite </w:t>
      </w:r>
      <w:r w:rsidRPr="009B6CCF">
        <w:lastRenderedPageBreak/>
        <w:t>que técnicos em campo adicionem informações sobre logradouros (nomes, sentidos de via, número de faixas) de forma georreferenciada e em tempo real.</w:t>
      </w:r>
    </w:p>
    <w:p w14:paraId="6B04A921" w14:textId="7EE5D10B" w:rsidR="00A503F0" w:rsidRPr="009B6CCF" w:rsidRDefault="00A503F0">
      <w:pPr>
        <w:pStyle w:val="PargrafodaLista"/>
        <w:numPr>
          <w:ilvl w:val="0"/>
          <w:numId w:val="21"/>
        </w:numPr>
        <w:pPrChange w:id="315" w:author="Carlos" w:date="2026-03-13T15:21:00Z">
          <w:pPr>
            <w:pStyle w:val="PargrafodaLista"/>
            <w:numPr>
              <w:numId w:val="35"/>
            </w:numPr>
            <w:tabs>
              <w:tab w:val="num" w:pos="360"/>
              <w:tab w:val="num" w:pos="720"/>
            </w:tabs>
            <w:ind w:hanging="720"/>
          </w:pPr>
        </w:pPrChange>
      </w:pPr>
      <w:r w:rsidRPr="009B6CCF">
        <w:rPr>
          <w:b/>
          <w:bCs/>
        </w:rPr>
        <w:t>Importação de Dados em Larga Escala:</w:t>
      </w:r>
      <w:r w:rsidRPr="009B6CCF">
        <w:t xml:space="preserve"> Quando a prefeitura possui bases vetoriais consolidadas, o processo envolve a criação de um "Plano de Importação" documentado na wiki do OSM, conversão dos dados para o formato .osm ou .geojson, e validação rigorosa da topologia para evitar duplicidade de vias ou desconexões na malha viária.</w:t>
      </w:r>
    </w:p>
    <w:p w14:paraId="62B6CEC7" w14:textId="58055A87" w:rsidR="00F93AD0" w:rsidRPr="009B6CCF" w:rsidRDefault="00F93AD0" w:rsidP="00270DFB">
      <w:pPr>
        <w:pStyle w:val="Ttulo4"/>
      </w:pPr>
      <w:r w:rsidRPr="009B6CCF">
        <w:t>Consolidação dos dados d</w:t>
      </w:r>
      <w:r w:rsidR="00270DFB" w:rsidRPr="009B6CCF">
        <w:t>e logradouros</w:t>
      </w:r>
    </w:p>
    <w:p w14:paraId="1CBF60DB" w14:textId="2C37B12B" w:rsidR="00FC202A" w:rsidRPr="009B6CCF" w:rsidRDefault="00FC202A" w:rsidP="00FC202A">
      <w:r w:rsidRPr="009B6CCF">
        <w:t xml:space="preserve">Uma consulta à API do </w:t>
      </w:r>
      <w:r w:rsidRPr="009B6CCF">
        <w:rPr>
          <w:i/>
          <w:iCs/>
        </w:rPr>
        <w:t>OpenStreetMap</w:t>
      </w:r>
      <w:r w:rsidRPr="009B6CCF">
        <w:t xml:space="preserve"> pode retornar múltiplos objetos JSON para um único logradouro. Essa fragmentação ocorre quando a via (way) apresenta interrupções em seu traçado geométrico ou quando é composta por pistas de rolagem independentes (vias duplicadas). Por exemplo, uma busca genérica pela “Avenida Botucaris” em Capanema – utilizando o filtro </w:t>
      </w:r>
      <w:r w:rsidRPr="009B6CCF">
        <w:rPr>
          <w:i/>
          <w:iCs/>
        </w:rPr>
        <w:t>area[name="Capanema"]-&gt;.a; way(area.a)["name"~"Avenida Botucaris",i]</w:t>
      </w:r>
      <w:r w:rsidRPr="009B6CCF">
        <w:t xml:space="preserve"> – retorna oito segmentos distintos.</w:t>
      </w:r>
    </w:p>
    <w:p w14:paraId="1BF06226" w14:textId="60779033" w:rsidR="005F7DA6" w:rsidRPr="009B6CCF" w:rsidRDefault="00FC202A" w:rsidP="00FC202A">
      <w:r w:rsidRPr="009B6CCF">
        <w:t xml:space="preserve">Nesses casos, as geometrias do tipo </w:t>
      </w:r>
      <w:r w:rsidRPr="009B6CCF">
        <w:rPr>
          <w:i/>
          <w:iCs/>
        </w:rPr>
        <w:t>Linestring</w:t>
      </w:r>
      <w:r w:rsidRPr="009B6CCF">
        <w:t xml:space="preserve"> devem ser consolidadas (</w:t>
      </w:r>
      <w:r w:rsidRPr="009B6CCF">
        <w:rPr>
          <w:i/>
          <w:iCs/>
        </w:rPr>
        <w:t>merge</w:t>
      </w:r>
      <w:r w:rsidRPr="009B6CCF">
        <w:t>) para permitir a recuperação integral do traçado a partir da chave única SC_ID_LOGRADOURO. A estratégia de persistir essa consolidação diretamente no banco de dados torna as consultas mais eficientes, garante a integridade topográfica e aumenta a confiabilidade</w:t>
      </w:r>
      <w:r w:rsidR="002F0C77" w:rsidRPr="009B6CCF">
        <w:t>.</w:t>
      </w:r>
    </w:p>
    <w:p w14:paraId="744FEC63" w14:textId="014D9CB5" w:rsidR="003A1EFE" w:rsidRPr="009B6CCF" w:rsidRDefault="003A1EFE" w:rsidP="00E12E9A">
      <w:pPr>
        <w:pStyle w:val="Ttulo4"/>
      </w:pPr>
      <w:r w:rsidRPr="009B6CCF">
        <w:t>Persistência dos</w:t>
      </w:r>
      <w:r w:rsidR="00E12E9A" w:rsidRPr="009B6CCF">
        <w:t xml:space="preserve"> dados do OSM</w:t>
      </w:r>
    </w:p>
    <w:p w14:paraId="3D643FE9" w14:textId="18A56F88" w:rsidR="00B23CA3" w:rsidRPr="009B6CCF" w:rsidRDefault="00464578" w:rsidP="00B23CA3">
      <w:r w:rsidRPr="009B6CCF">
        <w:t xml:space="preserve">No </w:t>
      </w:r>
      <w:r w:rsidRPr="009B6CCF">
        <w:rPr>
          <w:i/>
          <w:iCs/>
        </w:rPr>
        <w:t>SuperCIATA</w:t>
      </w:r>
      <w:r w:rsidRPr="009B6CCF">
        <w:t xml:space="preserve"> o</w:t>
      </w:r>
      <w:r w:rsidR="003648FE" w:rsidRPr="009B6CCF">
        <w:t>s dados obtidos são persistidos na tabela OSM_LOGRA</w:t>
      </w:r>
      <w:r w:rsidR="00F86F0D" w:rsidRPr="009B6CCF">
        <w:t>-</w:t>
      </w:r>
      <w:r w:rsidR="003648FE" w:rsidRPr="009B6CCF">
        <w:t>DOUROS</w:t>
      </w:r>
      <w:r w:rsidR="00E12E9A" w:rsidRPr="009B6CCF">
        <w:t xml:space="preserve"> </w:t>
      </w:r>
      <w:r w:rsidR="00DF499C" w:rsidRPr="009B6CCF">
        <w:t>(</w:t>
      </w:r>
      <w:r w:rsidR="00DF499C" w:rsidRPr="009B6CCF">
        <w:fldChar w:fldCharType="begin"/>
      </w:r>
      <w:r w:rsidR="00DF499C" w:rsidRPr="009B6CCF">
        <w:instrText xml:space="preserve"> REF _Ref221736825 \h </w:instrText>
      </w:r>
      <w:r w:rsidR="00DF499C" w:rsidRPr="009B6CCF">
        <w:fldChar w:fldCharType="separate"/>
      </w:r>
      <w:r w:rsidR="003750EA" w:rsidRPr="009B6CCF">
        <w:t xml:space="preserve">Quadro </w:t>
      </w:r>
      <w:r w:rsidR="003750EA">
        <w:rPr>
          <w:noProof/>
        </w:rPr>
        <w:t>35</w:t>
      </w:r>
      <w:r w:rsidR="00DF499C" w:rsidRPr="009B6CCF">
        <w:fldChar w:fldCharType="end"/>
      </w:r>
      <w:r w:rsidR="00DF499C" w:rsidRPr="009B6CCF">
        <w:t>)</w:t>
      </w:r>
      <w:r w:rsidR="003648FE" w:rsidRPr="009B6CCF">
        <w:t xml:space="preserve"> para permitir o processamento </w:t>
      </w:r>
      <w:r w:rsidR="003648FE" w:rsidRPr="009B6CCF">
        <w:rPr>
          <w:i/>
          <w:iCs/>
        </w:rPr>
        <w:t>offline</w:t>
      </w:r>
      <w:r w:rsidR="003648FE" w:rsidRPr="009B6CCF">
        <w:t xml:space="preserve">. A estratégia de consumo das informações do </w:t>
      </w:r>
      <w:r w:rsidR="003648FE" w:rsidRPr="009B6CCF">
        <w:rPr>
          <w:i/>
          <w:iCs/>
        </w:rPr>
        <w:t>OpenStreetMap</w:t>
      </w:r>
      <w:r w:rsidR="003648FE" w:rsidRPr="009B6CCF">
        <w:t xml:space="preserve"> difere das demais bases de dados por se tratar de um serviço </w:t>
      </w:r>
      <w:r w:rsidR="00EB09A7" w:rsidRPr="009B6CCF">
        <w:t>aberto</w:t>
      </w:r>
      <w:r w:rsidR="003648FE" w:rsidRPr="009B6CCF">
        <w:t xml:space="preserve"> com limites de requisição (</w:t>
      </w:r>
      <w:r w:rsidR="003648FE" w:rsidRPr="009B6CCF">
        <w:rPr>
          <w:i/>
          <w:iCs/>
        </w:rPr>
        <w:t>rate limiting</w:t>
      </w:r>
      <w:r w:rsidR="003648FE" w:rsidRPr="009B6CCF">
        <w:t xml:space="preserve">), o que exige maior controle para evitar falhas de conectividade. </w:t>
      </w:r>
      <w:r w:rsidR="00B23CA3" w:rsidRPr="009B6CCF">
        <w:t xml:space="preserve">Visando não sobrecarregar a infraestrutura da </w:t>
      </w:r>
      <w:r w:rsidR="00B23CA3" w:rsidRPr="009B6CCF">
        <w:rPr>
          <w:i/>
          <w:iCs/>
        </w:rPr>
        <w:t>API Overpass</w:t>
      </w:r>
      <w:r w:rsidR="00B23CA3" w:rsidRPr="009B6CCF">
        <w:t xml:space="preserve"> gentilmente oferecida e respeitar as políticas de uso da comunidade </w:t>
      </w:r>
      <w:r w:rsidR="00B23CA3" w:rsidRPr="009B6CCF">
        <w:rPr>
          <w:i/>
          <w:iCs/>
        </w:rPr>
        <w:t>OSM</w:t>
      </w:r>
      <w:r w:rsidR="00B23CA3" w:rsidRPr="009B6CCF">
        <w:t>, as consultas são realizadas de forma iterativa, com intervalos de espera (</w:t>
      </w:r>
      <w:r w:rsidR="00B23CA3" w:rsidRPr="009B6CCF">
        <w:rPr>
          <w:i/>
          <w:iCs/>
        </w:rPr>
        <w:t>delays</w:t>
      </w:r>
      <w:r w:rsidR="00B23CA3" w:rsidRPr="009B6CCF">
        <w:t>) programados e mecanismos para evitar a redundância de requisições para um mesmo logradouro.</w:t>
      </w:r>
    </w:p>
    <w:p w14:paraId="64ACDA81" w14:textId="77777777" w:rsidR="00D74C23" w:rsidRPr="009B6CCF" w:rsidRDefault="00D74C23" w:rsidP="00E70EFF"/>
    <w:p w14:paraId="0E6F822F" w14:textId="0371705C" w:rsidR="00D74C23" w:rsidRPr="009B6CCF" w:rsidRDefault="00D74C23" w:rsidP="00A6278E">
      <w:pPr>
        <w:pStyle w:val="Legenda"/>
      </w:pPr>
      <w:bookmarkStart w:id="316" w:name="_Ref221736825"/>
      <w:r w:rsidRPr="009B6CCF">
        <w:lastRenderedPageBreak/>
        <w:t xml:space="preserve">Quadro </w:t>
      </w:r>
      <w:fldSimple w:instr=" SEQ Quadro \* ARABIC ">
        <w:r w:rsidR="003750EA">
          <w:rPr>
            <w:noProof/>
          </w:rPr>
          <w:t>35</w:t>
        </w:r>
      </w:fldSimple>
      <w:bookmarkEnd w:id="316"/>
      <w:r w:rsidRPr="009B6CCF">
        <w:t xml:space="preserve"> – Estrutura da tabela OSM_LOGRADOUROS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74C23" w:rsidRPr="009B6CCF" w14:paraId="131CD265" w14:textId="77777777" w:rsidTr="00926561">
        <w:trPr>
          <w:jc w:val="center"/>
        </w:trPr>
        <w:tc>
          <w:tcPr>
            <w:tcW w:w="9061" w:type="dxa"/>
          </w:tcPr>
          <w:p w14:paraId="66E203B6" w14:textId="77777777" w:rsidR="00D74C23" w:rsidRPr="009B6CCF" w:rsidRDefault="00D74C23" w:rsidP="00926561">
            <w:pPr>
              <w:pStyle w:val="Codigo"/>
              <w:keepNext/>
            </w:pPr>
            <w:r w:rsidRPr="009B6CCF">
              <w:rPr>
                <w:b/>
                <w:bCs/>
              </w:rPr>
              <w:t>Table:OSM_LOGRADOUROS</w:t>
            </w:r>
            <w:r w:rsidRPr="009B6CCF">
              <w:br/>
            </w:r>
            <w:r w:rsidRPr="009B6CCF">
              <w:br/>
            </w:r>
            <w:r w:rsidRPr="009B6CCF">
              <w:rPr>
                <w:b/>
                <w:bCs/>
              </w:rPr>
              <w:t>Columns:</w:t>
            </w:r>
          </w:p>
          <w:tbl>
            <w:tblPr>
              <w:tblW w:w="0" w:type="auto"/>
              <w:tblCellMar>
                <w:top w:w="15" w:type="dxa"/>
                <w:left w:w="15" w:type="dxa"/>
                <w:bottom w:w="15" w:type="dxa"/>
                <w:right w:w="15" w:type="dxa"/>
              </w:tblCellMar>
              <w:tblLook w:val="04A0" w:firstRow="1" w:lastRow="0" w:firstColumn="1" w:lastColumn="0" w:noHBand="0" w:noVBand="1"/>
            </w:tblPr>
            <w:tblGrid>
              <w:gridCol w:w="2848"/>
              <w:gridCol w:w="2128"/>
            </w:tblGrid>
            <w:tr w:rsidR="00D74C23" w:rsidRPr="009B6CCF" w14:paraId="4666EC91"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07B557A1" w14:textId="77777777" w:rsidR="00D74C23" w:rsidRPr="009B6CCF" w:rsidRDefault="00D74C23" w:rsidP="00926561">
                  <w:pPr>
                    <w:pStyle w:val="Codigo"/>
                    <w:keepNext/>
                  </w:pPr>
                  <w:r w:rsidRPr="009B6CCF">
                    <w:t>OSM_ID</w:t>
                  </w:r>
                </w:p>
              </w:tc>
              <w:tc>
                <w:tcPr>
                  <w:tcW w:w="0" w:type="auto"/>
                  <w:tcBorders>
                    <w:top w:val="nil"/>
                    <w:left w:val="nil"/>
                    <w:bottom w:val="nil"/>
                    <w:right w:val="nil"/>
                  </w:tcBorders>
                  <w:tcMar>
                    <w:top w:w="15" w:type="dxa"/>
                    <w:left w:w="225" w:type="dxa"/>
                    <w:bottom w:w="15" w:type="dxa"/>
                    <w:right w:w="15" w:type="dxa"/>
                  </w:tcMar>
                  <w:vAlign w:val="center"/>
                  <w:hideMark/>
                </w:tcPr>
                <w:p w14:paraId="52EF6E4A" w14:textId="77777777" w:rsidR="00D74C23" w:rsidRPr="009B6CCF" w:rsidRDefault="00D74C23" w:rsidP="00926561">
                  <w:pPr>
                    <w:pStyle w:val="Codigo"/>
                    <w:keepNext/>
                  </w:pPr>
                  <w:r w:rsidRPr="009B6CCF">
                    <w:t>bigint(20)</w:t>
                  </w:r>
                </w:p>
              </w:tc>
            </w:tr>
            <w:tr w:rsidR="00D74C23" w:rsidRPr="009B6CCF" w14:paraId="722BB51A"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758E4ECA" w14:textId="77777777" w:rsidR="00D74C23" w:rsidRPr="009B6CCF" w:rsidRDefault="00D74C23" w:rsidP="00926561">
                  <w:pPr>
                    <w:pStyle w:val="Codigo"/>
                    <w:keepNext/>
                  </w:pPr>
                  <w:r w:rsidRPr="009B6CCF">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6F718C99" w14:textId="77777777" w:rsidR="00D74C23" w:rsidRPr="009B6CCF" w:rsidRDefault="00D74C23" w:rsidP="00926561">
                  <w:pPr>
                    <w:pStyle w:val="Codigo"/>
                    <w:keepNext/>
                  </w:pPr>
                  <w:r w:rsidRPr="009B6CCF">
                    <w:t>varchar(8)</w:t>
                  </w:r>
                </w:p>
              </w:tc>
            </w:tr>
            <w:tr w:rsidR="00D74C23" w:rsidRPr="009B6CCF" w14:paraId="635B0652"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11CF9977" w14:textId="77777777" w:rsidR="00D74C23" w:rsidRPr="009B6CCF" w:rsidRDefault="00D74C23" w:rsidP="00926561">
                  <w:pPr>
                    <w:pStyle w:val="Codigo"/>
                    <w:keepNext/>
                  </w:pPr>
                  <w:r w:rsidRPr="009B6CCF">
                    <w:t>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643F16D0" w14:textId="77777777" w:rsidR="00D74C23" w:rsidRPr="009B6CCF" w:rsidRDefault="00D74C23" w:rsidP="00926561">
                  <w:pPr>
                    <w:pStyle w:val="Codigo"/>
                    <w:keepNext/>
                  </w:pPr>
                  <w:r w:rsidRPr="009B6CCF">
                    <w:t>varchar(255)</w:t>
                  </w:r>
                </w:p>
              </w:tc>
            </w:tr>
            <w:tr w:rsidR="00D74C23" w:rsidRPr="009B6CCF" w14:paraId="0421FC86"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360E730C" w14:textId="77777777" w:rsidR="00D74C23" w:rsidRPr="009B6CCF" w:rsidRDefault="00D74C23" w:rsidP="00926561">
                  <w:pPr>
                    <w:pStyle w:val="Codigo"/>
                    <w:keepNext/>
                  </w:pPr>
                  <w:r w:rsidRPr="009B6CCF">
                    <w:t>OSM_NOM_LOGRADOURO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6360657B" w14:textId="77777777" w:rsidR="00D74C23" w:rsidRPr="009B6CCF" w:rsidRDefault="00D74C23" w:rsidP="00926561">
                  <w:pPr>
                    <w:pStyle w:val="Codigo"/>
                    <w:keepNext/>
                  </w:pPr>
                  <w:r w:rsidRPr="009B6CCF">
                    <w:t>varchar(255)</w:t>
                  </w:r>
                </w:p>
              </w:tc>
            </w:tr>
            <w:tr w:rsidR="00D74C23" w:rsidRPr="009B6CCF" w14:paraId="6B265353"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26E1562E" w14:textId="77777777" w:rsidR="00D74C23" w:rsidRPr="009B6CCF" w:rsidRDefault="00D74C23" w:rsidP="00926561">
                  <w:pPr>
                    <w:pStyle w:val="Codigo"/>
                    <w:keepNext/>
                  </w:pPr>
                  <w:r w:rsidRPr="009B6CCF">
                    <w:rPr>
                      <w:b/>
                      <w:bCs/>
                    </w:rPr>
                    <w:t>GEOMETRIA</w:t>
                  </w:r>
                </w:p>
              </w:tc>
              <w:tc>
                <w:tcPr>
                  <w:tcW w:w="0" w:type="auto"/>
                  <w:tcBorders>
                    <w:top w:val="nil"/>
                    <w:left w:val="nil"/>
                    <w:bottom w:val="nil"/>
                    <w:right w:val="nil"/>
                  </w:tcBorders>
                  <w:tcMar>
                    <w:top w:w="15" w:type="dxa"/>
                    <w:left w:w="225" w:type="dxa"/>
                    <w:bottom w:w="15" w:type="dxa"/>
                    <w:right w:w="15" w:type="dxa"/>
                  </w:tcMar>
                  <w:vAlign w:val="center"/>
                  <w:hideMark/>
                </w:tcPr>
                <w:p w14:paraId="2DB3F0B6" w14:textId="77777777" w:rsidR="00D74C23" w:rsidRPr="009B6CCF" w:rsidRDefault="00D74C23" w:rsidP="00926561">
                  <w:pPr>
                    <w:pStyle w:val="Codigo"/>
                    <w:keepNext/>
                  </w:pPr>
                  <w:r w:rsidRPr="009B6CCF">
                    <w:t>linestring</w:t>
                  </w:r>
                </w:p>
              </w:tc>
            </w:tr>
          </w:tbl>
          <w:p w14:paraId="385795DB" w14:textId="77777777" w:rsidR="00D74C23" w:rsidRPr="009B6CCF" w:rsidRDefault="00D74C23" w:rsidP="00926561">
            <w:pPr>
              <w:pStyle w:val="Codigo"/>
              <w:keepNext/>
            </w:pPr>
          </w:p>
        </w:tc>
      </w:tr>
    </w:tbl>
    <w:p w14:paraId="327A071C" w14:textId="53C02C61" w:rsidR="00D74C23" w:rsidRPr="009B6CCF" w:rsidRDefault="00D74C23" w:rsidP="00A6278E">
      <w:pPr>
        <w:pStyle w:val="Legenda"/>
      </w:pPr>
      <w:r w:rsidRPr="009B6CCF">
        <w:t>Elaboração: Os autores (2026)</w:t>
      </w:r>
    </w:p>
    <w:p w14:paraId="28AA6223" w14:textId="77777777" w:rsidR="001355DC" w:rsidRPr="009B6CCF" w:rsidRDefault="001355DC" w:rsidP="00E70EFF"/>
    <w:p w14:paraId="55E57227" w14:textId="5BF4B9D1" w:rsidR="00CD760E" w:rsidRPr="009B6CCF" w:rsidRDefault="00502682" w:rsidP="00502682">
      <w:pPr>
        <w:pStyle w:val="Ttulo4"/>
      </w:pPr>
      <w:r w:rsidRPr="009B6CCF">
        <w:t>Criação de um índice para a GEOMETRIA</w:t>
      </w:r>
    </w:p>
    <w:p w14:paraId="2646B703" w14:textId="2D9C7ACD" w:rsidR="0015685B" w:rsidRPr="009B6CCF" w:rsidRDefault="006A742B" w:rsidP="0015685B">
      <w:r w:rsidRPr="009B6CCF">
        <w:t xml:space="preserve">Considerada uma regra </w:t>
      </w:r>
      <w:r w:rsidR="00250869" w:rsidRPr="009B6CCF">
        <w:t>otimização computacional</w:t>
      </w:r>
      <w:r w:rsidRPr="009B6CCF">
        <w:t>, a</w:t>
      </w:r>
      <w:r w:rsidR="0015685B" w:rsidRPr="009B6CCF">
        <w:t xml:space="preserve"> criação de índices para atributos geométricos é fundamental devido à complexidade dimensional dos dados espaciais</w:t>
      </w:r>
      <w:r w:rsidR="009648BF" w:rsidRPr="009B6CCF">
        <w:t xml:space="preserve"> </w:t>
      </w:r>
      <w:r w:rsidR="00AA2AA7" w:rsidRPr="009B6CCF">
        <w:fldChar w:fldCharType="begin"/>
      </w:r>
      <w:r w:rsidR="00B22216" w:rsidRPr="009B6CCF">
        <w:instrText xml:space="preserve"> ADDIN ZOTERO_ITEM CSL_CITATION {"citationID":"OHcvvQoq","properties":{"formattedCitation":"(Casanova {\\i{}et al.}, 2005)","plainCitation":"(Casanova et al., 2005)","dontUpdate":true,"noteIndex":0},"citationItems":[{"id":329,"uris":["http://zotero.org/users/15531986/items/ZFFXWSB7"],"itemData":{"id":329,"type":"book","ISBN":"8590520515","publisher":"MundoGEO","publisher-place":"Curitiba","title":"Bancos de Dados Geográficos","URL":"https://www-di.inf.puc-rio.br/~casanova//Publications/Books/2005-BDG.pdf","author":[{"family":"Casanova","given":"Marco Antonio"},{"family":"Câmara","given":"Gilberto"},{"family":"Davis","given":"Clodoveu"},{"family":"Vinhas","given":"Lúbia"},{"family":"Queiroz","given":"Ricardo Cartaxo"}],"issued":{"date-parts":[["2005"]]}}}],"schema":"https://github.com/citation-style-language/schema/raw/master/csl-citation.json"} </w:instrText>
      </w:r>
      <w:r w:rsidR="00AA2AA7" w:rsidRPr="009B6CCF">
        <w:fldChar w:fldCharType="separate"/>
      </w:r>
      <w:r w:rsidR="00AA2AA7" w:rsidRPr="009B6CCF">
        <w:rPr>
          <w:rFonts w:cs="Arial"/>
        </w:rPr>
        <w:t xml:space="preserve">(CASANOVA </w:t>
      </w:r>
      <w:r w:rsidR="00AA2AA7" w:rsidRPr="009B6CCF">
        <w:rPr>
          <w:rFonts w:cs="Arial"/>
          <w:i/>
          <w:iCs/>
        </w:rPr>
        <w:t>et al.</w:t>
      </w:r>
      <w:r w:rsidR="00AA2AA7" w:rsidRPr="009B6CCF">
        <w:rPr>
          <w:rFonts w:cs="Arial"/>
        </w:rPr>
        <w:t>, 2005)</w:t>
      </w:r>
      <w:r w:rsidR="00AA2AA7" w:rsidRPr="009B6CCF">
        <w:fldChar w:fldCharType="end"/>
      </w:r>
      <w:r w:rsidR="0015685B" w:rsidRPr="009B6CCF">
        <w:t>. Diferente de índices tradicionais (</w:t>
      </w:r>
      <w:r w:rsidR="0015685B" w:rsidRPr="009B6CCF">
        <w:rPr>
          <w:i/>
          <w:iCs/>
        </w:rPr>
        <w:t>B-Tree</w:t>
      </w:r>
      <w:r w:rsidR="0015685B" w:rsidRPr="009B6CCF">
        <w:t>), que ordenam dados alfanuméricos de forma linear, os índices espaciais organizam as geometrias com base em sua localização e extensão no espaço (coordenadas X e Y).</w:t>
      </w:r>
    </w:p>
    <w:p w14:paraId="30FE91E3" w14:textId="50C34E0C" w:rsidR="0015685B" w:rsidRPr="009B6CCF" w:rsidRDefault="000367D6" w:rsidP="0022652F">
      <w:r w:rsidRPr="009B6CCF">
        <w:t>Com a indexação, o</w:t>
      </w:r>
      <w:r w:rsidR="0015685B" w:rsidRPr="009B6CCF">
        <w:t xml:space="preserve">perações </w:t>
      </w:r>
      <w:r w:rsidR="00666A90" w:rsidRPr="009B6CCF">
        <w:t xml:space="preserve">de busca </w:t>
      </w:r>
      <w:r w:rsidR="00B40BA3" w:rsidRPr="009B6CCF">
        <w:t xml:space="preserve">como </w:t>
      </w:r>
      <w:r w:rsidR="0022652F" w:rsidRPr="009B6CCF">
        <w:rPr>
          <w:i/>
          <w:iCs/>
        </w:rPr>
        <w:t>ST_Within(A, B)</w:t>
      </w:r>
      <w:r w:rsidR="0022652F" w:rsidRPr="009B6CCF">
        <w:t xml:space="preserve"> (A está dentro de B?)</w:t>
      </w:r>
      <w:r w:rsidR="00CE146E" w:rsidRPr="009B6CCF">
        <w:t xml:space="preserve">, </w:t>
      </w:r>
      <w:r w:rsidR="00DA5D37" w:rsidRPr="009B6CCF">
        <w:rPr>
          <w:i/>
          <w:iCs/>
        </w:rPr>
        <w:t>ST_Intersects</w:t>
      </w:r>
      <w:r w:rsidR="005D5CF2" w:rsidRPr="009B6CCF">
        <w:rPr>
          <w:i/>
          <w:iCs/>
        </w:rPr>
        <w:t xml:space="preserve">(A, B) </w:t>
      </w:r>
      <w:r w:rsidR="00350BE5" w:rsidRPr="009B6CCF">
        <w:t xml:space="preserve">(A e B se tocam?) </w:t>
      </w:r>
      <w:r w:rsidR="00C71F1A" w:rsidRPr="009B6CCF">
        <w:t xml:space="preserve">e de cálculos </w:t>
      </w:r>
      <w:r w:rsidR="00C71F1A" w:rsidRPr="009B6CCF">
        <w:rPr>
          <w:i/>
          <w:iCs/>
        </w:rPr>
        <w:t>ST_Distance(A, B)</w:t>
      </w:r>
      <w:r w:rsidR="00C71F1A" w:rsidRPr="009B6CCF">
        <w:t xml:space="preserve">, </w:t>
      </w:r>
      <w:r w:rsidR="0015685B" w:rsidRPr="009B6CCF">
        <w:t>tornam-se exponencialmente mais rápidas, pois o índice organiza os dados em árvores hierárquicas, reduzindo o número de cálculos de ponto flutuante necessários.</w:t>
      </w:r>
    </w:p>
    <w:p w14:paraId="00074249" w14:textId="00B52A13" w:rsidR="002052EC" w:rsidRPr="009B6CCF" w:rsidRDefault="00CA2515" w:rsidP="0022652F">
      <w:r w:rsidRPr="009B6CCF">
        <w:t xml:space="preserve">A sintaxe para a definição de índices espaciais varia conforme o Sistema Gerenciador de Banco de Dados (SGBD) adotado, sendo uma funcionalidade vinculada à implementação do suporte a tipos de dados geográficos </w:t>
      </w:r>
      <w:r w:rsidR="00F96335" w:rsidRPr="009B6CCF">
        <w:t>(</w:t>
      </w:r>
      <w:r w:rsidR="00407878" w:rsidRPr="009B6CCF">
        <w:rPr>
          <w:i/>
          <w:iCs/>
        </w:rPr>
        <w:t>MySQL 5.7</w:t>
      </w:r>
      <w:r w:rsidR="00D211BF" w:rsidRPr="009B6CCF">
        <w:rPr>
          <w:i/>
          <w:iCs/>
        </w:rPr>
        <w:t>+</w:t>
      </w:r>
      <w:r w:rsidR="00BC370C" w:rsidRPr="009B6CCF">
        <w:rPr>
          <w:i/>
          <w:iCs/>
        </w:rPr>
        <w:t xml:space="preserve">, PostgreSQL + PostGIS, </w:t>
      </w:r>
      <w:r w:rsidR="00C01C57" w:rsidRPr="009B6CCF">
        <w:rPr>
          <w:i/>
          <w:iCs/>
        </w:rPr>
        <w:t>SQL Server 2008</w:t>
      </w:r>
      <w:r w:rsidR="00C01C57" w:rsidRPr="009B6CCF">
        <w:t>, e outros).</w:t>
      </w:r>
    </w:p>
    <w:p w14:paraId="2AE33763" w14:textId="5D42B7E7" w:rsidR="00164D97" w:rsidRPr="009B6CCF" w:rsidRDefault="00F778DE" w:rsidP="00164D97">
      <w:r w:rsidRPr="009B6CCF">
        <w:t xml:space="preserve">Ainda que o SuperCIATA não utilize critérios de busca geográfica em sua lógica atual, a implementação do índice espacial é estratégica para a escalabilidade do projeto. </w:t>
      </w:r>
      <w:r w:rsidR="00C430E7" w:rsidRPr="009B6CCF">
        <w:t>Ela</w:t>
      </w:r>
      <w:r w:rsidRPr="009B6CCF">
        <w:t xml:space="preserve"> será indispensável caso a base de dados seja integrada a sistemas de Cadastro Territorial Urbano (CTU) da administração municipal, permitindo consultas espaciais complexas com alto desempenho computacional.</w:t>
      </w:r>
    </w:p>
    <w:p w14:paraId="79206A27" w14:textId="77777777" w:rsidR="0074597E" w:rsidRPr="009B6CCF" w:rsidRDefault="0074597E" w:rsidP="00164D97"/>
    <w:p w14:paraId="18772586" w14:textId="5CB8B449" w:rsidR="006D3D4B" w:rsidRPr="009B6CCF" w:rsidRDefault="00C26D22" w:rsidP="00093FBB">
      <w:pPr>
        <w:pStyle w:val="Ttulo3"/>
      </w:pPr>
      <w:bookmarkStart w:id="317" w:name="_Toc223789522"/>
      <w:r w:rsidRPr="009B6CCF">
        <w:t>O Domíni</w:t>
      </w:r>
      <w:r w:rsidR="00296CF1" w:rsidRPr="009B6CCF">
        <w:t xml:space="preserve">o </w:t>
      </w:r>
      <w:r w:rsidR="00296CF1" w:rsidRPr="009B6CCF">
        <w:rPr>
          <w:i/>
          <w:iCs/>
        </w:rPr>
        <w:t>SuperCIATA</w:t>
      </w:r>
      <w:r w:rsidR="00296CF1" w:rsidRPr="009B6CCF">
        <w:t xml:space="preserve"> - </w:t>
      </w:r>
      <w:r w:rsidR="00FA541D" w:rsidRPr="009B6CCF">
        <w:t>Integração</w:t>
      </w:r>
      <w:r w:rsidR="006D3D4B" w:rsidRPr="009B6CCF">
        <w:t xml:space="preserve"> CNEFE e CIATA</w:t>
      </w:r>
      <w:bookmarkEnd w:id="317"/>
    </w:p>
    <w:p w14:paraId="354FCC76" w14:textId="5E5C8BD1" w:rsidR="000970E2" w:rsidRPr="009B6CCF" w:rsidRDefault="000E1934" w:rsidP="006D3D4B">
      <w:r w:rsidRPr="009B6CCF">
        <w:t xml:space="preserve">Como discutido anteriormente nesse trabalho, o CNEFE e o CIATA operam sobre domínios de dados distintos, o que resulta na ausência de uma chave primária comum entre as bases. Enquanto o IBGE estrutura sua base de dados espacialmente por meio de setores censitários e faces de quadra, a Prefeitura utiliza </w:t>
      </w:r>
      <w:r w:rsidR="004C49BD" w:rsidRPr="009B6CCF">
        <w:t>uma</w:t>
      </w:r>
      <w:r w:rsidRPr="009B6CCF">
        <w:t xml:space="preserve"> inscrição imobiliária como identificador principal.</w:t>
      </w:r>
    </w:p>
    <w:p w14:paraId="23BD022E" w14:textId="6AE3841A" w:rsidR="00CE14A7" w:rsidRPr="009B6CCF" w:rsidRDefault="00BE69CA" w:rsidP="006D3D4B">
      <w:r w:rsidRPr="009B6CCF">
        <w:lastRenderedPageBreak/>
        <w:t xml:space="preserve">A integração proposta rompe com a dependência de bases cartográficas vetoriais municipais, frequentemente inexistentes ou desatualizadas. Enquanto o CNEFE fornece os dados geográficos e a localização espacial das faces de quadra, o CIATA atua como o provedor de parâmetros dimensionais. </w:t>
      </w:r>
    </w:p>
    <w:p w14:paraId="1E489A03" w14:textId="0FC56B96" w:rsidR="006D3D4B" w:rsidRPr="009B6CCF" w:rsidRDefault="00BE69CA" w:rsidP="006D3D4B">
      <w:r w:rsidRPr="009B6CCF">
        <w:t>Através do atributo SC_ID_QUADRA, o sistema realiza um pareamento lógico: a geografia do IBGE é preenchida pelas medidas lineares de testada e profundidade extraídas do cadastro tributário. O resultado é a geração de um modelo digital de quadra onde a geometria é uma função direta dos dados de campo do CIATA, ancorada na malha censitária nacional.</w:t>
      </w:r>
      <w:r w:rsidR="006D3D4B" w:rsidRPr="009B6CCF">
        <w:t xml:space="preserve"> </w:t>
      </w:r>
    </w:p>
    <w:p w14:paraId="5E9089E1" w14:textId="7D3D5C0C" w:rsidR="00205321" w:rsidRPr="009B6CCF" w:rsidRDefault="00205321" w:rsidP="006D3D4B">
      <w:r w:rsidRPr="009B6CCF">
        <w:t xml:space="preserve">O fluxo de harmonização desses domínios inicia-se com a definição da chave SC_ID_LOGRADOURO, expande-se para a estruturação da tabela CI_FACES e </w:t>
      </w:r>
      <w:r w:rsidR="00D6772B" w:rsidRPr="009B6CCF">
        <w:t>termina</w:t>
      </w:r>
      <w:r w:rsidRPr="009B6CCF">
        <w:t xml:space="preserve"> na consolidação do atributo SC_ID_QUADRA</w:t>
      </w:r>
      <w:r w:rsidR="0059057E" w:rsidRPr="009B6CCF">
        <w:t xml:space="preserve"> (ver </w:t>
      </w:r>
      <w:r w:rsidR="0059057E" w:rsidRPr="009B6CCF">
        <w:fldChar w:fldCharType="begin"/>
      </w:r>
      <w:r w:rsidR="0059057E" w:rsidRPr="009B6CCF">
        <w:instrText xml:space="preserve"> REF _Ref220526723 \h </w:instrText>
      </w:r>
      <w:r w:rsidR="0059057E" w:rsidRPr="009B6CCF">
        <w:fldChar w:fldCharType="separate"/>
      </w:r>
      <w:r w:rsidR="003750EA" w:rsidRPr="009B6CCF">
        <w:t xml:space="preserve">Figura </w:t>
      </w:r>
      <w:r w:rsidR="003750EA">
        <w:rPr>
          <w:noProof/>
        </w:rPr>
        <w:t>8</w:t>
      </w:r>
      <w:r w:rsidR="0059057E" w:rsidRPr="009B6CCF">
        <w:fldChar w:fldCharType="end"/>
      </w:r>
      <w:r w:rsidR="0059057E" w:rsidRPr="009B6CCF">
        <w:t>)</w:t>
      </w:r>
      <w:r w:rsidRPr="009B6CCF">
        <w:t>. Este percurso metodológico reflete a transição da granularidade do logradouro isolado para a complexidade da face de quadra, finalizando na integração sistêmica d</w:t>
      </w:r>
      <w:r w:rsidR="00D6772B" w:rsidRPr="009B6CCF">
        <w:t>a quadra urbana</w:t>
      </w:r>
      <w:r w:rsidRPr="009B6CCF">
        <w:t>.</w:t>
      </w:r>
    </w:p>
    <w:p w14:paraId="22ED35FD" w14:textId="77777777" w:rsidR="00FE632B" w:rsidRPr="009B6CCF" w:rsidRDefault="00FE632B" w:rsidP="006D3D4B"/>
    <w:p w14:paraId="4767DE0B" w14:textId="03C56222" w:rsidR="00EE7171" w:rsidRPr="009B6CCF" w:rsidRDefault="00EE7171" w:rsidP="00A6278E">
      <w:pPr>
        <w:pStyle w:val="Legenda"/>
      </w:pPr>
      <w:bookmarkStart w:id="318" w:name="_Ref220526723"/>
      <w:r w:rsidRPr="009B6CCF">
        <w:t xml:space="preserve">Figura </w:t>
      </w:r>
      <w:fldSimple w:instr=" SEQ Figura \* ARABIC ">
        <w:r w:rsidR="003750EA">
          <w:rPr>
            <w:noProof/>
          </w:rPr>
          <w:t>8</w:t>
        </w:r>
      </w:fldSimple>
      <w:bookmarkEnd w:id="318"/>
      <w:r w:rsidR="00DA223D" w:rsidRPr="009B6CCF">
        <w:t xml:space="preserve"> –</w:t>
      </w:r>
      <w:r w:rsidRPr="009B6CCF">
        <w:t xml:space="preserve"> </w:t>
      </w:r>
      <w:r w:rsidR="006658D5" w:rsidRPr="009B6CCF">
        <w:t xml:space="preserve">Fluxo de </w:t>
      </w:r>
      <w:r w:rsidR="0059057E" w:rsidRPr="009B6CCF">
        <w:t>integração CI_ e CN_</w:t>
      </w:r>
    </w:p>
    <w:tbl>
      <w:tblPr>
        <w:tblStyle w:val="Tabelacomgrade"/>
        <w:tblW w:w="0" w:type="auto"/>
        <w:jc w:val="center"/>
        <w:tblLook w:val="04A0" w:firstRow="1" w:lastRow="0" w:firstColumn="1" w:lastColumn="0" w:noHBand="0" w:noVBand="1"/>
      </w:tblPr>
      <w:tblGrid>
        <w:gridCol w:w="9061"/>
      </w:tblGrid>
      <w:tr w:rsidR="00EE7171" w:rsidRPr="009B6CCF" w14:paraId="7922C460" w14:textId="77777777" w:rsidTr="00776C63">
        <w:trPr>
          <w:jc w:val="center"/>
        </w:trPr>
        <w:tc>
          <w:tcPr>
            <w:tcW w:w="9061" w:type="dxa"/>
          </w:tcPr>
          <w:p w14:paraId="76BE2F20" w14:textId="2928E7C4" w:rsidR="00EE7171" w:rsidRPr="009B6CCF" w:rsidRDefault="00EE7171" w:rsidP="00776C63">
            <w:pPr>
              <w:keepNext/>
              <w:widowControl w:val="0"/>
              <w:ind w:firstLine="0"/>
              <w:jc w:val="center"/>
            </w:pPr>
            <w:r w:rsidRPr="009B6CCF">
              <w:rPr>
                <w:noProof/>
                <w:lang w:eastAsia="pt-BR"/>
              </w:rPr>
              <w:drawing>
                <wp:inline distT="0" distB="0" distL="0" distR="0" wp14:anchorId="21501D3A" wp14:editId="54F2B9E3">
                  <wp:extent cx="5295900" cy="3533775"/>
                  <wp:effectExtent l="0" t="0" r="0" b="9525"/>
                  <wp:docPr id="15639036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03661" name="Imagem 1"/>
                          <pic:cNvPicPr/>
                        </pic:nvPicPr>
                        <pic:blipFill>
                          <a:blip r:embed="rId25">
                            <a:extLst>
                              <a:ext uri="{28A0092B-C50C-407E-A947-70E740481C1C}">
                                <a14:useLocalDpi xmlns:a14="http://schemas.microsoft.com/office/drawing/2010/main" val="0"/>
                              </a:ext>
                            </a:extLst>
                          </a:blip>
                          <a:stretch>
                            <a:fillRect/>
                          </a:stretch>
                        </pic:blipFill>
                        <pic:spPr>
                          <a:xfrm>
                            <a:off x="0" y="0"/>
                            <a:ext cx="5295900" cy="3533775"/>
                          </a:xfrm>
                          <a:prstGeom prst="rect">
                            <a:avLst/>
                          </a:prstGeom>
                        </pic:spPr>
                      </pic:pic>
                    </a:graphicData>
                  </a:graphic>
                </wp:inline>
              </w:drawing>
            </w:r>
          </w:p>
        </w:tc>
      </w:tr>
    </w:tbl>
    <w:p w14:paraId="45D48A7D" w14:textId="77777777" w:rsidR="00EE7171" w:rsidRPr="009B6CCF" w:rsidRDefault="00EE7171" w:rsidP="00A6278E">
      <w:pPr>
        <w:pStyle w:val="Legenda"/>
      </w:pPr>
      <w:r w:rsidRPr="009B6CCF">
        <w:t>Elaboração: Os autores (2026)</w:t>
      </w:r>
    </w:p>
    <w:p w14:paraId="46B58B2A" w14:textId="77777777" w:rsidR="00DD19E0" w:rsidRPr="009B6CCF" w:rsidRDefault="00DD19E0" w:rsidP="006D3D4B"/>
    <w:p w14:paraId="758D44E1" w14:textId="1D62D281" w:rsidR="001C1A4E" w:rsidRPr="009B6CCF" w:rsidRDefault="000E48BE" w:rsidP="000E48BE">
      <w:pPr>
        <w:pStyle w:val="Ttulo4"/>
      </w:pPr>
      <w:r w:rsidRPr="009B6CCF">
        <w:lastRenderedPageBreak/>
        <w:t>Tabela SC_QUADRAS</w:t>
      </w:r>
    </w:p>
    <w:p w14:paraId="583DFF7A" w14:textId="135B2242" w:rsidR="000E48BE" w:rsidRPr="009B6CCF" w:rsidRDefault="000E48BE" w:rsidP="000E48BE">
      <w:r w:rsidRPr="009B6CCF">
        <w:t xml:space="preserve">Embora a integridade dos dados possa ser assegurada por meio de junções biunívocas </w:t>
      </w:r>
      <w:r w:rsidR="00457BD6" w:rsidRPr="009B6CCF">
        <w:t>(</w:t>
      </w:r>
      <w:r w:rsidR="001F017C" w:rsidRPr="009B6CCF">
        <w:t>relação 1..1 bidirecional)</w:t>
      </w:r>
      <w:r w:rsidR="00457BD6" w:rsidRPr="009B6CCF">
        <w:t xml:space="preserve"> </w:t>
      </w:r>
      <w:r w:rsidRPr="009B6CCF">
        <w:t xml:space="preserve">suportadas pela álgebra relacional, optou-se pela criação de um novo domínio </w:t>
      </w:r>
      <w:r w:rsidR="004B32A8" w:rsidRPr="009B6CCF">
        <w:t xml:space="preserve">identificado pelo prefixo SC_ e </w:t>
      </w:r>
      <w:r w:rsidRPr="009B6CCF">
        <w:t>estruturado na tabela SC_QUADRAS. Esta decisão de projeto visa otimizar o processamento computacional e prover a agilidade necessária para a renderização da interface visual, consolidando informações fragmentadas num único objeto de referência.</w:t>
      </w:r>
      <w:r w:rsidR="00AA791B" w:rsidRPr="009B6CCF">
        <w:t xml:space="preserve"> A lista de atributos dessa nova tabela é mostrada no </w:t>
      </w:r>
      <w:r w:rsidR="007669E9" w:rsidRPr="009B6CCF">
        <w:fldChar w:fldCharType="begin"/>
      </w:r>
      <w:r w:rsidR="007669E9" w:rsidRPr="009B6CCF">
        <w:instrText xml:space="preserve"> REF _Ref220564167 \h </w:instrText>
      </w:r>
      <w:r w:rsidR="007669E9" w:rsidRPr="009B6CCF">
        <w:fldChar w:fldCharType="separate"/>
      </w:r>
      <w:r w:rsidR="003750EA" w:rsidRPr="009B6CCF">
        <w:t xml:space="preserve">Quadro </w:t>
      </w:r>
      <w:r w:rsidR="003750EA">
        <w:rPr>
          <w:noProof/>
        </w:rPr>
        <w:t>36</w:t>
      </w:r>
      <w:r w:rsidR="007669E9" w:rsidRPr="009B6CCF">
        <w:fldChar w:fldCharType="end"/>
      </w:r>
      <w:r w:rsidR="0001130B" w:rsidRPr="009B6CCF">
        <w:t xml:space="preserve"> e consiste basicamente </w:t>
      </w:r>
      <w:r w:rsidR="00EB2B58" w:rsidRPr="009B6CCF">
        <w:t>em</w:t>
      </w:r>
      <w:r w:rsidR="0001130B" w:rsidRPr="009B6CCF">
        <w:t xml:space="preserve"> uma </w:t>
      </w:r>
      <w:r w:rsidR="00551FC5" w:rsidRPr="009B6CCF">
        <w:t>cópia de atributos de CI_QUADRAS e CN_QUADRAS.</w:t>
      </w:r>
    </w:p>
    <w:p w14:paraId="5C2B0B6B" w14:textId="77777777" w:rsidR="00C46C9E" w:rsidRPr="009B6CCF" w:rsidRDefault="00C46C9E" w:rsidP="000E48BE"/>
    <w:p w14:paraId="25743ED2" w14:textId="7BA10ED4" w:rsidR="00C46C9E" w:rsidRPr="009B6CCF" w:rsidRDefault="00C46C9E" w:rsidP="00A6278E">
      <w:pPr>
        <w:pStyle w:val="Legenda"/>
      </w:pPr>
      <w:bookmarkStart w:id="319" w:name="_Ref220564167"/>
      <w:r w:rsidRPr="009B6CCF">
        <w:t xml:space="preserve">Quadro </w:t>
      </w:r>
      <w:fldSimple w:instr=" SEQ Quadro \* ARABIC ">
        <w:r w:rsidR="003750EA">
          <w:rPr>
            <w:noProof/>
          </w:rPr>
          <w:t>36</w:t>
        </w:r>
      </w:fldSimple>
      <w:bookmarkEnd w:id="319"/>
      <w:r w:rsidRPr="009B6CCF">
        <w:t xml:space="preserve"> </w:t>
      </w:r>
      <w:r w:rsidR="00DA223D" w:rsidRPr="009B6CCF">
        <w:t xml:space="preserve">– </w:t>
      </w:r>
      <w:r w:rsidRPr="009B6CCF">
        <w:t xml:space="preserve">Lista de atributos da tabela </w:t>
      </w:r>
      <w:r w:rsidR="00D57F5A" w:rsidRPr="009B6CCF">
        <w:t>SC</w:t>
      </w:r>
      <w:r w:rsidRPr="009B6CCF">
        <w:t>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C46C9E" w:rsidRPr="009B6CCF" w14:paraId="455F0814" w14:textId="77777777" w:rsidTr="00926561">
        <w:trPr>
          <w:jc w:val="center"/>
        </w:trPr>
        <w:tc>
          <w:tcPr>
            <w:tcW w:w="9061" w:type="dxa"/>
          </w:tcPr>
          <w:p w14:paraId="5A0E8A2E" w14:textId="77777777" w:rsidR="003C76FA" w:rsidRPr="009B6CCF" w:rsidRDefault="003C76FA" w:rsidP="003C76FA">
            <w:pPr>
              <w:pStyle w:val="Codigo"/>
              <w:keepNext/>
            </w:pPr>
            <w:r w:rsidRPr="009B6CCF">
              <w:rPr>
                <w:b/>
                <w:bCs/>
              </w:rPr>
              <w:t>Table:SC_QUADRAS</w:t>
            </w:r>
            <w:r w:rsidRPr="009B6CCF">
              <w:br/>
            </w:r>
            <w:r w:rsidRPr="009B6CCF">
              <w:br/>
            </w:r>
            <w:r w:rsidRPr="009B6CCF">
              <w:rPr>
                <w:b/>
                <w:bCs/>
              </w:rPr>
              <w:t>Columns:</w:t>
            </w:r>
          </w:p>
          <w:tbl>
            <w:tblPr>
              <w:tblW w:w="0" w:type="auto"/>
              <w:tblCellMar>
                <w:top w:w="15" w:type="dxa"/>
                <w:left w:w="15" w:type="dxa"/>
                <w:bottom w:w="15" w:type="dxa"/>
                <w:right w:w="15" w:type="dxa"/>
              </w:tblCellMar>
              <w:tblLook w:val="04A0" w:firstRow="1" w:lastRow="0" w:firstColumn="1" w:lastColumn="0" w:noHBand="0" w:noVBand="1"/>
            </w:tblPr>
            <w:tblGrid>
              <w:gridCol w:w="2248"/>
              <w:gridCol w:w="2128"/>
            </w:tblGrid>
            <w:tr w:rsidR="003C76FA" w:rsidRPr="009B6CCF" w14:paraId="258ED1AD" w14:textId="77777777">
              <w:tc>
                <w:tcPr>
                  <w:tcW w:w="0" w:type="auto"/>
                  <w:tcBorders>
                    <w:top w:val="nil"/>
                    <w:left w:val="nil"/>
                    <w:bottom w:val="nil"/>
                    <w:right w:val="nil"/>
                  </w:tcBorders>
                  <w:tcMar>
                    <w:top w:w="15" w:type="dxa"/>
                    <w:left w:w="225" w:type="dxa"/>
                    <w:bottom w:w="15" w:type="dxa"/>
                    <w:right w:w="15" w:type="dxa"/>
                  </w:tcMar>
                  <w:vAlign w:val="center"/>
                  <w:hideMark/>
                </w:tcPr>
                <w:p w14:paraId="7AD7DFCC" w14:textId="77777777" w:rsidR="003C76FA" w:rsidRPr="009B6CCF" w:rsidRDefault="003C76FA" w:rsidP="003C76FA">
                  <w:pPr>
                    <w:pStyle w:val="Codigo"/>
                    <w:keepNext/>
                  </w:pPr>
                  <w:r w:rsidRPr="009B6CCF">
                    <w:t>SC_ID_QUADRA</w:t>
                  </w:r>
                </w:p>
              </w:tc>
              <w:tc>
                <w:tcPr>
                  <w:tcW w:w="0" w:type="auto"/>
                  <w:tcBorders>
                    <w:top w:val="nil"/>
                    <w:left w:val="nil"/>
                    <w:bottom w:val="nil"/>
                    <w:right w:val="nil"/>
                  </w:tcBorders>
                  <w:tcMar>
                    <w:top w:w="15" w:type="dxa"/>
                    <w:left w:w="225" w:type="dxa"/>
                    <w:bottom w:w="15" w:type="dxa"/>
                    <w:right w:w="15" w:type="dxa"/>
                  </w:tcMar>
                  <w:vAlign w:val="center"/>
                  <w:hideMark/>
                </w:tcPr>
                <w:p w14:paraId="46B19430" w14:textId="77777777" w:rsidR="003C76FA" w:rsidRPr="009B6CCF" w:rsidRDefault="003C76FA" w:rsidP="003C76FA">
                  <w:pPr>
                    <w:pStyle w:val="Codigo"/>
                    <w:keepNext/>
                  </w:pPr>
                  <w:r w:rsidRPr="009B6CCF">
                    <w:t>varchar(250)</w:t>
                  </w:r>
                </w:p>
              </w:tc>
            </w:tr>
            <w:tr w:rsidR="003C76FA" w:rsidRPr="009B6CCF" w14:paraId="38F5C68D" w14:textId="77777777">
              <w:tc>
                <w:tcPr>
                  <w:tcW w:w="0" w:type="auto"/>
                  <w:tcBorders>
                    <w:top w:val="nil"/>
                    <w:left w:val="nil"/>
                    <w:bottom w:val="nil"/>
                    <w:right w:val="nil"/>
                  </w:tcBorders>
                  <w:tcMar>
                    <w:top w:w="15" w:type="dxa"/>
                    <w:left w:w="225" w:type="dxa"/>
                    <w:bottom w:w="15" w:type="dxa"/>
                    <w:right w:w="15" w:type="dxa"/>
                  </w:tcMar>
                  <w:vAlign w:val="center"/>
                  <w:hideMark/>
                </w:tcPr>
                <w:p w14:paraId="730EA453" w14:textId="77777777" w:rsidR="003C76FA" w:rsidRPr="009B6CCF" w:rsidRDefault="003C76FA" w:rsidP="003C76FA">
                  <w:pPr>
                    <w:pStyle w:val="Codigo"/>
                    <w:keepNext/>
                  </w:pPr>
                  <w:r w:rsidRPr="009B6CCF">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13C2F320" w14:textId="77777777" w:rsidR="003C76FA" w:rsidRPr="009B6CCF" w:rsidRDefault="003C76FA" w:rsidP="003C76FA">
                  <w:pPr>
                    <w:pStyle w:val="Codigo"/>
                    <w:keepNext/>
                  </w:pPr>
                  <w:r w:rsidRPr="009B6CCF">
                    <w:t>varchar(7)</w:t>
                  </w:r>
                </w:p>
              </w:tc>
            </w:tr>
            <w:tr w:rsidR="003C76FA" w:rsidRPr="009B6CCF" w14:paraId="08F64B54" w14:textId="77777777">
              <w:tc>
                <w:tcPr>
                  <w:tcW w:w="0" w:type="auto"/>
                  <w:tcBorders>
                    <w:top w:val="nil"/>
                    <w:left w:val="nil"/>
                    <w:bottom w:val="nil"/>
                    <w:right w:val="nil"/>
                  </w:tcBorders>
                  <w:tcMar>
                    <w:top w:w="15" w:type="dxa"/>
                    <w:left w:w="225" w:type="dxa"/>
                    <w:bottom w:w="15" w:type="dxa"/>
                    <w:right w:w="15" w:type="dxa"/>
                  </w:tcMar>
                  <w:vAlign w:val="center"/>
                  <w:hideMark/>
                </w:tcPr>
                <w:p w14:paraId="47CEE457" w14:textId="77777777" w:rsidR="003C76FA" w:rsidRPr="009B6CCF" w:rsidRDefault="003C76FA" w:rsidP="003C76FA">
                  <w:pPr>
                    <w:pStyle w:val="Codigo"/>
                    <w:keepNext/>
                  </w:pPr>
                  <w:r w:rsidRPr="009B6CCF">
                    <w:t>CI_ID_QUADRA</w:t>
                  </w:r>
                </w:p>
              </w:tc>
              <w:tc>
                <w:tcPr>
                  <w:tcW w:w="0" w:type="auto"/>
                  <w:tcBorders>
                    <w:top w:val="nil"/>
                    <w:left w:val="nil"/>
                    <w:bottom w:val="nil"/>
                    <w:right w:val="nil"/>
                  </w:tcBorders>
                  <w:tcMar>
                    <w:top w:w="15" w:type="dxa"/>
                    <w:left w:w="225" w:type="dxa"/>
                    <w:bottom w:w="15" w:type="dxa"/>
                    <w:right w:w="15" w:type="dxa"/>
                  </w:tcMar>
                  <w:vAlign w:val="center"/>
                  <w:hideMark/>
                </w:tcPr>
                <w:p w14:paraId="671AC4A1" w14:textId="77777777" w:rsidR="003C76FA" w:rsidRPr="009B6CCF" w:rsidRDefault="003C76FA" w:rsidP="003C76FA">
                  <w:pPr>
                    <w:pStyle w:val="Codigo"/>
                    <w:keepNext/>
                  </w:pPr>
                  <w:r w:rsidRPr="009B6CCF">
                    <w:t>varchar(50)</w:t>
                  </w:r>
                </w:p>
              </w:tc>
            </w:tr>
            <w:tr w:rsidR="003C76FA" w:rsidRPr="009B6CCF" w14:paraId="72C701B5" w14:textId="77777777">
              <w:tc>
                <w:tcPr>
                  <w:tcW w:w="0" w:type="auto"/>
                  <w:tcBorders>
                    <w:top w:val="nil"/>
                    <w:left w:val="nil"/>
                    <w:bottom w:val="nil"/>
                    <w:right w:val="nil"/>
                  </w:tcBorders>
                  <w:tcMar>
                    <w:top w:w="15" w:type="dxa"/>
                    <w:left w:w="225" w:type="dxa"/>
                    <w:bottom w:w="15" w:type="dxa"/>
                    <w:right w:w="15" w:type="dxa"/>
                  </w:tcMar>
                  <w:vAlign w:val="center"/>
                  <w:hideMark/>
                </w:tcPr>
                <w:p w14:paraId="6BB48C23" w14:textId="77777777" w:rsidR="003C76FA" w:rsidRPr="009B6CCF" w:rsidRDefault="003C76FA" w:rsidP="003C76FA">
                  <w:pPr>
                    <w:pStyle w:val="Codigo"/>
                    <w:keepNext/>
                  </w:pPr>
                  <w:r w:rsidRPr="009B6CCF">
                    <w:t>CN_ID_QUADRA</w:t>
                  </w:r>
                </w:p>
              </w:tc>
              <w:tc>
                <w:tcPr>
                  <w:tcW w:w="0" w:type="auto"/>
                  <w:tcBorders>
                    <w:top w:val="nil"/>
                    <w:left w:val="nil"/>
                    <w:bottom w:val="nil"/>
                    <w:right w:val="nil"/>
                  </w:tcBorders>
                  <w:tcMar>
                    <w:top w:w="15" w:type="dxa"/>
                    <w:left w:w="225" w:type="dxa"/>
                    <w:bottom w:w="15" w:type="dxa"/>
                    <w:right w:w="15" w:type="dxa"/>
                  </w:tcMar>
                  <w:vAlign w:val="center"/>
                  <w:hideMark/>
                </w:tcPr>
                <w:p w14:paraId="08710484" w14:textId="77777777" w:rsidR="003C76FA" w:rsidRPr="009B6CCF" w:rsidRDefault="003C76FA" w:rsidP="003C76FA">
                  <w:pPr>
                    <w:pStyle w:val="Codigo"/>
                    <w:keepNext/>
                  </w:pPr>
                  <w:r w:rsidRPr="009B6CCF">
                    <w:t>varchar(19)</w:t>
                  </w:r>
                </w:p>
              </w:tc>
            </w:tr>
            <w:tr w:rsidR="003C76FA" w:rsidRPr="009B6CCF" w14:paraId="6CF89E6A" w14:textId="77777777">
              <w:tc>
                <w:tcPr>
                  <w:tcW w:w="0" w:type="auto"/>
                  <w:tcBorders>
                    <w:top w:val="nil"/>
                    <w:left w:val="nil"/>
                    <w:bottom w:val="nil"/>
                    <w:right w:val="nil"/>
                  </w:tcBorders>
                  <w:tcMar>
                    <w:top w:w="15" w:type="dxa"/>
                    <w:left w:w="225" w:type="dxa"/>
                    <w:bottom w:w="15" w:type="dxa"/>
                    <w:right w:w="15" w:type="dxa"/>
                  </w:tcMar>
                  <w:vAlign w:val="center"/>
                  <w:hideMark/>
                </w:tcPr>
                <w:p w14:paraId="01AD2353" w14:textId="77777777" w:rsidR="003C76FA" w:rsidRPr="009B6CCF" w:rsidRDefault="003C76FA" w:rsidP="003C76FA">
                  <w:pPr>
                    <w:pStyle w:val="Codigo"/>
                    <w:keepNext/>
                  </w:pPr>
                  <w:r w:rsidRPr="009B6CCF">
                    <w:t>CENTROIDE</w:t>
                  </w:r>
                </w:p>
              </w:tc>
              <w:tc>
                <w:tcPr>
                  <w:tcW w:w="0" w:type="auto"/>
                  <w:tcBorders>
                    <w:top w:val="nil"/>
                    <w:left w:val="nil"/>
                    <w:bottom w:val="nil"/>
                    <w:right w:val="nil"/>
                  </w:tcBorders>
                  <w:tcMar>
                    <w:top w:w="15" w:type="dxa"/>
                    <w:left w:w="225" w:type="dxa"/>
                    <w:bottom w:w="15" w:type="dxa"/>
                    <w:right w:w="15" w:type="dxa"/>
                  </w:tcMar>
                  <w:vAlign w:val="center"/>
                  <w:hideMark/>
                </w:tcPr>
                <w:p w14:paraId="6A30CB6A" w14:textId="77777777" w:rsidR="003C76FA" w:rsidRPr="009B6CCF" w:rsidRDefault="003C76FA" w:rsidP="003C76FA">
                  <w:pPr>
                    <w:pStyle w:val="Codigo"/>
                    <w:keepNext/>
                  </w:pPr>
                  <w:r w:rsidRPr="009B6CCF">
                    <w:t>point</w:t>
                  </w:r>
                </w:p>
              </w:tc>
            </w:tr>
          </w:tbl>
          <w:p w14:paraId="24C56FCE" w14:textId="77777777" w:rsidR="00C46C9E" w:rsidRPr="009B6CCF" w:rsidRDefault="00C46C9E" w:rsidP="00926561">
            <w:pPr>
              <w:pStyle w:val="Codigo"/>
              <w:keepNext/>
            </w:pPr>
          </w:p>
        </w:tc>
      </w:tr>
    </w:tbl>
    <w:p w14:paraId="69C5C3BA" w14:textId="77777777" w:rsidR="00C46C9E" w:rsidRPr="009B6CCF" w:rsidRDefault="00C46C9E" w:rsidP="00A6278E">
      <w:pPr>
        <w:pStyle w:val="Legenda"/>
      </w:pPr>
      <w:r w:rsidRPr="009B6CCF">
        <w:t>Elaboração: Os autores (2026)</w:t>
      </w:r>
    </w:p>
    <w:p w14:paraId="3CE62975" w14:textId="1BC81CA7" w:rsidR="003651C7" w:rsidRPr="009B6CCF" w:rsidRDefault="003651C7" w:rsidP="000E48BE"/>
    <w:p w14:paraId="3862A285" w14:textId="079D8770" w:rsidR="00BB3E33" w:rsidRPr="009B6CCF" w:rsidRDefault="00934AE4" w:rsidP="000E48BE">
      <w:r w:rsidRPr="009B6CCF">
        <w:t>Para povoar SC_QUADRAS se executa u</w:t>
      </w:r>
      <w:r w:rsidR="0023215C" w:rsidRPr="009B6CCF">
        <w:t xml:space="preserve">ma consulta </w:t>
      </w:r>
      <w:r w:rsidR="0023215C" w:rsidRPr="009B6CCF">
        <w:rPr>
          <w:i/>
          <w:iCs/>
        </w:rPr>
        <w:t>SQL</w:t>
      </w:r>
      <w:r w:rsidR="0023215C" w:rsidRPr="009B6CCF">
        <w:t xml:space="preserve"> que faz a junção (</w:t>
      </w:r>
      <w:r w:rsidR="0023215C" w:rsidRPr="009B6CCF">
        <w:rPr>
          <w:i/>
          <w:iCs/>
        </w:rPr>
        <w:t>join</w:t>
      </w:r>
      <w:r w:rsidR="0023215C" w:rsidRPr="009B6CCF">
        <w:t xml:space="preserve">) </w:t>
      </w:r>
      <w:r w:rsidR="00DE1C20" w:rsidRPr="009B6CCF">
        <w:t>usando o atributo SC_ID_QUADRA</w:t>
      </w:r>
      <w:r w:rsidR="003713FD" w:rsidRPr="009B6CCF">
        <w:t xml:space="preserve"> </w:t>
      </w:r>
      <w:r w:rsidR="00DE1C20" w:rsidRPr="009B6CCF">
        <w:t xml:space="preserve">e distribui os valores </w:t>
      </w:r>
      <w:r w:rsidR="00ED3D9A" w:rsidRPr="009B6CCF">
        <w:t xml:space="preserve">conforme </w:t>
      </w:r>
      <w:r w:rsidR="003516AC" w:rsidRPr="009B6CCF">
        <w:t xml:space="preserve">se verifica no </w:t>
      </w:r>
      <w:r w:rsidR="0015778F" w:rsidRPr="009B6CCF">
        <w:fldChar w:fldCharType="begin"/>
      </w:r>
      <w:r w:rsidR="0015778F" w:rsidRPr="009B6CCF">
        <w:instrText xml:space="preserve"> REF _Ref220565008 \h </w:instrText>
      </w:r>
      <w:r w:rsidR="0015778F" w:rsidRPr="009B6CCF">
        <w:fldChar w:fldCharType="separate"/>
      </w:r>
      <w:r w:rsidR="003750EA" w:rsidRPr="009B6CCF">
        <w:t xml:space="preserve">Quadro </w:t>
      </w:r>
      <w:r w:rsidR="003750EA">
        <w:rPr>
          <w:noProof/>
        </w:rPr>
        <w:t>37</w:t>
      </w:r>
      <w:r w:rsidR="0015778F" w:rsidRPr="009B6CCF">
        <w:fldChar w:fldCharType="end"/>
      </w:r>
      <w:r w:rsidR="0015778F" w:rsidRPr="009B6CCF">
        <w:t>.</w:t>
      </w:r>
    </w:p>
    <w:p w14:paraId="09C09489" w14:textId="77777777" w:rsidR="0084229C" w:rsidRPr="009B6CCF" w:rsidRDefault="0084229C" w:rsidP="000E48BE"/>
    <w:p w14:paraId="17727DB0" w14:textId="13AF603F" w:rsidR="00AC7FF5" w:rsidRPr="009B6CCF" w:rsidRDefault="00AC7FF5" w:rsidP="00A6278E">
      <w:pPr>
        <w:pStyle w:val="Legenda"/>
      </w:pPr>
      <w:bookmarkStart w:id="320" w:name="_Ref220565008"/>
      <w:r w:rsidRPr="009B6CCF">
        <w:t xml:space="preserve">Quadro </w:t>
      </w:r>
      <w:fldSimple w:instr=" SEQ Quadro \* ARABIC ">
        <w:r w:rsidR="003750EA">
          <w:rPr>
            <w:noProof/>
          </w:rPr>
          <w:t>37</w:t>
        </w:r>
      </w:fldSimple>
      <w:bookmarkEnd w:id="320"/>
      <w:r w:rsidRPr="009B6CCF">
        <w:t xml:space="preserve"> </w:t>
      </w:r>
      <w:r w:rsidR="00741CC4" w:rsidRPr="009B6CCF">
        <w:t xml:space="preserve">– </w:t>
      </w:r>
      <w:r w:rsidR="00D57F5A" w:rsidRPr="009B6CCF">
        <w:t>Povoamento</w:t>
      </w:r>
      <w:r w:rsidRPr="009B6CCF">
        <w:t xml:space="preserve"> </w:t>
      </w:r>
      <w:r w:rsidR="00F436A5" w:rsidRPr="009B6CCF">
        <w:t xml:space="preserve">de </w:t>
      </w:r>
      <w:r w:rsidR="00D57F5A" w:rsidRPr="009B6CCF">
        <w:t>SC</w:t>
      </w:r>
      <w:r w:rsidRPr="009B6CCF">
        <w:t>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AC7FF5" w:rsidRPr="009B6CCF" w14:paraId="595D8CB6" w14:textId="77777777" w:rsidTr="00926561">
        <w:trPr>
          <w:jc w:val="center"/>
        </w:trPr>
        <w:tc>
          <w:tcPr>
            <w:tcW w:w="9061" w:type="dxa"/>
          </w:tcPr>
          <w:p w14:paraId="5C953165" w14:textId="77777777" w:rsidR="00FE1C14" w:rsidRPr="009B6CCF" w:rsidRDefault="00FE1C14" w:rsidP="00FE1C14">
            <w:pPr>
              <w:pStyle w:val="Codigo"/>
              <w:keepNext/>
            </w:pPr>
            <w:r w:rsidRPr="009B6CCF">
              <w:t>INSERT INTO SC_QUADRAS (</w:t>
            </w:r>
          </w:p>
          <w:p w14:paraId="6294CB4A" w14:textId="77777777" w:rsidR="00FE1C14" w:rsidRPr="009B6CCF" w:rsidRDefault="00FE1C14" w:rsidP="00FE1C14">
            <w:pPr>
              <w:pStyle w:val="Codigo"/>
              <w:keepNext/>
            </w:pPr>
            <w:r w:rsidRPr="009B6CCF">
              <w:t xml:space="preserve">    SC_ID_QUADRA,</w:t>
            </w:r>
          </w:p>
          <w:p w14:paraId="0147C515" w14:textId="77777777" w:rsidR="00FE1C14" w:rsidRPr="009B6CCF" w:rsidRDefault="00FE1C14" w:rsidP="00FE1C14">
            <w:pPr>
              <w:pStyle w:val="Codigo"/>
              <w:keepNext/>
            </w:pPr>
            <w:r w:rsidRPr="009B6CCF">
              <w:t xml:space="preserve">    COD_MUNICIPIO,</w:t>
            </w:r>
          </w:p>
          <w:p w14:paraId="39605906" w14:textId="77777777" w:rsidR="00FE1C14" w:rsidRPr="009B6CCF" w:rsidRDefault="00FE1C14" w:rsidP="00FE1C14">
            <w:pPr>
              <w:pStyle w:val="Codigo"/>
              <w:keepNext/>
            </w:pPr>
            <w:r w:rsidRPr="009B6CCF">
              <w:t xml:space="preserve">    CI_ID_QUADRA,</w:t>
            </w:r>
          </w:p>
          <w:p w14:paraId="4043FCF8" w14:textId="77777777" w:rsidR="00FE1C14" w:rsidRPr="009B6CCF" w:rsidRDefault="00FE1C14" w:rsidP="00FE1C14">
            <w:pPr>
              <w:pStyle w:val="Codigo"/>
              <w:keepNext/>
            </w:pPr>
            <w:r w:rsidRPr="009B6CCF">
              <w:t xml:space="preserve">    CN_ID_QUADRA,</w:t>
            </w:r>
          </w:p>
          <w:p w14:paraId="11F5C41D" w14:textId="77777777" w:rsidR="00FE1C14" w:rsidRPr="009B6CCF" w:rsidRDefault="00FE1C14" w:rsidP="00FE1C14">
            <w:pPr>
              <w:pStyle w:val="Codigo"/>
              <w:keepNext/>
            </w:pPr>
            <w:r w:rsidRPr="009B6CCF">
              <w:t xml:space="preserve">    CENTROIDE</w:t>
            </w:r>
          </w:p>
          <w:p w14:paraId="1C7144E2" w14:textId="77777777" w:rsidR="00FE1C14" w:rsidRPr="009B6CCF" w:rsidRDefault="00FE1C14" w:rsidP="00FE1C14">
            <w:pPr>
              <w:pStyle w:val="Codigo"/>
              <w:keepNext/>
            </w:pPr>
            <w:r w:rsidRPr="009B6CCF">
              <w:t>)</w:t>
            </w:r>
          </w:p>
          <w:p w14:paraId="406C5C5B" w14:textId="77777777" w:rsidR="00FE1C14" w:rsidRPr="009B6CCF" w:rsidRDefault="00FE1C14" w:rsidP="00FE1C14">
            <w:pPr>
              <w:pStyle w:val="Codigo"/>
              <w:keepNext/>
            </w:pPr>
            <w:r w:rsidRPr="009B6CCF">
              <w:t xml:space="preserve">SELECT </w:t>
            </w:r>
          </w:p>
          <w:p w14:paraId="181FE920" w14:textId="77777777" w:rsidR="00FE1C14" w:rsidRPr="009B6CCF" w:rsidRDefault="00FE1C14" w:rsidP="00FE1C14">
            <w:pPr>
              <w:pStyle w:val="Codigo"/>
              <w:keepNext/>
            </w:pPr>
            <w:r w:rsidRPr="009B6CCF">
              <w:t xml:space="preserve">    cn.SC_ID_QUADRA,</w:t>
            </w:r>
          </w:p>
          <w:p w14:paraId="1B3F30D7" w14:textId="77777777" w:rsidR="00FE1C14" w:rsidRPr="009B6CCF" w:rsidRDefault="00FE1C14" w:rsidP="00FE1C14">
            <w:pPr>
              <w:pStyle w:val="Codigo"/>
              <w:keepNext/>
            </w:pPr>
            <w:r w:rsidRPr="009B6CCF">
              <w:t xml:space="preserve">    cn.COD_MUNICIPIO,</w:t>
            </w:r>
          </w:p>
          <w:p w14:paraId="62417521" w14:textId="77777777" w:rsidR="00FE1C14" w:rsidRPr="009B6CCF" w:rsidRDefault="00FE1C14" w:rsidP="00FE1C14">
            <w:pPr>
              <w:pStyle w:val="Codigo"/>
              <w:keepNext/>
            </w:pPr>
            <w:r w:rsidRPr="009B6CCF">
              <w:t xml:space="preserve">    ci.ID_QUADRA AS CI_ID_QUADRA,</w:t>
            </w:r>
          </w:p>
          <w:p w14:paraId="043768B4" w14:textId="77777777" w:rsidR="00FE1C14" w:rsidRPr="009B6CCF" w:rsidRDefault="00FE1C14" w:rsidP="00FE1C14">
            <w:pPr>
              <w:pStyle w:val="Codigo"/>
              <w:keepNext/>
            </w:pPr>
            <w:r w:rsidRPr="009B6CCF">
              <w:t xml:space="preserve">    cn.ID_QUADRA AS CN_ID_QUADRA,</w:t>
            </w:r>
          </w:p>
          <w:p w14:paraId="2D7642A8" w14:textId="77777777" w:rsidR="00FE1C14" w:rsidRPr="009B6CCF" w:rsidRDefault="00FE1C14" w:rsidP="00FE1C14">
            <w:pPr>
              <w:pStyle w:val="Codigo"/>
              <w:keepNext/>
            </w:pPr>
            <w:r w:rsidRPr="009B6CCF">
              <w:t xml:space="preserve">    cn.CENTROIDE</w:t>
            </w:r>
          </w:p>
          <w:p w14:paraId="2CE7E72C" w14:textId="77777777" w:rsidR="00FE1C14" w:rsidRPr="009B6CCF" w:rsidRDefault="00FE1C14" w:rsidP="00FE1C14">
            <w:pPr>
              <w:pStyle w:val="Codigo"/>
              <w:keepNext/>
            </w:pPr>
            <w:r w:rsidRPr="009B6CCF">
              <w:t>FROM CN_QUADRAS cn</w:t>
            </w:r>
          </w:p>
          <w:p w14:paraId="579C490B" w14:textId="77777777" w:rsidR="00FE1C14" w:rsidRPr="009B6CCF" w:rsidRDefault="00FE1C14" w:rsidP="00FE1C14">
            <w:pPr>
              <w:pStyle w:val="Codigo"/>
              <w:keepNext/>
            </w:pPr>
            <w:r w:rsidRPr="009B6CCF">
              <w:t xml:space="preserve">INNER JOIN CI_QUADRAS ci </w:t>
            </w:r>
          </w:p>
          <w:p w14:paraId="21AAFE78" w14:textId="77777777" w:rsidR="00FE1C14" w:rsidRPr="009B6CCF" w:rsidRDefault="00FE1C14" w:rsidP="00FE1C14">
            <w:pPr>
              <w:pStyle w:val="Codigo"/>
              <w:keepNext/>
            </w:pPr>
            <w:r w:rsidRPr="009B6CCF">
              <w:t xml:space="preserve">    ON cn.SC_ID_QUADRA = ci.SC_ID_QUADRA </w:t>
            </w:r>
          </w:p>
          <w:p w14:paraId="1DEE486F" w14:textId="37F10268" w:rsidR="00AC7FF5" w:rsidRPr="009B6CCF" w:rsidRDefault="00FE1C14" w:rsidP="00FE1C14">
            <w:pPr>
              <w:pStyle w:val="Codigo"/>
              <w:keepNext/>
            </w:pPr>
            <w:r w:rsidRPr="009B6CCF">
              <w:t xml:space="preserve">    AND cn.COD_MUNICIPIO = ci.COD_MUNICIPIO;</w:t>
            </w:r>
          </w:p>
        </w:tc>
      </w:tr>
    </w:tbl>
    <w:p w14:paraId="74EBF968" w14:textId="77777777" w:rsidR="00AC7FF5" w:rsidRPr="009B6CCF" w:rsidRDefault="00AC7FF5" w:rsidP="00A6278E">
      <w:pPr>
        <w:pStyle w:val="Legenda"/>
      </w:pPr>
      <w:r w:rsidRPr="009B6CCF">
        <w:t>Elaboração: Os autores (2026)</w:t>
      </w:r>
    </w:p>
    <w:p w14:paraId="1EF4266A" w14:textId="77777777" w:rsidR="00AC7FF5" w:rsidRPr="009B6CCF" w:rsidRDefault="00AC7FF5" w:rsidP="000E48BE"/>
    <w:p w14:paraId="7FE0AB1B" w14:textId="168544D2" w:rsidR="00392AAA" w:rsidRPr="009B6CCF" w:rsidRDefault="00392AAA" w:rsidP="00392AAA">
      <w:pPr>
        <w:pStyle w:val="Ttulo4"/>
      </w:pPr>
      <w:r w:rsidRPr="009B6CCF">
        <w:lastRenderedPageBreak/>
        <w:t>Tabela SC_FACES</w:t>
      </w:r>
    </w:p>
    <w:p w14:paraId="75EE9BDC" w14:textId="6A2E223F" w:rsidR="00145B0E" w:rsidRPr="009B6CCF" w:rsidRDefault="00145B0E" w:rsidP="00145B0E">
      <w:r w:rsidRPr="009B6CCF">
        <w:t>Com a definição da correspondência entre as quadras, viabiliza-se a extração de atributos para SC_FACES. Essa entidade é responsável por estabelecer a interoperabilidade entre as bases, conectando os atributos espaciais das faces de quadra do CNEFE aos dados cadastrais do CIATA.</w:t>
      </w:r>
    </w:p>
    <w:p w14:paraId="348F4D75" w14:textId="07DB06B5" w:rsidR="004D7770" w:rsidRPr="009B6CCF" w:rsidRDefault="004D7770" w:rsidP="00145B0E">
      <w:r w:rsidRPr="009B6CCF">
        <w:t xml:space="preserve">O ciclo de vida da construção desta tabela compreende três etapas distintas: primeiramente, a definição estrutural conforme os atributos elencados no </w:t>
      </w:r>
      <w:r w:rsidR="006E2E8B" w:rsidRPr="009B6CCF">
        <w:fldChar w:fldCharType="begin"/>
      </w:r>
      <w:r w:rsidR="006E2E8B" w:rsidRPr="009B6CCF">
        <w:instrText xml:space="preserve"> REF _Ref221173132 \h </w:instrText>
      </w:r>
      <w:r w:rsidR="006E2E8B" w:rsidRPr="009B6CCF">
        <w:fldChar w:fldCharType="separate"/>
      </w:r>
      <w:r w:rsidR="003750EA" w:rsidRPr="009B6CCF">
        <w:t xml:space="preserve">Quadro </w:t>
      </w:r>
      <w:r w:rsidR="003750EA">
        <w:rPr>
          <w:noProof/>
        </w:rPr>
        <w:t>38</w:t>
      </w:r>
      <w:r w:rsidR="006E2E8B" w:rsidRPr="009B6CCF">
        <w:fldChar w:fldCharType="end"/>
      </w:r>
      <w:r w:rsidRPr="009B6CCF">
        <w:t>; em seguida, o povoamento por meio da junção de dados das entidades SC_QUADRAS e CN_FACES (</w:t>
      </w:r>
      <w:r w:rsidR="004951AB" w:rsidRPr="009B6CCF">
        <w:fldChar w:fldCharType="begin"/>
      </w:r>
      <w:r w:rsidR="004951AB" w:rsidRPr="009B6CCF">
        <w:instrText xml:space="preserve"> REF _Ref221173274 \h  \* MERGEFORMAT </w:instrText>
      </w:r>
      <w:r w:rsidR="004951AB" w:rsidRPr="009B6CCF">
        <w:fldChar w:fldCharType="separate"/>
      </w:r>
      <w:r w:rsidR="003750EA" w:rsidRPr="009B6CCF">
        <w:t xml:space="preserve">Quadro </w:t>
      </w:r>
      <w:r w:rsidR="003750EA">
        <w:t>39</w:t>
      </w:r>
      <w:r w:rsidR="004951AB" w:rsidRPr="009B6CCF">
        <w:fldChar w:fldCharType="end"/>
      </w:r>
      <w:r w:rsidRPr="009B6CCF">
        <w:t>); e, por fim, o processo de enriquecimento e consolidação com dados oriundos de CI_FACES</w:t>
      </w:r>
      <w:r w:rsidR="004761D2" w:rsidRPr="009B6CCF">
        <w:t xml:space="preserve"> (</w:t>
      </w:r>
      <w:r w:rsidR="005851C4" w:rsidRPr="009B6CCF">
        <w:fldChar w:fldCharType="begin"/>
      </w:r>
      <w:r w:rsidR="005851C4" w:rsidRPr="009B6CCF">
        <w:instrText xml:space="preserve"> REF _Ref221174525 \h </w:instrText>
      </w:r>
      <w:r w:rsidR="005851C4" w:rsidRPr="009B6CCF">
        <w:fldChar w:fldCharType="separate"/>
      </w:r>
      <w:r w:rsidR="003750EA" w:rsidRPr="009B6CCF">
        <w:t xml:space="preserve">Quadro </w:t>
      </w:r>
      <w:r w:rsidR="003750EA">
        <w:rPr>
          <w:noProof/>
        </w:rPr>
        <w:t>40</w:t>
      </w:r>
      <w:r w:rsidR="005851C4" w:rsidRPr="009B6CCF">
        <w:fldChar w:fldCharType="end"/>
      </w:r>
      <w:r w:rsidR="004761D2" w:rsidRPr="009B6CCF">
        <w:t>)</w:t>
      </w:r>
      <w:r w:rsidRPr="009B6CCF">
        <w:t>.</w:t>
      </w:r>
    </w:p>
    <w:p w14:paraId="6078D624" w14:textId="2E9AC18E" w:rsidR="00A32005" w:rsidRPr="009B6CCF" w:rsidRDefault="00A32005" w:rsidP="00A6278E">
      <w:pPr>
        <w:pStyle w:val="Legenda"/>
      </w:pPr>
      <w:bookmarkStart w:id="321" w:name="_Ref221173132"/>
      <w:r w:rsidRPr="009B6CCF">
        <w:t xml:space="preserve">Quadro </w:t>
      </w:r>
      <w:fldSimple w:instr=" SEQ Quadro \* ARABIC ">
        <w:r w:rsidR="003750EA">
          <w:rPr>
            <w:noProof/>
          </w:rPr>
          <w:t>38</w:t>
        </w:r>
      </w:fldSimple>
      <w:bookmarkEnd w:id="321"/>
      <w:r w:rsidRPr="009B6CCF">
        <w:t xml:space="preserve"> – Estrutura da tabela SC_FACES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A32005" w:rsidRPr="009B6CCF" w14:paraId="685C869B" w14:textId="77777777" w:rsidTr="00926561">
        <w:trPr>
          <w:jc w:val="center"/>
        </w:trPr>
        <w:tc>
          <w:tcPr>
            <w:tcW w:w="9061" w:type="dxa"/>
          </w:tcPr>
          <w:p w14:paraId="13D436B0" w14:textId="77777777" w:rsidR="000B336F" w:rsidRPr="009B6CCF" w:rsidRDefault="000B336F" w:rsidP="000B336F">
            <w:pPr>
              <w:pStyle w:val="Codigo"/>
              <w:keepNext/>
            </w:pPr>
            <w:r w:rsidRPr="009B6CCF">
              <w:rPr>
                <w:b/>
                <w:bCs/>
              </w:rPr>
              <w:t>Table:SC_FACES</w:t>
            </w:r>
            <w:r w:rsidRPr="009B6CCF">
              <w:br/>
            </w:r>
            <w:r w:rsidRPr="009B6CCF">
              <w:br/>
            </w:r>
            <w:r w:rsidRPr="009B6CCF">
              <w:rPr>
                <w:b/>
                <w:bCs/>
              </w:rPr>
              <w:t>Columns:</w:t>
            </w:r>
          </w:p>
          <w:tbl>
            <w:tblPr>
              <w:tblW w:w="0" w:type="auto"/>
              <w:tblCellMar>
                <w:top w:w="15" w:type="dxa"/>
                <w:left w:w="15" w:type="dxa"/>
                <w:bottom w:w="15" w:type="dxa"/>
                <w:right w:w="15" w:type="dxa"/>
              </w:tblCellMar>
              <w:tblLook w:val="04A0" w:firstRow="1" w:lastRow="0" w:firstColumn="1" w:lastColumn="0" w:noHBand="0" w:noVBand="1"/>
            </w:tblPr>
            <w:tblGrid>
              <w:gridCol w:w="2608"/>
              <w:gridCol w:w="2128"/>
            </w:tblGrid>
            <w:tr w:rsidR="000B336F" w:rsidRPr="009B6CCF" w14:paraId="5F33D1B8" w14:textId="77777777">
              <w:tc>
                <w:tcPr>
                  <w:tcW w:w="0" w:type="auto"/>
                  <w:tcBorders>
                    <w:top w:val="nil"/>
                    <w:left w:val="nil"/>
                    <w:bottom w:val="nil"/>
                    <w:right w:val="nil"/>
                  </w:tcBorders>
                  <w:tcMar>
                    <w:top w:w="15" w:type="dxa"/>
                    <w:left w:w="225" w:type="dxa"/>
                    <w:bottom w:w="15" w:type="dxa"/>
                    <w:right w:w="15" w:type="dxa"/>
                  </w:tcMar>
                  <w:vAlign w:val="center"/>
                  <w:hideMark/>
                </w:tcPr>
                <w:p w14:paraId="4F42C6EB" w14:textId="77777777" w:rsidR="000B336F" w:rsidRPr="009B6CCF" w:rsidRDefault="000B336F" w:rsidP="000B336F">
                  <w:pPr>
                    <w:pStyle w:val="Codigo"/>
                    <w:keepNext/>
                  </w:pPr>
                  <w:r w:rsidRPr="009B6CCF">
                    <w:t>SC_ID_FACE</w:t>
                  </w:r>
                </w:p>
              </w:tc>
              <w:tc>
                <w:tcPr>
                  <w:tcW w:w="0" w:type="auto"/>
                  <w:tcBorders>
                    <w:top w:val="nil"/>
                    <w:left w:val="nil"/>
                    <w:bottom w:val="nil"/>
                    <w:right w:val="nil"/>
                  </w:tcBorders>
                  <w:tcMar>
                    <w:top w:w="15" w:type="dxa"/>
                    <w:left w:w="225" w:type="dxa"/>
                    <w:bottom w:w="15" w:type="dxa"/>
                    <w:right w:w="15" w:type="dxa"/>
                  </w:tcMar>
                  <w:vAlign w:val="center"/>
                  <w:hideMark/>
                </w:tcPr>
                <w:p w14:paraId="4FD5FC10" w14:textId="77777777" w:rsidR="000B336F" w:rsidRPr="009B6CCF" w:rsidRDefault="000B336F" w:rsidP="000B336F">
                  <w:pPr>
                    <w:pStyle w:val="Codigo"/>
                    <w:keepNext/>
                  </w:pPr>
                  <w:r w:rsidRPr="009B6CCF">
                    <w:t>varchar(258)</w:t>
                  </w:r>
                </w:p>
              </w:tc>
            </w:tr>
            <w:tr w:rsidR="000B336F" w:rsidRPr="009B6CCF" w14:paraId="63150E49" w14:textId="77777777">
              <w:tc>
                <w:tcPr>
                  <w:tcW w:w="0" w:type="auto"/>
                  <w:tcBorders>
                    <w:top w:val="nil"/>
                    <w:left w:val="nil"/>
                    <w:bottom w:val="nil"/>
                    <w:right w:val="nil"/>
                  </w:tcBorders>
                  <w:tcMar>
                    <w:top w:w="15" w:type="dxa"/>
                    <w:left w:w="225" w:type="dxa"/>
                    <w:bottom w:w="15" w:type="dxa"/>
                    <w:right w:w="15" w:type="dxa"/>
                  </w:tcMar>
                  <w:vAlign w:val="center"/>
                  <w:hideMark/>
                </w:tcPr>
                <w:p w14:paraId="62016CDD" w14:textId="77777777" w:rsidR="000B336F" w:rsidRPr="009B6CCF" w:rsidRDefault="000B336F" w:rsidP="000B336F">
                  <w:pPr>
                    <w:pStyle w:val="Codigo"/>
                    <w:keepNext/>
                  </w:pPr>
                  <w:r w:rsidRPr="009B6CCF">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6BBA3F23" w14:textId="77777777" w:rsidR="000B336F" w:rsidRPr="009B6CCF" w:rsidRDefault="000B336F" w:rsidP="000B336F">
                  <w:pPr>
                    <w:pStyle w:val="Codigo"/>
                    <w:keepNext/>
                  </w:pPr>
                  <w:r w:rsidRPr="009B6CCF">
                    <w:t>varchar(7)</w:t>
                  </w:r>
                </w:p>
              </w:tc>
            </w:tr>
            <w:tr w:rsidR="000B336F" w:rsidRPr="009B6CCF" w14:paraId="4EF3D1F5" w14:textId="77777777">
              <w:tc>
                <w:tcPr>
                  <w:tcW w:w="0" w:type="auto"/>
                  <w:tcBorders>
                    <w:top w:val="nil"/>
                    <w:left w:val="nil"/>
                    <w:bottom w:val="nil"/>
                    <w:right w:val="nil"/>
                  </w:tcBorders>
                  <w:tcMar>
                    <w:top w:w="15" w:type="dxa"/>
                    <w:left w:w="225" w:type="dxa"/>
                    <w:bottom w:w="15" w:type="dxa"/>
                    <w:right w:w="15" w:type="dxa"/>
                  </w:tcMar>
                  <w:vAlign w:val="center"/>
                  <w:hideMark/>
                </w:tcPr>
                <w:p w14:paraId="39D1E800" w14:textId="77777777" w:rsidR="000B336F" w:rsidRPr="009B6CCF" w:rsidRDefault="000B336F" w:rsidP="000B336F">
                  <w:pPr>
                    <w:pStyle w:val="Codigo"/>
                    <w:keepNext/>
                  </w:pPr>
                  <w:r w:rsidRPr="009B6CCF">
                    <w:t>SC_ID_QUADRA</w:t>
                  </w:r>
                </w:p>
              </w:tc>
              <w:tc>
                <w:tcPr>
                  <w:tcW w:w="0" w:type="auto"/>
                  <w:tcBorders>
                    <w:top w:val="nil"/>
                    <w:left w:val="nil"/>
                    <w:bottom w:val="nil"/>
                    <w:right w:val="nil"/>
                  </w:tcBorders>
                  <w:tcMar>
                    <w:top w:w="15" w:type="dxa"/>
                    <w:left w:w="225" w:type="dxa"/>
                    <w:bottom w:w="15" w:type="dxa"/>
                    <w:right w:w="15" w:type="dxa"/>
                  </w:tcMar>
                  <w:vAlign w:val="center"/>
                  <w:hideMark/>
                </w:tcPr>
                <w:p w14:paraId="44BE2DE7" w14:textId="77777777" w:rsidR="000B336F" w:rsidRPr="009B6CCF" w:rsidRDefault="000B336F" w:rsidP="000B336F">
                  <w:pPr>
                    <w:pStyle w:val="Codigo"/>
                    <w:keepNext/>
                  </w:pPr>
                  <w:r w:rsidRPr="009B6CCF">
                    <w:t>varchar(250)</w:t>
                  </w:r>
                </w:p>
              </w:tc>
            </w:tr>
            <w:tr w:rsidR="000B336F" w:rsidRPr="009B6CCF" w14:paraId="38B2E2B6" w14:textId="77777777">
              <w:tc>
                <w:tcPr>
                  <w:tcW w:w="0" w:type="auto"/>
                  <w:tcBorders>
                    <w:top w:val="nil"/>
                    <w:left w:val="nil"/>
                    <w:bottom w:val="nil"/>
                    <w:right w:val="nil"/>
                  </w:tcBorders>
                  <w:tcMar>
                    <w:top w:w="15" w:type="dxa"/>
                    <w:left w:w="225" w:type="dxa"/>
                    <w:bottom w:w="15" w:type="dxa"/>
                    <w:right w:w="15" w:type="dxa"/>
                  </w:tcMar>
                  <w:vAlign w:val="center"/>
                  <w:hideMark/>
                </w:tcPr>
                <w:p w14:paraId="7ACA7213" w14:textId="77777777" w:rsidR="000B336F" w:rsidRPr="009B6CCF" w:rsidRDefault="000B336F" w:rsidP="000B336F">
                  <w:pPr>
                    <w:pStyle w:val="Codigo"/>
                    <w:keepNext/>
                  </w:pPr>
                  <w:r w:rsidRPr="009B6CCF">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43874D72" w14:textId="77777777" w:rsidR="000B336F" w:rsidRPr="009B6CCF" w:rsidRDefault="000B336F" w:rsidP="000B336F">
                  <w:pPr>
                    <w:pStyle w:val="Codigo"/>
                    <w:keepNext/>
                  </w:pPr>
                  <w:r w:rsidRPr="009B6CCF">
                    <w:t>varchar(8)</w:t>
                  </w:r>
                </w:p>
              </w:tc>
            </w:tr>
            <w:tr w:rsidR="000B336F" w:rsidRPr="009B6CCF" w14:paraId="3CA25DDE" w14:textId="77777777">
              <w:tc>
                <w:tcPr>
                  <w:tcW w:w="0" w:type="auto"/>
                  <w:tcBorders>
                    <w:top w:val="nil"/>
                    <w:left w:val="nil"/>
                    <w:bottom w:val="nil"/>
                    <w:right w:val="nil"/>
                  </w:tcBorders>
                  <w:tcMar>
                    <w:top w:w="15" w:type="dxa"/>
                    <w:left w:w="225" w:type="dxa"/>
                    <w:bottom w:w="15" w:type="dxa"/>
                    <w:right w:w="15" w:type="dxa"/>
                  </w:tcMar>
                  <w:vAlign w:val="center"/>
                  <w:hideMark/>
                </w:tcPr>
                <w:p w14:paraId="41B020DB" w14:textId="77777777" w:rsidR="000B336F" w:rsidRPr="009B6CCF" w:rsidRDefault="000B336F" w:rsidP="000B336F">
                  <w:pPr>
                    <w:pStyle w:val="Codigo"/>
                    <w:keepNext/>
                  </w:pPr>
                  <w:r w:rsidRPr="009B6CCF">
                    <w:t>CN_ID_FACE</w:t>
                  </w:r>
                </w:p>
              </w:tc>
              <w:tc>
                <w:tcPr>
                  <w:tcW w:w="0" w:type="auto"/>
                  <w:tcBorders>
                    <w:top w:val="nil"/>
                    <w:left w:val="nil"/>
                    <w:bottom w:val="nil"/>
                    <w:right w:val="nil"/>
                  </w:tcBorders>
                  <w:tcMar>
                    <w:top w:w="15" w:type="dxa"/>
                    <w:left w:w="225" w:type="dxa"/>
                    <w:bottom w:w="15" w:type="dxa"/>
                    <w:right w:w="15" w:type="dxa"/>
                  </w:tcMar>
                  <w:vAlign w:val="center"/>
                  <w:hideMark/>
                </w:tcPr>
                <w:p w14:paraId="1CE94901" w14:textId="77777777" w:rsidR="000B336F" w:rsidRPr="009B6CCF" w:rsidRDefault="000B336F" w:rsidP="000B336F">
                  <w:pPr>
                    <w:pStyle w:val="Codigo"/>
                    <w:keepNext/>
                  </w:pPr>
                  <w:r w:rsidRPr="009B6CCF">
                    <w:t>varchar(22)</w:t>
                  </w:r>
                </w:p>
              </w:tc>
            </w:tr>
            <w:tr w:rsidR="000B336F" w:rsidRPr="009B6CCF" w14:paraId="73C5FB29" w14:textId="77777777">
              <w:tc>
                <w:tcPr>
                  <w:tcW w:w="0" w:type="auto"/>
                  <w:tcBorders>
                    <w:top w:val="nil"/>
                    <w:left w:val="nil"/>
                    <w:bottom w:val="nil"/>
                    <w:right w:val="nil"/>
                  </w:tcBorders>
                  <w:tcMar>
                    <w:top w:w="15" w:type="dxa"/>
                    <w:left w:w="225" w:type="dxa"/>
                    <w:bottom w:w="15" w:type="dxa"/>
                    <w:right w:w="15" w:type="dxa"/>
                  </w:tcMar>
                  <w:vAlign w:val="center"/>
                  <w:hideMark/>
                </w:tcPr>
                <w:p w14:paraId="3BF7D176" w14:textId="77777777" w:rsidR="000B336F" w:rsidRPr="009B6CCF" w:rsidRDefault="000B336F" w:rsidP="000B336F">
                  <w:pPr>
                    <w:pStyle w:val="Codigo"/>
                    <w:keepNext/>
                  </w:pPr>
                  <w:r w:rsidRPr="009B6CCF">
                    <w:t>CENTROIDE</w:t>
                  </w:r>
                </w:p>
              </w:tc>
              <w:tc>
                <w:tcPr>
                  <w:tcW w:w="0" w:type="auto"/>
                  <w:tcBorders>
                    <w:top w:val="nil"/>
                    <w:left w:val="nil"/>
                    <w:bottom w:val="nil"/>
                    <w:right w:val="nil"/>
                  </w:tcBorders>
                  <w:tcMar>
                    <w:top w:w="15" w:type="dxa"/>
                    <w:left w:w="225" w:type="dxa"/>
                    <w:bottom w:w="15" w:type="dxa"/>
                    <w:right w:w="15" w:type="dxa"/>
                  </w:tcMar>
                  <w:vAlign w:val="center"/>
                  <w:hideMark/>
                </w:tcPr>
                <w:p w14:paraId="2D2B5E1B" w14:textId="77777777" w:rsidR="000B336F" w:rsidRPr="009B6CCF" w:rsidRDefault="000B336F" w:rsidP="000B336F">
                  <w:pPr>
                    <w:pStyle w:val="Codigo"/>
                    <w:keepNext/>
                  </w:pPr>
                  <w:r w:rsidRPr="009B6CCF">
                    <w:t>point</w:t>
                  </w:r>
                </w:p>
              </w:tc>
            </w:tr>
            <w:tr w:rsidR="000B336F" w:rsidRPr="009B6CCF" w14:paraId="5E67F8F9" w14:textId="77777777">
              <w:tc>
                <w:tcPr>
                  <w:tcW w:w="0" w:type="auto"/>
                  <w:tcBorders>
                    <w:top w:val="nil"/>
                    <w:left w:val="nil"/>
                    <w:bottom w:val="nil"/>
                    <w:right w:val="nil"/>
                  </w:tcBorders>
                  <w:tcMar>
                    <w:top w:w="15" w:type="dxa"/>
                    <w:left w:w="225" w:type="dxa"/>
                    <w:bottom w:w="15" w:type="dxa"/>
                    <w:right w:w="15" w:type="dxa"/>
                  </w:tcMar>
                  <w:vAlign w:val="center"/>
                  <w:hideMark/>
                </w:tcPr>
                <w:p w14:paraId="0D414D6F" w14:textId="77777777" w:rsidR="000B336F" w:rsidRPr="009B6CCF" w:rsidRDefault="000B336F" w:rsidP="000B336F">
                  <w:pPr>
                    <w:pStyle w:val="Codigo"/>
                    <w:keepNext/>
                  </w:pPr>
                  <w:r w:rsidRPr="009B6CCF">
                    <w:t>ORDEM_FACE</w:t>
                  </w:r>
                </w:p>
              </w:tc>
              <w:tc>
                <w:tcPr>
                  <w:tcW w:w="0" w:type="auto"/>
                  <w:tcBorders>
                    <w:top w:val="nil"/>
                    <w:left w:val="nil"/>
                    <w:bottom w:val="nil"/>
                    <w:right w:val="nil"/>
                  </w:tcBorders>
                  <w:tcMar>
                    <w:top w:w="15" w:type="dxa"/>
                    <w:left w:w="225" w:type="dxa"/>
                    <w:bottom w:w="15" w:type="dxa"/>
                    <w:right w:w="15" w:type="dxa"/>
                  </w:tcMar>
                  <w:vAlign w:val="center"/>
                  <w:hideMark/>
                </w:tcPr>
                <w:p w14:paraId="1D44406B" w14:textId="77777777" w:rsidR="000B336F" w:rsidRPr="009B6CCF" w:rsidRDefault="000B336F" w:rsidP="000B336F">
                  <w:pPr>
                    <w:pStyle w:val="Codigo"/>
                    <w:keepNext/>
                  </w:pPr>
                  <w:r w:rsidRPr="009B6CCF">
                    <w:t>int(11)</w:t>
                  </w:r>
                </w:p>
              </w:tc>
            </w:tr>
            <w:tr w:rsidR="000B336F" w:rsidRPr="009B6CCF" w14:paraId="004B9838" w14:textId="77777777">
              <w:tc>
                <w:tcPr>
                  <w:tcW w:w="0" w:type="auto"/>
                  <w:tcBorders>
                    <w:top w:val="nil"/>
                    <w:left w:val="nil"/>
                    <w:bottom w:val="nil"/>
                    <w:right w:val="nil"/>
                  </w:tcBorders>
                  <w:tcMar>
                    <w:top w:w="15" w:type="dxa"/>
                    <w:left w:w="225" w:type="dxa"/>
                    <w:bottom w:w="15" w:type="dxa"/>
                    <w:right w:w="15" w:type="dxa"/>
                  </w:tcMar>
                  <w:vAlign w:val="center"/>
                  <w:hideMark/>
                </w:tcPr>
                <w:p w14:paraId="55C759D3" w14:textId="77777777" w:rsidR="000B336F" w:rsidRPr="009B6CCF" w:rsidRDefault="000B336F" w:rsidP="000B336F">
                  <w:pPr>
                    <w:pStyle w:val="Codigo"/>
                    <w:keepNext/>
                  </w:pPr>
                  <w:r w:rsidRPr="009B6CCF">
                    <w:t>CI_ID_FACE</w:t>
                  </w:r>
                </w:p>
              </w:tc>
              <w:tc>
                <w:tcPr>
                  <w:tcW w:w="0" w:type="auto"/>
                  <w:tcBorders>
                    <w:top w:val="nil"/>
                    <w:left w:val="nil"/>
                    <w:bottom w:val="nil"/>
                    <w:right w:val="nil"/>
                  </w:tcBorders>
                  <w:tcMar>
                    <w:top w:w="15" w:type="dxa"/>
                    <w:left w:w="225" w:type="dxa"/>
                    <w:bottom w:w="15" w:type="dxa"/>
                    <w:right w:w="15" w:type="dxa"/>
                  </w:tcMar>
                  <w:vAlign w:val="center"/>
                  <w:hideMark/>
                </w:tcPr>
                <w:p w14:paraId="5BCDC6AC" w14:textId="77777777" w:rsidR="000B336F" w:rsidRPr="009B6CCF" w:rsidRDefault="000B336F" w:rsidP="000B336F">
                  <w:pPr>
                    <w:pStyle w:val="Codigo"/>
                    <w:keepNext/>
                  </w:pPr>
                  <w:r w:rsidRPr="009B6CCF">
                    <w:t>varchar(65)</w:t>
                  </w:r>
                </w:p>
              </w:tc>
            </w:tr>
            <w:tr w:rsidR="000B336F" w:rsidRPr="009B6CCF" w14:paraId="449A4473" w14:textId="77777777">
              <w:tc>
                <w:tcPr>
                  <w:tcW w:w="0" w:type="auto"/>
                  <w:tcBorders>
                    <w:top w:val="nil"/>
                    <w:left w:val="nil"/>
                    <w:bottom w:val="nil"/>
                    <w:right w:val="nil"/>
                  </w:tcBorders>
                  <w:tcMar>
                    <w:top w:w="15" w:type="dxa"/>
                    <w:left w:w="225" w:type="dxa"/>
                    <w:bottom w:w="15" w:type="dxa"/>
                    <w:right w:w="15" w:type="dxa"/>
                  </w:tcMar>
                  <w:vAlign w:val="center"/>
                  <w:hideMark/>
                </w:tcPr>
                <w:p w14:paraId="6F1B46C0" w14:textId="77777777" w:rsidR="000B336F" w:rsidRPr="009B6CCF" w:rsidRDefault="000B336F" w:rsidP="000B336F">
                  <w:pPr>
                    <w:pStyle w:val="Codigo"/>
                    <w:keepNext/>
                  </w:pPr>
                  <w:r w:rsidRPr="009B6CCF">
                    <w:t>DIM_FACE</w:t>
                  </w:r>
                </w:p>
              </w:tc>
              <w:tc>
                <w:tcPr>
                  <w:tcW w:w="0" w:type="auto"/>
                  <w:tcBorders>
                    <w:top w:val="nil"/>
                    <w:left w:val="nil"/>
                    <w:bottom w:val="nil"/>
                    <w:right w:val="nil"/>
                  </w:tcBorders>
                  <w:tcMar>
                    <w:top w:w="15" w:type="dxa"/>
                    <w:left w:w="225" w:type="dxa"/>
                    <w:bottom w:w="15" w:type="dxa"/>
                    <w:right w:w="15" w:type="dxa"/>
                  </w:tcMar>
                  <w:vAlign w:val="center"/>
                  <w:hideMark/>
                </w:tcPr>
                <w:p w14:paraId="04762C9D" w14:textId="77777777" w:rsidR="000B336F" w:rsidRPr="009B6CCF" w:rsidRDefault="000B336F" w:rsidP="000B336F">
                  <w:pPr>
                    <w:pStyle w:val="Codigo"/>
                    <w:keepNext/>
                  </w:pPr>
                  <w:r w:rsidRPr="009B6CCF">
                    <w:t>float</w:t>
                  </w:r>
                </w:p>
              </w:tc>
            </w:tr>
            <w:tr w:rsidR="000B336F" w:rsidRPr="009B6CCF" w14:paraId="1F31E9F3" w14:textId="77777777">
              <w:tc>
                <w:tcPr>
                  <w:tcW w:w="0" w:type="auto"/>
                  <w:tcBorders>
                    <w:top w:val="nil"/>
                    <w:left w:val="nil"/>
                    <w:bottom w:val="nil"/>
                    <w:right w:val="nil"/>
                  </w:tcBorders>
                  <w:tcMar>
                    <w:top w:w="15" w:type="dxa"/>
                    <w:left w:w="225" w:type="dxa"/>
                    <w:bottom w:w="15" w:type="dxa"/>
                    <w:right w:w="15" w:type="dxa"/>
                  </w:tcMar>
                  <w:vAlign w:val="center"/>
                  <w:hideMark/>
                </w:tcPr>
                <w:p w14:paraId="6D40B934" w14:textId="77777777" w:rsidR="000B336F" w:rsidRPr="009B6CCF" w:rsidRDefault="000B336F" w:rsidP="000B336F">
                  <w:pPr>
                    <w:pStyle w:val="Codigo"/>
                    <w:keepNext/>
                  </w:pPr>
                  <w:r w:rsidRPr="009B6CCF">
                    <w:t>QTD_LOTES</w:t>
                  </w:r>
                </w:p>
              </w:tc>
              <w:tc>
                <w:tcPr>
                  <w:tcW w:w="0" w:type="auto"/>
                  <w:tcBorders>
                    <w:top w:val="nil"/>
                    <w:left w:val="nil"/>
                    <w:bottom w:val="nil"/>
                    <w:right w:val="nil"/>
                  </w:tcBorders>
                  <w:tcMar>
                    <w:top w:w="15" w:type="dxa"/>
                    <w:left w:w="225" w:type="dxa"/>
                    <w:bottom w:w="15" w:type="dxa"/>
                    <w:right w:w="15" w:type="dxa"/>
                  </w:tcMar>
                  <w:vAlign w:val="center"/>
                  <w:hideMark/>
                </w:tcPr>
                <w:p w14:paraId="670E0064" w14:textId="77777777" w:rsidR="000B336F" w:rsidRPr="009B6CCF" w:rsidRDefault="000B336F" w:rsidP="000B336F">
                  <w:pPr>
                    <w:pStyle w:val="Codigo"/>
                    <w:keepNext/>
                  </w:pPr>
                  <w:r w:rsidRPr="009B6CCF">
                    <w:t>int(11)</w:t>
                  </w:r>
                </w:p>
              </w:tc>
            </w:tr>
          </w:tbl>
          <w:p w14:paraId="333DE3E5" w14:textId="7D2D94D0" w:rsidR="00A32005" w:rsidRPr="009B6CCF" w:rsidRDefault="00A32005" w:rsidP="00926561">
            <w:pPr>
              <w:pStyle w:val="Codigo"/>
              <w:keepNext/>
            </w:pPr>
          </w:p>
        </w:tc>
      </w:tr>
    </w:tbl>
    <w:p w14:paraId="40A4CDE9" w14:textId="77777777" w:rsidR="00A32005" w:rsidRPr="009B6CCF" w:rsidRDefault="00A32005" w:rsidP="00A6278E">
      <w:pPr>
        <w:pStyle w:val="Legenda"/>
      </w:pPr>
      <w:r w:rsidRPr="009B6CCF">
        <w:t>Elaboração: Os autores (2026)</w:t>
      </w:r>
    </w:p>
    <w:p w14:paraId="0D7C492D" w14:textId="77777777" w:rsidR="00A32005" w:rsidRPr="009B6CCF" w:rsidRDefault="00A32005" w:rsidP="00A32005"/>
    <w:p w14:paraId="21F91676" w14:textId="54C9BF8B" w:rsidR="00C53CE4" w:rsidRPr="009B6CCF" w:rsidRDefault="00C53CE4" w:rsidP="00A6278E">
      <w:pPr>
        <w:pStyle w:val="Legenda"/>
      </w:pPr>
      <w:bookmarkStart w:id="322" w:name="_Ref221173274"/>
      <w:r w:rsidRPr="009B6CCF">
        <w:lastRenderedPageBreak/>
        <w:t xml:space="preserve">Quadro </w:t>
      </w:r>
      <w:fldSimple w:instr=" SEQ Quadro \* ARABIC ">
        <w:r w:rsidR="003750EA">
          <w:rPr>
            <w:noProof/>
          </w:rPr>
          <w:t>39</w:t>
        </w:r>
      </w:fldSimple>
      <w:bookmarkEnd w:id="322"/>
      <w:r w:rsidRPr="009B6CCF">
        <w:t xml:space="preserve"> </w:t>
      </w:r>
      <w:r w:rsidR="00741CC4" w:rsidRPr="009B6CCF">
        <w:t>–</w:t>
      </w:r>
      <w:r w:rsidRPr="009B6CCF">
        <w:t xml:space="preserve"> Povoamento de SC_FACES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C53CE4" w:rsidRPr="00B5218E" w14:paraId="751CF594" w14:textId="77777777" w:rsidTr="00926561">
        <w:trPr>
          <w:jc w:val="center"/>
        </w:trPr>
        <w:tc>
          <w:tcPr>
            <w:tcW w:w="9061" w:type="dxa"/>
          </w:tcPr>
          <w:p w14:paraId="1CC5C380" w14:textId="77777777" w:rsidR="000358C4" w:rsidRPr="009B6CCF" w:rsidRDefault="000358C4" w:rsidP="000358C4">
            <w:pPr>
              <w:pStyle w:val="Codigo"/>
              <w:keepNext/>
            </w:pPr>
            <w:r w:rsidRPr="009B6CCF">
              <w:t>-- Povoamento de SC_FACES com SC_QUADRAS e CN_FACES</w:t>
            </w:r>
          </w:p>
          <w:p w14:paraId="69E9CDE1" w14:textId="77777777" w:rsidR="000358C4" w:rsidRPr="00BC73BE" w:rsidRDefault="000358C4" w:rsidP="000358C4">
            <w:pPr>
              <w:pStyle w:val="Codigo"/>
              <w:keepNext/>
              <w:rPr>
                <w:lang w:val="en-US"/>
              </w:rPr>
            </w:pPr>
            <w:r w:rsidRPr="00BC73BE">
              <w:rPr>
                <w:lang w:val="en-US"/>
              </w:rPr>
              <w:t>INSERT INTO SC_FACES (</w:t>
            </w:r>
          </w:p>
          <w:p w14:paraId="498C1C69" w14:textId="77777777" w:rsidR="000358C4" w:rsidRPr="00BC73BE" w:rsidRDefault="000358C4" w:rsidP="000358C4">
            <w:pPr>
              <w:pStyle w:val="Codigo"/>
              <w:keepNext/>
              <w:rPr>
                <w:lang w:val="en-US"/>
              </w:rPr>
            </w:pPr>
            <w:r w:rsidRPr="00BC73BE">
              <w:rPr>
                <w:lang w:val="en-US"/>
              </w:rPr>
              <w:t xml:space="preserve">    SC_ID_FACE,</w:t>
            </w:r>
          </w:p>
          <w:p w14:paraId="1F2AC2A9" w14:textId="77777777" w:rsidR="000358C4" w:rsidRPr="009B6CCF" w:rsidRDefault="000358C4" w:rsidP="000358C4">
            <w:pPr>
              <w:pStyle w:val="Codigo"/>
              <w:keepNext/>
            </w:pPr>
            <w:r w:rsidRPr="00BC73BE">
              <w:rPr>
                <w:lang w:val="en-US"/>
              </w:rPr>
              <w:t xml:space="preserve">    </w:t>
            </w:r>
            <w:r w:rsidRPr="009B6CCF">
              <w:t>COD_MUNICIPIO,</w:t>
            </w:r>
          </w:p>
          <w:p w14:paraId="467A910E" w14:textId="77777777" w:rsidR="000358C4" w:rsidRPr="009B6CCF" w:rsidRDefault="000358C4" w:rsidP="000358C4">
            <w:pPr>
              <w:pStyle w:val="Codigo"/>
              <w:keepNext/>
            </w:pPr>
            <w:r w:rsidRPr="009B6CCF">
              <w:t xml:space="preserve">    SC_ID_QUADRA,</w:t>
            </w:r>
          </w:p>
          <w:p w14:paraId="671BA0BF" w14:textId="77777777" w:rsidR="000358C4" w:rsidRPr="009B6CCF" w:rsidRDefault="000358C4" w:rsidP="000358C4">
            <w:pPr>
              <w:pStyle w:val="Codigo"/>
              <w:keepNext/>
            </w:pPr>
            <w:r w:rsidRPr="009B6CCF">
              <w:t xml:space="preserve">    SC_ID_LOGRADOURO,</w:t>
            </w:r>
          </w:p>
          <w:p w14:paraId="29F2B759" w14:textId="77777777" w:rsidR="000358C4" w:rsidRPr="009B6CCF" w:rsidRDefault="000358C4" w:rsidP="000358C4">
            <w:pPr>
              <w:pStyle w:val="Codigo"/>
              <w:keepNext/>
            </w:pPr>
            <w:r w:rsidRPr="009B6CCF">
              <w:t xml:space="preserve">    CN_ID_FACE,</w:t>
            </w:r>
          </w:p>
          <w:p w14:paraId="5F70A3C0" w14:textId="77777777" w:rsidR="000358C4" w:rsidRPr="009B6CCF" w:rsidRDefault="000358C4" w:rsidP="000358C4">
            <w:pPr>
              <w:pStyle w:val="Codigo"/>
              <w:keepNext/>
            </w:pPr>
            <w:r w:rsidRPr="009B6CCF">
              <w:t xml:space="preserve">    CENTROIDE,</w:t>
            </w:r>
          </w:p>
          <w:p w14:paraId="7F46F575" w14:textId="77777777" w:rsidR="000358C4" w:rsidRPr="009B6CCF" w:rsidRDefault="000358C4" w:rsidP="000358C4">
            <w:pPr>
              <w:pStyle w:val="Codigo"/>
              <w:keepNext/>
            </w:pPr>
            <w:r w:rsidRPr="009B6CCF">
              <w:t xml:space="preserve">    ORDEM_FACE</w:t>
            </w:r>
          </w:p>
          <w:p w14:paraId="60437B3E" w14:textId="77777777" w:rsidR="000358C4" w:rsidRPr="009B6CCF" w:rsidRDefault="000358C4" w:rsidP="000358C4">
            <w:pPr>
              <w:pStyle w:val="Codigo"/>
              <w:keepNext/>
            </w:pPr>
            <w:r w:rsidRPr="009B6CCF">
              <w:t>)</w:t>
            </w:r>
          </w:p>
          <w:p w14:paraId="17DBEF8A" w14:textId="77777777" w:rsidR="000358C4" w:rsidRPr="009B6CCF" w:rsidRDefault="000358C4" w:rsidP="000358C4">
            <w:pPr>
              <w:pStyle w:val="Codigo"/>
              <w:keepNext/>
            </w:pPr>
            <w:r w:rsidRPr="009B6CCF">
              <w:t xml:space="preserve">SELECT </w:t>
            </w:r>
          </w:p>
          <w:p w14:paraId="6B8137D4" w14:textId="77777777" w:rsidR="000358C4" w:rsidRPr="009B6CCF" w:rsidRDefault="000358C4" w:rsidP="000358C4">
            <w:pPr>
              <w:pStyle w:val="Codigo"/>
              <w:keepNext/>
            </w:pPr>
            <w:r w:rsidRPr="009B6CCF">
              <w:t xml:space="preserve">    -- Chave Primária: ID da Quadra concatenado ao ID do Logradouro</w:t>
            </w:r>
          </w:p>
          <w:p w14:paraId="5747B0C8" w14:textId="77777777" w:rsidR="000358C4" w:rsidRPr="009B6CCF" w:rsidRDefault="000358C4" w:rsidP="000358C4">
            <w:pPr>
              <w:pStyle w:val="Codigo"/>
              <w:keepNext/>
            </w:pPr>
            <w:r w:rsidRPr="009B6CCF">
              <w:t xml:space="preserve">    CONCAT(Q.SC_ID_QUADRA, ';', CN.SC_ID_LOGRADOURO) AS SC_ID_FACE,</w:t>
            </w:r>
          </w:p>
          <w:p w14:paraId="7455D0BB" w14:textId="77777777" w:rsidR="000358C4" w:rsidRPr="009B6CCF" w:rsidRDefault="000358C4" w:rsidP="000358C4">
            <w:pPr>
              <w:pStyle w:val="Codigo"/>
              <w:keepNext/>
            </w:pPr>
            <w:r w:rsidRPr="009B6CCF">
              <w:t xml:space="preserve">    Q.COD_MUNICIPIO,</w:t>
            </w:r>
          </w:p>
          <w:p w14:paraId="1B357B3D" w14:textId="77777777" w:rsidR="000358C4" w:rsidRPr="009B6CCF" w:rsidRDefault="000358C4" w:rsidP="000358C4">
            <w:pPr>
              <w:pStyle w:val="Codigo"/>
              <w:keepNext/>
            </w:pPr>
            <w:r w:rsidRPr="009B6CCF">
              <w:t xml:space="preserve">    Q.SC_ID_QUADRA,</w:t>
            </w:r>
          </w:p>
          <w:p w14:paraId="6DC59CD0" w14:textId="77777777" w:rsidR="000358C4" w:rsidRPr="009B6CCF" w:rsidRDefault="000358C4" w:rsidP="000358C4">
            <w:pPr>
              <w:pStyle w:val="Codigo"/>
              <w:keepNext/>
            </w:pPr>
            <w:r w:rsidRPr="009B6CCF">
              <w:t xml:space="preserve">    CN.SC_ID_LOGRADOURO,</w:t>
            </w:r>
          </w:p>
          <w:p w14:paraId="511DC69B" w14:textId="77777777" w:rsidR="000358C4" w:rsidRPr="009B6CCF" w:rsidRDefault="000358C4" w:rsidP="000358C4">
            <w:pPr>
              <w:pStyle w:val="Codigo"/>
              <w:keepNext/>
            </w:pPr>
            <w:r w:rsidRPr="009B6CCF">
              <w:t xml:space="preserve">    CN.ID_FACE,</w:t>
            </w:r>
          </w:p>
          <w:p w14:paraId="7E5909A3" w14:textId="77777777" w:rsidR="000358C4" w:rsidRPr="009B6CCF" w:rsidRDefault="000358C4" w:rsidP="000358C4">
            <w:pPr>
              <w:pStyle w:val="Codigo"/>
              <w:keepNext/>
            </w:pPr>
            <w:r w:rsidRPr="009B6CCF">
              <w:t xml:space="preserve">    CN.CENTROIDE,</w:t>
            </w:r>
          </w:p>
          <w:p w14:paraId="38D3B08B" w14:textId="77777777" w:rsidR="000358C4" w:rsidRPr="009B6CCF" w:rsidRDefault="000358C4" w:rsidP="000358C4">
            <w:pPr>
              <w:pStyle w:val="Codigo"/>
              <w:keepNext/>
            </w:pPr>
            <w:r w:rsidRPr="009B6CCF">
              <w:t xml:space="preserve">    CN.NR_ORDEM</w:t>
            </w:r>
          </w:p>
          <w:p w14:paraId="2C28A7ED" w14:textId="77777777" w:rsidR="000358C4" w:rsidRPr="00BC73BE" w:rsidRDefault="000358C4" w:rsidP="000358C4">
            <w:pPr>
              <w:pStyle w:val="Codigo"/>
              <w:keepNext/>
              <w:rPr>
                <w:b/>
                <w:bCs/>
                <w:color w:val="385623" w:themeColor="accent6" w:themeShade="80"/>
                <w:lang w:val="en-US"/>
              </w:rPr>
            </w:pPr>
            <w:r w:rsidRPr="00BC73BE">
              <w:rPr>
                <w:b/>
                <w:bCs/>
                <w:color w:val="385623" w:themeColor="accent6" w:themeShade="80"/>
                <w:lang w:val="en-US"/>
              </w:rPr>
              <w:t>FROM CN_FACES CN</w:t>
            </w:r>
          </w:p>
          <w:p w14:paraId="2EBF0A5D" w14:textId="77777777" w:rsidR="000358C4" w:rsidRPr="00BC73BE" w:rsidRDefault="000358C4" w:rsidP="000358C4">
            <w:pPr>
              <w:pStyle w:val="Codigo"/>
              <w:keepNext/>
              <w:rPr>
                <w:b/>
                <w:bCs/>
                <w:color w:val="385623" w:themeColor="accent6" w:themeShade="80"/>
                <w:lang w:val="en-US"/>
              </w:rPr>
            </w:pPr>
            <w:r w:rsidRPr="00BC73BE">
              <w:rPr>
                <w:b/>
                <w:bCs/>
                <w:color w:val="385623" w:themeColor="accent6" w:themeShade="80"/>
                <w:lang w:val="en-US"/>
              </w:rPr>
              <w:t xml:space="preserve">INNER JOIN SC_QUADRAS Q </w:t>
            </w:r>
          </w:p>
          <w:p w14:paraId="71FD4E66" w14:textId="77777777" w:rsidR="000358C4" w:rsidRPr="009B6CCF" w:rsidRDefault="000358C4" w:rsidP="000358C4">
            <w:pPr>
              <w:pStyle w:val="Codigo"/>
              <w:keepNext/>
            </w:pPr>
            <w:r w:rsidRPr="00BC73BE">
              <w:rPr>
                <w:lang w:val="en-US"/>
              </w:rPr>
              <w:t xml:space="preserve">    </w:t>
            </w:r>
            <w:r w:rsidRPr="009B6CCF">
              <w:t xml:space="preserve">ON CN.ID_QUADRA = Q.CN_ID_QUADRA </w:t>
            </w:r>
          </w:p>
          <w:p w14:paraId="5D0A744F" w14:textId="1DB59D3D" w:rsidR="00450C7A" w:rsidRPr="00BC73BE" w:rsidRDefault="000358C4" w:rsidP="000358C4">
            <w:pPr>
              <w:pStyle w:val="Codigo"/>
              <w:keepNext/>
              <w:rPr>
                <w:lang w:val="es-ES"/>
              </w:rPr>
            </w:pPr>
            <w:r w:rsidRPr="009B6CCF">
              <w:t xml:space="preserve">    </w:t>
            </w:r>
            <w:r w:rsidRPr="00BC73BE">
              <w:rPr>
                <w:lang w:val="es-ES"/>
              </w:rPr>
              <w:t>AND CN.COD_MUNICIPIO = Q.COD_MUNICIPIO;</w:t>
            </w:r>
          </w:p>
        </w:tc>
      </w:tr>
    </w:tbl>
    <w:p w14:paraId="73062AC5" w14:textId="77777777" w:rsidR="00C53CE4" w:rsidRPr="009B6CCF" w:rsidRDefault="00C53CE4" w:rsidP="00A6278E">
      <w:pPr>
        <w:pStyle w:val="Legenda"/>
      </w:pPr>
      <w:r w:rsidRPr="009B6CCF">
        <w:t>Elaboração: Os autores (2026)</w:t>
      </w:r>
    </w:p>
    <w:p w14:paraId="4EA3B915" w14:textId="77777777" w:rsidR="00C53CE4" w:rsidRPr="009B6CCF" w:rsidRDefault="00C53CE4" w:rsidP="00C53CE4"/>
    <w:p w14:paraId="63ED9961" w14:textId="6567009C" w:rsidR="004761D2" w:rsidRPr="009B6CCF" w:rsidRDefault="004761D2" w:rsidP="00A6278E">
      <w:pPr>
        <w:pStyle w:val="Legenda"/>
      </w:pPr>
      <w:bookmarkStart w:id="323" w:name="_Ref221174525"/>
      <w:r w:rsidRPr="009B6CCF">
        <w:t xml:space="preserve">Quadro </w:t>
      </w:r>
      <w:fldSimple w:instr=" SEQ Quadro \* ARABIC ">
        <w:r w:rsidR="003750EA">
          <w:rPr>
            <w:noProof/>
          </w:rPr>
          <w:t>40</w:t>
        </w:r>
      </w:fldSimple>
      <w:bookmarkEnd w:id="323"/>
      <w:r w:rsidRPr="009B6CCF">
        <w:t xml:space="preserve"> </w:t>
      </w:r>
      <w:r w:rsidR="00DD2FCC" w:rsidRPr="009B6CCF">
        <w:t>–</w:t>
      </w:r>
      <w:r w:rsidRPr="009B6CCF">
        <w:t xml:space="preserve"> Enriquecimento de SC_FACES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4761D2" w:rsidRPr="00B5218E" w14:paraId="13835256" w14:textId="77777777" w:rsidTr="00926561">
        <w:trPr>
          <w:jc w:val="center"/>
        </w:trPr>
        <w:tc>
          <w:tcPr>
            <w:tcW w:w="9061" w:type="dxa"/>
          </w:tcPr>
          <w:p w14:paraId="309EF9EA" w14:textId="77777777" w:rsidR="001063B5" w:rsidRPr="009B6CCF" w:rsidRDefault="001063B5" w:rsidP="001063B5">
            <w:pPr>
              <w:pStyle w:val="Codigo"/>
              <w:keepNext/>
            </w:pPr>
            <w:r w:rsidRPr="009B6CCF">
              <w:t>-- Enriquecimento de SC_FACES com CI_FACES</w:t>
            </w:r>
          </w:p>
          <w:p w14:paraId="5DE66670" w14:textId="77777777" w:rsidR="001063B5" w:rsidRPr="00BC73BE" w:rsidRDefault="001063B5" w:rsidP="001063B5">
            <w:pPr>
              <w:pStyle w:val="Codigo"/>
              <w:keepNext/>
              <w:rPr>
                <w:b/>
                <w:bCs/>
                <w:color w:val="385623" w:themeColor="accent6" w:themeShade="80"/>
                <w:lang w:val="en-US"/>
              </w:rPr>
            </w:pPr>
            <w:r w:rsidRPr="00BC73BE">
              <w:rPr>
                <w:lang w:val="en-US"/>
              </w:rPr>
              <w:t xml:space="preserve">UPDATE </w:t>
            </w:r>
            <w:r w:rsidRPr="00BC73BE">
              <w:rPr>
                <w:b/>
                <w:bCs/>
                <w:color w:val="385623" w:themeColor="accent6" w:themeShade="80"/>
                <w:lang w:val="en-US"/>
              </w:rPr>
              <w:t>SC_FACES SC</w:t>
            </w:r>
          </w:p>
          <w:p w14:paraId="6AF4CE1F" w14:textId="77777777" w:rsidR="001063B5" w:rsidRPr="00BC73BE" w:rsidRDefault="001063B5" w:rsidP="001063B5">
            <w:pPr>
              <w:pStyle w:val="Codigo"/>
              <w:keepNext/>
              <w:rPr>
                <w:b/>
                <w:bCs/>
                <w:color w:val="385623" w:themeColor="accent6" w:themeShade="80"/>
                <w:lang w:val="en-US"/>
              </w:rPr>
            </w:pPr>
            <w:r w:rsidRPr="00BC73BE">
              <w:rPr>
                <w:b/>
                <w:bCs/>
                <w:color w:val="385623" w:themeColor="accent6" w:themeShade="80"/>
                <w:lang w:val="en-US"/>
              </w:rPr>
              <w:t xml:space="preserve">INNER JOIN SC_QUADRAS Q </w:t>
            </w:r>
          </w:p>
          <w:p w14:paraId="4C9469A1" w14:textId="77777777" w:rsidR="001063B5" w:rsidRPr="00BC73BE" w:rsidRDefault="001063B5" w:rsidP="001063B5">
            <w:pPr>
              <w:pStyle w:val="Codigo"/>
              <w:keepNext/>
              <w:rPr>
                <w:lang w:val="en-US"/>
              </w:rPr>
            </w:pPr>
            <w:r w:rsidRPr="00BC73BE">
              <w:rPr>
                <w:lang w:val="en-US"/>
              </w:rPr>
              <w:tab/>
              <w:t>ON SC.SC_ID_QUADRA = Q.SC_ID_QUADRA</w:t>
            </w:r>
          </w:p>
          <w:p w14:paraId="74A534C1" w14:textId="77777777" w:rsidR="001063B5" w:rsidRPr="00BC73BE" w:rsidRDefault="001063B5" w:rsidP="001063B5">
            <w:pPr>
              <w:pStyle w:val="Codigo"/>
              <w:keepNext/>
              <w:rPr>
                <w:b/>
                <w:bCs/>
                <w:color w:val="385623" w:themeColor="accent6" w:themeShade="80"/>
                <w:lang w:val="en-US"/>
              </w:rPr>
            </w:pPr>
            <w:r w:rsidRPr="00BC73BE">
              <w:rPr>
                <w:b/>
                <w:bCs/>
                <w:color w:val="385623" w:themeColor="accent6" w:themeShade="80"/>
                <w:lang w:val="en-US"/>
              </w:rPr>
              <w:t xml:space="preserve">INNER JOIN CI_FACES CI </w:t>
            </w:r>
          </w:p>
          <w:p w14:paraId="00E5C634" w14:textId="77777777" w:rsidR="001063B5" w:rsidRPr="00BC73BE" w:rsidRDefault="001063B5" w:rsidP="001063B5">
            <w:pPr>
              <w:pStyle w:val="Codigo"/>
              <w:keepNext/>
              <w:rPr>
                <w:lang w:val="es-ES"/>
              </w:rPr>
            </w:pPr>
            <w:r w:rsidRPr="00BC73BE">
              <w:rPr>
                <w:lang w:val="en-US"/>
              </w:rPr>
              <w:tab/>
            </w:r>
            <w:r w:rsidRPr="00BC73BE">
              <w:rPr>
                <w:lang w:val="es-ES"/>
              </w:rPr>
              <w:t xml:space="preserve">ON CI.COD_MUNICIPIO = SC.COD_MUNICIPIO </w:t>
            </w:r>
          </w:p>
          <w:p w14:paraId="09F1768F" w14:textId="77777777" w:rsidR="001063B5" w:rsidRPr="009B6CCF" w:rsidRDefault="001063B5" w:rsidP="001063B5">
            <w:pPr>
              <w:pStyle w:val="Codigo"/>
              <w:keepNext/>
            </w:pPr>
            <w:r w:rsidRPr="00BC73BE">
              <w:rPr>
                <w:lang w:val="es-ES"/>
              </w:rPr>
              <w:tab/>
            </w:r>
            <w:r w:rsidRPr="009B6CCF">
              <w:t>AND CI.SC_ID_LOGRADOURO = SC.SC_ID_LOGRADOURO</w:t>
            </w:r>
          </w:p>
          <w:p w14:paraId="0F5E123D" w14:textId="77777777" w:rsidR="001063B5" w:rsidRPr="009B6CCF" w:rsidRDefault="001063B5" w:rsidP="001063B5">
            <w:pPr>
              <w:pStyle w:val="Codigo"/>
              <w:keepNext/>
            </w:pPr>
            <w:r w:rsidRPr="009B6CCF">
              <w:tab/>
              <w:t>AND CI.ID_QUADRA = Q.CI_ID_QUADRA -- Crucial para garantir a face na quadra correta</w:t>
            </w:r>
          </w:p>
          <w:p w14:paraId="26EE5550" w14:textId="77777777" w:rsidR="001063B5" w:rsidRPr="00BC73BE" w:rsidRDefault="001063B5" w:rsidP="001063B5">
            <w:pPr>
              <w:pStyle w:val="Codigo"/>
              <w:keepNext/>
              <w:rPr>
                <w:lang w:val="en-US"/>
              </w:rPr>
            </w:pPr>
            <w:r w:rsidRPr="00BC73BE">
              <w:rPr>
                <w:lang w:val="en-US"/>
              </w:rPr>
              <w:t xml:space="preserve">SET </w:t>
            </w:r>
          </w:p>
          <w:p w14:paraId="204BA12A" w14:textId="77777777" w:rsidR="001063B5" w:rsidRPr="00BC73BE" w:rsidRDefault="001063B5" w:rsidP="001063B5">
            <w:pPr>
              <w:pStyle w:val="Codigo"/>
              <w:keepNext/>
              <w:rPr>
                <w:lang w:val="en-US"/>
              </w:rPr>
            </w:pPr>
            <w:r w:rsidRPr="00BC73BE">
              <w:rPr>
                <w:lang w:val="en-US"/>
              </w:rPr>
              <w:t xml:space="preserve">    SC.DIM_FACE = CI.DIM_FACE,</w:t>
            </w:r>
          </w:p>
          <w:p w14:paraId="107281D8" w14:textId="77777777" w:rsidR="001063B5" w:rsidRPr="00BC73BE" w:rsidRDefault="001063B5" w:rsidP="001063B5">
            <w:pPr>
              <w:pStyle w:val="Codigo"/>
              <w:keepNext/>
              <w:rPr>
                <w:lang w:val="en-US"/>
              </w:rPr>
            </w:pPr>
            <w:r w:rsidRPr="00BC73BE">
              <w:rPr>
                <w:lang w:val="en-US"/>
              </w:rPr>
              <w:t xml:space="preserve">    SC.QTD_LOTES = CI.QTD_LOTES,</w:t>
            </w:r>
          </w:p>
          <w:p w14:paraId="49170764" w14:textId="13EBF26F" w:rsidR="004761D2" w:rsidRPr="00BC73BE" w:rsidRDefault="001063B5" w:rsidP="001063B5">
            <w:pPr>
              <w:pStyle w:val="Codigo"/>
              <w:keepNext/>
              <w:rPr>
                <w:lang w:val="en-US"/>
              </w:rPr>
            </w:pPr>
            <w:r w:rsidRPr="00BC73BE">
              <w:rPr>
                <w:lang w:val="en-US"/>
              </w:rPr>
              <w:t xml:space="preserve">    SC.CI_ID_FACE = CI.ID_FACE;</w:t>
            </w:r>
          </w:p>
        </w:tc>
      </w:tr>
    </w:tbl>
    <w:p w14:paraId="2FFA59E7" w14:textId="77777777" w:rsidR="004761D2" w:rsidRPr="009B6CCF" w:rsidRDefault="004761D2" w:rsidP="00A6278E">
      <w:pPr>
        <w:pStyle w:val="Legenda"/>
      </w:pPr>
      <w:r w:rsidRPr="009B6CCF">
        <w:t>Elaboração: Os autores (2026)</w:t>
      </w:r>
    </w:p>
    <w:p w14:paraId="3257B049" w14:textId="77777777" w:rsidR="004761D2" w:rsidRPr="009B6CCF" w:rsidRDefault="004761D2" w:rsidP="004761D2"/>
    <w:p w14:paraId="7E99780B" w14:textId="1CFBD251" w:rsidR="00597214" w:rsidRPr="009B6CCF" w:rsidRDefault="004B4102" w:rsidP="00C53CE4">
      <w:r w:rsidRPr="009B6CCF">
        <w:t>Apesar de existirem</w:t>
      </w:r>
      <w:r w:rsidR="00047193" w:rsidRPr="009B6CCF">
        <w:t xml:space="preserve"> métodos de maior abstração para a geração da entidade SC_FACES — que podem conferir maior sofisticação técnica ao processo de engenharia de dados —, optou-se por uma implementação baseada em </w:t>
      </w:r>
      <w:r w:rsidR="00047193" w:rsidRPr="009B6CCF">
        <w:rPr>
          <w:i/>
          <w:iCs/>
        </w:rPr>
        <w:t>SQL ANSI</w:t>
      </w:r>
      <w:r w:rsidR="00047193" w:rsidRPr="009B6CCF">
        <w:t xml:space="preserve">. Esta escolha justifica-se pela portabilidade entre diferentes </w:t>
      </w:r>
      <w:r w:rsidR="00C95674" w:rsidRPr="009B6CCF">
        <w:t>S</w:t>
      </w:r>
      <w:r w:rsidR="00047193" w:rsidRPr="009B6CCF">
        <w:t xml:space="preserve">istemas de </w:t>
      </w:r>
      <w:r w:rsidR="00C95674" w:rsidRPr="009B6CCF">
        <w:t>G</w:t>
      </w:r>
      <w:r w:rsidR="00047193" w:rsidRPr="009B6CCF">
        <w:t xml:space="preserve">erenciamento de </w:t>
      </w:r>
      <w:r w:rsidR="00C95674" w:rsidRPr="009B6CCF">
        <w:t>B</w:t>
      </w:r>
      <w:r w:rsidR="00047193" w:rsidRPr="009B6CCF">
        <w:t xml:space="preserve">ancos de </w:t>
      </w:r>
      <w:r w:rsidR="001C3840" w:rsidRPr="009B6CCF">
        <w:t>D</w:t>
      </w:r>
      <w:r w:rsidR="00047193" w:rsidRPr="009B6CCF">
        <w:t xml:space="preserve">ados (SGBDs) e pela clareza pedagógica na demonstração da </w:t>
      </w:r>
      <w:r w:rsidR="004761D2" w:rsidRPr="009B6CCF">
        <w:t>origem</w:t>
      </w:r>
      <w:r w:rsidR="00047193" w:rsidRPr="009B6CCF">
        <w:t xml:space="preserve"> dos dados.</w:t>
      </w:r>
    </w:p>
    <w:p w14:paraId="459239B8" w14:textId="52E113C8" w:rsidR="00C7486C" w:rsidRPr="009B6CCF" w:rsidRDefault="000C5868" w:rsidP="003D02C8">
      <w:pPr>
        <w:pStyle w:val="Ttulo4"/>
      </w:pPr>
      <w:r w:rsidRPr="009B6CCF">
        <w:t>Visualização da Quadra no SuperCIATA</w:t>
      </w:r>
    </w:p>
    <w:p w14:paraId="7C83430B" w14:textId="1A7A07F0" w:rsidR="00784164" w:rsidRPr="009B6CCF" w:rsidRDefault="00784164" w:rsidP="00784164">
      <w:r w:rsidRPr="009B6CCF">
        <w:t xml:space="preserve">A despeito do estágio intermediário da modelagem de dados, a estrutura desenvolvida até </w:t>
      </w:r>
      <w:r w:rsidR="001C3840" w:rsidRPr="009B6CCF">
        <w:t xml:space="preserve">a presente fase </w:t>
      </w:r>
      <w:r w:rsidRPr="009B6CCF">
        <w:t xml:space="preserve">viabiliza a representação geoespacial de uma </w:t>
      </w:r>
      <w:r w:rsidRPr="009B6CCF">
        <w:lastRenderedPageBreak/>
        <w:t>quadra, cujas dimensões são derivadas dos registros do CTU/CIATA. A ancoragem espacial do polígono é realizada por meio do centroide de uma de suas faces, garantindo o posicionamento relativo da unidade no mapa.</w:t>
      </w:r>
    </w:p>
    <w:p w14:paraId="4599D360" w14:textId="533144A8" w:rsidR="00784164" w:rsidRPr="009B6CCF" w:rsidRDefault="00784164" w:rsidP="00784164">
      <w:r w:rsidRPr="009B6CCF">
        <w:t>Esta etapa de visualização atua como um instrumento de diagnóstico precoce, permitindo a identificação de inconsistências latentes na base de dados do CTU</w:t>
      </w:r>
      <w:r w:rsidR="00C00EB9" w:rsidRPr="009B6CCF">
        <w:t>/CIATA</w:t>
      </w:r>
      <w:r w:rsidRPr="009B6CCF">
        <w:t>. Adicionalmente, a representação gráfica estabelece um referencial técnico que subsidia o planejamento e a execução de diligências de campo e vistorias técnicas.</w:t>
      </w:r>
    </w:p>
    <w:p w14:paraId="24294225" w14:textId="77777777" w:rsidR="00784164" w:rsidRPr="009B6CCF" w:rsidRDefault="00784164" w:rsidP="00784164">
      <w:r w:rsidRPr="009B6CCF">
        <w:t>Sob a ótica da engenharia de software, esta funcionalidade caracteriza o sistema como um Produto Mínimo Viável (</w:t>
      </w:r>
      <w:r w:rsidRPr="001E2394">
        <w:rPr>
          <w:color w:val="FF0000"/>
          <w:rPrChange w:id="324" w:author="Carlos" w:date="2026-03-18T09:46:00Z">
            <w:rPr/>
          </w:rPrChange>
        </w:rPr>
        <w:t>MVP</w:t>
      </w:r>
      <w:r w:rsidRPr="009B6CCF">
        <w:t xml:space="preserve">). O conceito de </w:t>
      </w:r>
      <w:r w:rsidRPr="001E2394">
        <w:rPr>
          <w:color w:val="FF0000"/>
          <w:rPrChange w:id="325" w:author="Carlos" w:date="2026-03-18T09:46:00Z">
            <w:rPr/>
          </w:rPrChange>
        </w:rPr>
        <w:t>MVP</w:t>
      </w:r>
      <w:r w:rsidRPr="009B6CCF">
        <w:t xml:space="preserve"> pressupõe a entrega de uma versão simplificada, porém funcional, que permita validar as hipóteses centrais da pesquisa — neste caso, a viabilidade técnica da interoperabilidade entre as bases de dados CNEFE e CIATA.</w:t>
      </w:r>
    </w:p>
    <w:p w14:paraId="4DCC79B2" w14:textId="0B2B3EF1" w:rsidR="001A56F6" w:rsidRPr="009B6CCF" w:rsidRDefault="00784164" w:rsidP="00784164">
      <w:r w:rsidRPr="009B6CCF">
        <w:t>A adoção desta abordagem metodológica possibilita o teste da lógica de reconstrução geométrica antes da implementação completa da malha urbana. Assim, o MVP funciona não apenas como uma prova de conceito, mas como um filtro de qualidade, assegurando que o motor de geoprocessamento responda corretamente</w:t>
      </w:r>
      <w:r w:rsidR="00913180" w:rsidRPr="009B6CCF">
        <w:t xml:space="preserve"> </w:t>
      </w:r>
      <w:r w:rsidRPr="009B6CCF">
        <w:t xml:space="preserve">aos atributos </w:t>
      </w:r>
      <w:r w:rsidR="00913180" w:rsidRPr="009B6CCF">
        <w:t>dimensionais</w:t>
      </w:r>
      <w:r w:rsidRPr="009B6CCF">
        <w:t xml:space="preserve"> e espaciais antes da escala de produção.</w:t>
      </w:r>
    </w:p>
    <w:p w14:paraId="1D2627BC" w14:textId="6C3B1E7C" w:rsidR="00492D6E" w:rsidRPr="009B6CCF" w:rsidRDefault="00913180" w:rsidP="00927BFE">
      <w:pPr>
        <w:suppressAutoHyphens/>
      </w:pPr>
      <w:commentRangeStart w:id="326"/>
      <w:r w:rsidRPr="009B6CCF">
        <w:t xml:space="preserve">Na </w:t>
      </w:r>
      <w:r w:rsidR="007948E7" w:rsidRPr="009B6CCF">
        <w:fldChar w:fldCharType="begin"/>
      </w:r>
      <w:r w:rsidR="007948E7" w:rsidRPr="009B6CCF">
        <w:instrText xml:space="preserve"> REF _Ref221176531 \h </w:instrText>
      </w:r>
      <w:r w:rsidR="007948E7" w:rsidRPr="009B6CCF">
        <w:fldChar w:fldCharType="separate"/>
      </w:r>
      <w:r w:rsidR="003750EA" w:rsidRPr="009B6CCF">
        <w:t xml:space="preserve">Figura </w:t>
      </w:r>
      <w:r w:rsidR="003750EA">
        <w:rPr>
          <w:noProof/>
        </w:rPr>
        <w:t>9</w:t>
      </w:r>
      <w:r w:rsidR="007948E7" w:rsidRPr="009B6CCF">
        <w:fldChar w:fldCharType="end"/>
      </w:r>
      <w:r w:rsidR="007948E7" w:rsidRPr="009B6CCF">
        <w:t xml:space="preserve"> </w:t>
      </w:r>
      <w:r w:rsidR="00492D6E" w:rsidRPr="009B6CCF">
        <w:t xml:space="preserve">é apresentada a representação geoespacial da quadra 01.03.002.3.0054, localizada no município de Capanema-PR. A geometria projetada reproduz as dimensões de 100 </w:t>
      </w:r>
      <w:r w:rsidR="00CB6B61" w:rsidRPr="009B6CCF">
        <w:t xml:space="preserve">x </w:t>
      </w:r>
      <w:r w:rsidR="00492D6E" w:rsidRPr="009B6CCF">
        <w:t>110</w:t>
      </w:r>
      <w:r w:rsidR="00CB6B61" w:rsidRPr="009B6CCF">
        <w:t xml:space="preserve"> x</w:t>
      </w:r>
      <w:r w:rsidR="00492D6E" w:rsidRPr="009B6CCF">
        <w:t xml:space="preserve"> 100</w:t>
      </w:r>
      <w:r w:rsidR="00CB6B61" w:rsidRPr="009B6CCF">
        <w:t xml:space="preserve"> x</w:t>
      </w:r>
      <w:r w:rsidR="00492D6E" w:rsidRPr="009B6CCF">
        <w:t xml:space="preserve"> 110 metros, conforme os registros do CTU/CIATA. A ancoragem espacial do polígono foi estabelecida a partir do centr</w:t>
      </w:r>
      <w:r w:rsidR="00927BFE" w:rsidRPr="009B6CCF">
        <w:t>o</w:t>
      </w:r>
      <w:r w:rsidR="00492D6E" w:rsidRPr="009B6CCF">
        <w:t xml:space="preserve">ide da face correspondente à Avenida Paraná, cujas coordenadas geográficas são </w:t>
      </w:r>
      <w:r w:rsidR="00927BFE" w:rsidRPr="009B6CCF">
        <w:br/>
        <w:t>-</w:t>
      </w:r>
      <w:r w:rsidR="00492D6E" w:rsidRPr="009B6CCF">
        <w:t>25.68023275 de latitude e -53.80173725 de longitude.</w:t>
      </w:r>
      <w:commentRangeEnd w:id="326"/>
      <w:r w:rsidR="001E2394" w:rsidRPr="009B6CCF">
        <w:rPr>
          <w:rStyle w:val="Refdecomentrio"/>
          <w:sz w:val="24"/>
          <w:szCs w:val="22"/>
        </w:rPr>
        <w:commentReference w:id="326"/>
      </w:r>
    </w:p>
    <w:p w14:paraId="59452781" w14:textId="5BCF2286" w:rsidR="00B717F8" w:rsidRPr="009B6CCF" w:rsidRDefault="00B717F8" w:rsidP="00B717F8"/>
    <w:p w14:paraId="53ABC71F" w14:textId="6EA54E62" w:rsidR="00204888" w:rsidRPr="009B6CCF" w:rsidRDefault="00204888" w:rsidP="00A6278E">
      <w:pPr>
        <w:pStyle w:val="Legenda"/>
      </w:pPr>
      <w:bookmarkStart w:id="327" w:name="_Ref221176531"/>
      <w:r w:rsidRPr="009B6CCF">
        <w:lastRenderedPageBreak/>
        <w:t xml:space="preserve">Figura </w:t>
      </w:r>
      <w:fldSimple w:instr=" SEQ Figura \* ARABIC ">
        <w:r w:rsidR="003750EA">
          <w:rPr>
            <w:noProof/>
          </w:rPr>
          <w:t>9</w:t>
        </w:r>
      </w:fldSimple>
      <w:bookmarkEnd w:id="327"/>
      <w:r w:rsidR="00AE2933" w:rsidRPr="009B6CCF">
        <w:t xml:space="preserve"> </w:t>
      </w:r>
      <w:commentRangeStart w:id="328"/>
      <w:r w:rsidR="00AE2933" w:rsidRPr="009B6CCF">
        <w:t>–</w:t>
      </w:r>
      <w:r w:rsidRPr="009B6CCF">
        <w:t xml:space="preserve"> </w:t>
      </w:r>
      <w:r w:rsidR="00C14754" w:rsidRPr="009B6CCF">
        <w:t xml:space="preserve">Quadra </w:t>
      </w:r>
      <w:r w:rsidR="00C14754" w:rsidRPr="009B6CCF">
        <w:rPr>
          <w:i/>
        </w:rPr>
        <w:t>SuperCIATA</w:t>
      </w:r>
      <w:r w:rsidR="00C14754" w:rsidRPr="009B6CCF">
        <w:t xml:space="preserve"> </w:t>
      </w:r>
      <w:r w:rsidR="007026D1" w:rsidRPr="009B6CCF">
        <w:t>(CNEFE+ CTU/CIATA)</w:t>
      </w:r>
      <w:commentRangeEnd w:id="328"/>
      <w:r w:rsidR="001E2394" w:rsidRPr="009B6CCF">
        <w:rPr>
          <w:rStyle w:val="Refdecomentrio"/>
          <w:sz w:val="20"/>
          <w:szCs w:val="20"/>
        </w:rPr>
        <w:commentReference w:id="328"/>
      </w:r>
    </w:p>
    <w:tbl>
      <w:tblPr>
        <w:tblStyle w:val="Tabelacomgrade"/>
        <w:tblW w:w="0" w:type="auto"/>
        <w:jc w:val="center"/>
        <w:tblLook w:val="04A0" w:firstRow="1" w:lastRow="0" w:firstColumn="1" w:lastColumn="0" w:noHBand="0" w:noVBand="1"/>
      </w:tblPr>
      <w:tblGrid>
        <w:gridCol w:w="9061"/>
      </w:tblGrid>
      <w:tr w:rsidR="00204888" w:rsidRPr="009B6CCF" w14:paraId="07520AA3" w14:textId="77777777" w:rsidTr="001E062A">
        <w:trPr>
          <w:jc w:val="center"/>
        </w:trPr>
        <w:tc>
          <w:tcPr>
            <w:tcW w:w="9061" w:type="dxa"/>
          </w:tcPr>
          <w:p w14:paraId="0002D27F" w14:textId="4A237B59" w:rsidR="00204888" w:rsidRPr="009B6CCF" w:rsidRDefault="00533A64" w:rsidP="00D4618D">
            <w:pPr>
              <w:keepNext/>
              <w:widowControl w:val="0"/>
              <w:ind w:left="-113" w:firstLine="0"/>
              <w:jc w:val="center"/>
            </w:pPr>
            <w:r w:rsidRPr="009B6CCF">
              <w:rPr>
                <w:noProof/>
                <w:lang w:eastAsia="pt-BR"/>
              </w:rPr>
              <w:drawing>
                <wp:inline distT="0" distB="0" distL="0" distR="0" wp14:anchorId="4E3FD5A8" wp14:editId="1893E139">
                  <wp:extent cx="5760085" cy="2974351"/>
                  <wp:effectExtent l="0" t="0" r="0" b="0"/>
                  <wp:docPr id="13166369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36900" name="Imagem 1"/>
                          <pic:cNvPicPr/>
                        </pic:nvPicPr>
                        <pic:blipFill>
                          <a:blip r:embed="rId26">
                            <a:extLst>
                              <a:ext uri="{28A0092B-C50C-407E-A947-70E740481C1C}">
                                <a14:useLocalDpi xmlns:a14="http://schemas.microsoft.com/office/drawing/2010/main" val="0"/>
                              </a:ext>
                            </a:extLst>
                          </a:blip>
                          <a:stretch>
                            <a:fillRect/>
                          </a:stretch>
                        </pic:blipFill>
                        <pic:spPr>
                          <a:xfrm>
                            <a:off x="0" y="0"/>
                            <a:ext cx="5760085" cy="2974351"/>
                          </a:xfrm>
                          <a:prstGeom prst="rect">
                            <a:avLst/>
                          </a:prstGeom>
                        </pic:spPr>
                      </pic:pic>
                    </a:graphicData>
                  </a:graphic>
                </wp:inline>
              </w:drawing>
            </w:r>
          </w:p>
        </w:tc>
      </w:tr>
    </w:tbl>
    <w:p w14:paraId="716EC10A" w14:textId="77777777" w:rsidR="00204888" w:rsidRPr="009B6CCF" w:rsidRDefault="00204888" w:rsidP="00A6278E">
      <w:pPr>
        <w:pStyle w:val="Legenda"/>
      </w:pPr>
      <w:r w:rsidRPr="009B6CCF">
        <w:t>Elaboração: Os autores (2026)</w:t>
      </w:r>
    </w:p>
    <w:p w14:paraId="09A451BE" w14:textId="77777777" w:rsidR="00392AAA" w:rsidRPr="009B6CCF" w:rsidRDefault="00392AAA" w:rsidP="000E48BE"/>
    <w:p w14:paraId="79A6F325" w14:textId="654B9FBB" w:rsidR="005A2B9D" w:rsidRPr="009B6CCF" w:rsidRDefault="009061BB" w:rsidP="00093FBB">
      <w:pPr>
        <w:pStyle w:val="Ttulo3"/>
        <w:rPr>
          <w:i/>
          <w:iCs/>
        </w:rPr>
      </w:pPr>
      <w:bookmarkStart w:id="329" w:name="_Toc223789523"/>
      <w:r w:rsidRPr="009B6CCF">
        <w:t xml:space="preserve">O Domínio OSM: </w:t>
      </w:r>
      <w:r w:rsidR="0067390C" w:rsidRPr="009B6CCF">
        <w:t>Ajuste d</w:t>
      </w:r>
      <w:r w:rsidR="00642CB8" w:rsidRPr="009B6CCF">
        <w:t xml:space="preserve">as </w:t>
      </w:r>
      <w:r w:rsidR="003F62DA" w:rsidRPr="009B6CCF">
        <w:t xml:space="preserve">Quadras </w:t>
      </w:r>
      <w:r w:rsidR="003F62DA" w:rsidRPr="009B6CCF">
        <w:rPr>
          <w:i/>
          <w:iCs/>
        </w:rPr>
        <w:t>SuperCIATA</w:t>
      </w:r>
      <w:bookmarkEnd w:id="329"/>
    </w:p>
    <w:p w14:paraId="34A0731C" w14:textId="7AEC0FA1" w:rsidR="00F33AB6" w:rsidRPr="009B6CCF" w:rsidRDefault="004C3186" w:rsidP="00947FEB">
      <w:r w:rsidRPr="009B6CCF">
        <w:t xml:space="preserve">Após a criação e o povoamento da tabela OSM_LOGRADOUROS, torna-se possível aplicar as transformações de rotação e translação na geometria da quadra. Esse processo é realizado com base nas coordenadas do logradouro de referência, recuperadas mediante uma consulta SQL à base de dados </w:t>
      </w:r>
      <w:r w:rsidR="007374A8" w:rsidRPr="009B6CCF">
        <w:t>(</w:t>
      </w:r>
      <w:r w:rsidR="007374A8" w:rsidRPr="009B6CCF">
        <w:fldChar w:fldCharType="begin"/>
      </w:r>
      <w:r w:rsidR="007374A8" w:rsidRPr="009B6CCF">
        <w:instrText xml:space="preserve"> REF _Ref221804219 \h </w:instrText>
      </w:r>
      <w:r w:rsidR="007374A8" w:rsidRPr="009B6CCF">
        <w:fldChar w:fldCharType="separate"/>
      </w:r>
      <w:r w:rsidR="003750EA" w:rsidRPr="009B6CCF">
        <w:t xml:space="preserve">Quadro </w:t>
      </w:r>
      <w:r w:rsidR="003750EA">
        <w:rPr>
          <w:noProof/>
        </w:rPr>
        <w:t>41</w:t>
      </w:r>
      <w:r w:rsidR="007374A8" w:rsidRPr="009B6CCF">
        <w:fldChar w:fldCharType="end"/>
      </w:r>
      <w:r w:rsidR="007374A8" w:rsidRPr="009B6CCF">
        <w:t>)</w:t>
      </w:r>
      <w:r w:rsidR="007717D0" w:rsidRPr="009B6CCF">
        <w:t>.</w:t>
      </w:r>
    </w:p>
    <w:p w14:paraId="32997C91" w14:textId="77777777" w:rsidR="00913AF8" w:rsidRPr="009B6CCF" w:rsidRDefault="00913AF8" w:rsidP="00947FEB"/>
    <w:p w14:paraId="194D8491" w14:textId="4D4B44B5" w:rsidR="00163FE5" w:rsidRPr="009B6CCF" w:rsidRDefault="00163FE5" w:rsidP="00A6278E">
      <w:pPr>
        <w:pStyle w:val="Legenda"/>
      </w:pPr>
      <w:bookmarkStart w:id="330" w:name="_Ref221804219"/>
      <w:r w:rsidRPr="009B6CCF">
        <w:t xml:space="preserve">Quadro </w:t>
      </w:r>
      <w:fldSimple w:instr=" SEQ Quadro \* ARABIC ">
        <w:r w:rsidR="003750EA">
          <w:rPr>
            <w:noProof/>
          </w:rPr>
          <w:t>41</w:t>
        </w:r>
      </w:fldSimple>
      <w:bookmarkEnd w:id="330"/>
      <w:r w:rsidRPr="009B6CCF">
        <w:t xml:space="preserve"> – </w:t>
      </w:r>
      <w:r w:rsidR="00722A79" w:rsidRPr="009B6CCF">
        <w:t>Consulta à tabela OSM_</w:t>
      </w:r>
      <w:r w:rsidR="00B61682" w:rsidRPr="009B6CCF">
        <w:t>LOGRADOUROS</w:t>
      </w:r>
    </w:p>
    <w:tbl>
      <w:tblPr>
        <w:tblStyle w:val="Tabelacomgrade"/>
        <w:tblW w:w="0" w:type="auto"/>
        <w:tblLook w:val="04A0" w:firstRow="1" w:lastRow="0" w:firstColumn="1" w:lastColumn="0" w:noHBand="0" w:noVBand="1"/>
      </w:tblPr>
      <w:tblGrid>
        <w:gridCol w:w="9061"/>
      </w:tblGrid>
      <w:tr w:rsidR="00163FE5" w:rsidRPr="00B5218E" w14:paraId="299D9C06" w14:textId="77777777" w:rsidTr="00926561">
        <w:tc>
          <w:tcPr>
            <w:tcW w:w="9061" w:type="dxa"/>
          </w:tcPr>
          <w:p w14:paraId="51E0BF6F" w14:textId="77777777" w:rsidR="007374A8" w:rsidRPr="009B6CCF" w:rsidRDefault="007374A8" w:rsidP="00C669C4">
            <w:pPr>
              <w:pStyle w:val="Codigo"/>
              <w:rPr>
                <w:b/>
                <w:bCs/>
              </w:rPr>
            </w:pPr>
            <w:r w:rsidRPr="009B6CCF">
              <w:rPr>
                <w:b/>
                <w:bCs/>
              </w:rPr>
              <w:t>-- MySQL/MariaDB 10.2</w:t>
            </w:r>
          </w:p>
          <w:p w14:paraId="606C86CC" w14:textId="53CBF0C6" w:rsidR="00C669C4" w:rsidRPr="009B6CCF" w:rsidRDefault="00C669C4" w:rsidP="00C669C4">
            <w:pPr>
              <w:pStyle w:val="Codigo"/>
            </w:pPr>
            <w:r w:rsidRPr="009B6CCF">
              <w:t xml:space="preserve">SELECT </w:t>
            </w:r>
          </w:p>
          <w:p w14:paraId="3E7C35BF" w14:textId="77777777" w:rsidR="00C669C4" w:rsidRPr="009B6CCF" w:rsidRDefault="00C669C4" w:rsidP="00C669C4">
            <w:pPr>
              <w:pStyle w:val="Codigo"/>
            </w:pPr>
            <w:r w:rsidRPr="009B6CCF">
              <w:t xml:space="preserve">    SC_ID_LOGRADOURO,</w:t>
            </w:r>
          </w:p>
          <w:p w14:paraId="3E26C0F8" w14:textId="77777777" w:rsidR="00C669C4" w:rsidRPr="009B6CCF" w:rsidRDefault="00C669C4" w:rsidP="00C669C4">
            <w:pPr>
              <w:pStyle w:val="Codigo"/>
            </w:pPr>
            <w:r w:rsidRPr="009B6CCF">
              <w:t xml:space="preserve">    NOM_LOGRADOURO,</w:t>
            </w:r>
          </w:p>
          <w:p w14:paraId="6FC5C91A" w14:textId="77777777" w:rsidR="00C669C4" w:rsidRPr="009B6CCF" w:rsidRDefault="00C669C4" w:rsidP="00C669C4">
            <w:pPr>
              <w:pStyle w:val="Codigo"/>
            </w:pPr>
            <w:r w:rsidRPr="009B6CCF">
              <w:t xml:space="preserve">    ST_AsText(GEOMETRIA) AS wkt_geometria</w:t>
            </w:r>
          </w:p>
          <w:p w14:paraId="11C0D093" w14:textId="77777777" w:rsidR="00C669C4" w:rsidRPr="009B6CCF" w:rsidRDefault="00C669C4" w:rsidP="00C669C4">
            <w:pPr>
              <w:pStyle w:val="Codigo"/>
            </w:pPr>
            <w:r w:rsidRPr="009B6CCF">
              <w:t>FROM OSM_LOGRADOUROS</w:t>
            </w:r>
          </w:p>
          <w:p w14:paraId="5644D49E" w14:textId="2D0E610F" w:rsidR="00163FE5" w:rsidRPr="00BC73BE" w:rsidRDefault="00C669C4" w:rsidP="00C669C4">
            <w:pPr>
              <w:pStyle w:val="Codigo"/>
              <w:rPr>
                <w:lang w:val="en-US"/>
              </w:rPr>
            </w:pPr>
            <w:r w:rsidRPr="00BC73BE">
              <w:rPr>
                <w:lang w:val="en-US"/>
              </w:rPr>
              <w:t>WHERE SC_ID_LOGRADOURO = '5C81EDF2';</w:t>
            </w:r>
          </w:p>
        </w:tc>
      </w:tr>
    </w:tbl>
    <w:p w14:paraId="1E7757DE" w14:textId="03807D3F" w:rsidR="00163FE5" w:rsidRPr="009B6CCF" w:rsidRDefault="00163FE5" w:rsidP="00A6278E">
      <w:pPr>
        <w:pStyle w:val="Legenda"/>
      </w:pPr>
      <w:r w:rsidRPr="009B6CCF">
        <w:t>Elaboração: Os autores (2026)</w:t>
      </w:r>
    </w:p>
    <w:p w14:paraId="43792356" w14:textId="77777777" w:rsidR="00163FE5" w:rsidRPr="009B6CCF" w:rsidRDefault="00163FE5" w:rsidP="00947FEB"/>
    <w:p w14:paraId="45E0A3C7" w14:textId="77777777" w:rsidR="004D5DB7" w:rsidRPr="009B6CCF" w:rsidRDefault="004D5DB7" w:rsidP="004D5DB7">
      <w:pPr>
        <w:pStyle w:val="Ttulo4"/>
      </w:pPr>
      <w:r w:rsidRPr="009B6CCF">
        <w:t>Seleção dos vértices</w:t>
      </w:r>
    </w:p>
    <w:p w14:paraId="55F7ECCC" w14:textId="055F2689" w:rsidR="004D5DB7" w:rsidRPr="009B6CCF" w:rsidRDefault="004D5DB7" w:rsidP="004D5DB7">
      <w:r w:rsidRPr="009B6CCF">
        <w:t xml:space="preserve">A seleção dos vértices impacta diretamente a acurácia do ajuste, visto que a consulta via </w:t>
      </w:r>
      <w:r w:rsidRPr="009B6CCF">
        <w:rPr>
          <w:i/>
          <w:iCs/>
        </w:rPr>
        <w:t>OverpassQL</w:t>
      </w:r>
      <w:r w:rsidRPr="009B6CCF">
        <w:t xml:space="preserve"> retorna </w:t>
      </w:r>
      <w:r w:rsidR="00C9055C" w:rsidRPr="009B6CCF">
        <w:t xml:space="preserve">várias </w:t>
      </w:r>
      <w:r w:rsidRPr="009B6CCF">
        <w:t>geometria</w:t>
      </w:r>
      <w:r w:rsidR="00C9055C" w:rsidRPr="009B6CCF">
        <w:t>s</w:t>
      </w:r>
      <w:r w:rsidRPr="009B6CCF">
        <w:t xml:space="preserve"> </w:t>
      </w:r>
      <w:r w:rsidR="00C9055C" w:rsidRPr="009B6CCF">
        <w:t>para cada vi</w:t>
      </w:r>
      <w:r w:rsidR="006C5C92" w:rsidRPr="009B6CCF">
        <w:t>a</w:t>
      </w:r>
      <w:r w:rsidR="00C9055C" w:rsidRPr="009B6CCF">
        <w:t xml:space="preserve"> (</w:t>
      </w:r>
      <w:r w:rsidRPr="009B6CCF">
        <w:t>logradouro</w:t>
      </w:r>
      <w:r w:rsidR="00C9055C" w:rsidRPr="009B6CCF">
        <w:t>)</w:t>
      </w:r>
      <w:r w:rsidR="006C5C92" w:rsidRPr="009B6CCF">
        <w:t xml:space="preserve"> e cada geometria é composta por </w:t>
      </w:r>
      <w:r w:rsidR="00A06403" w:rsidRPr="009B6CCF">
        <w:t>vários pontos (</w:t>
      </w:r>
      <w:r w:rsidR="00B87F74" w:rsidRPr="009B6CCF">
        <w:rPr>
          <w:i/>
          <w:iCs/>
        </w:rPr>
        <w:t>Linestring</w:t>
      </w:r>
      <w:r w:rsidR="00A06403" w:rsidRPr="009B6CCF">
        <w:t>)</w:t>
      </w:r>
      <w:r w:rsidRPr="009B6CCF">
        <w:t xml:space="preserve">. Para uma boa representação é fundamental selecionar dois pontos adjacentes ao centroide da face de quadra, posicionados em lados opostos, garantindo assim que o vetor calculado reflita a </w:t>
      </w:r>
      <w:r w:rsidR="00B87F74" w:rsidRPr="009B6CCF">
        <w:t xml:space="preserve">posição e a </w:t>
      </w:r>
      <w:r w:rsidRPr="009B6CCF">
        <w:t xml:space="preserve">inclinação local da via. </w:t>
      </w:r>
    </w:p>
    <w:p w14:paraId="62D7ACDB" w14:textId="52ED63F6" w:rsidR="00B22155" w:rsidRPr="009B6CCF" w:rsidRDefault="00B22155" w:rsidP="00B22155">
      <w:r w:rsidRPr="009B6CCF">
        <w:lastRenderedPageBreak/>
        <w:t xml:space="preserve">A metodologia de reconstrução geométrica das quadras baseia-se em um algoritmo </w:t>
      </w:r>
      <w:r w:rsidR="00A436B2" w:rsidRPr="009B6CCF">
        <w:t>de otimização por proximidade</w:t>
      </w:r>
      <w:r w:rsidR="00B22216" w:rsidRPr="009B6CCF">
        <w:t xml:space="preserve"> </w:t>
      </w:r>
      <w:r w:rsidR="00B22216" w:rsidRPr="009B6CCF">
        <w:fldChar w:fldCharType="begin"/>
      </w:r>
      <w:r w:rsidR="009C4898" w:rsidRPr="009B6CCF">
        <w:instrText xml:space="preserve"> ADDIN ZOTERO_ITEM CSL_CITATION {"citationID":"B2A14SJg","properties":{"formattedCitation":"(Casanova {\\i{}et al.}, 2005)","plainCitation":"(Casanova et al., 2005)","dontUpdate":true,"noteIndex":0},"citationItems":[{"id":329,"uris":["http://zotero.org/users/15531986/items/ZFFXWSB7"],"itemData":{"id":329,"type":"book","ISBN":"8590520515","publisher":"MundoGEO","publisher-place":"Curitiba","title":"Bancos de Dados Geográficos","URL":"https://www-di.inf.puc-rio.br/~casanova//Publications/Books/2005-BDG.pdf","author":[{"family":"Casanova","given":"Marco Antonio"},{"family":"Câmara","given":"Gilberto"},{"family":"Davis","given":"Clodoveu"},{"family":"Vinhas","given":"Lúbia"},{"family":"Queiroz","given":"Ricardo Cartaxo"}],"issued":{"date-parts":[["2005"]]}}}],"schema":"https://github.com/citation-style-language/schema/raw/master/csl-citation.json"} </w:instrText>
      </w:r>
      <w:r w:rsidR="00B22216" w:rsidRPr="009B6CCF">
        <w:fldChar w:fldCharType="separate"/>
      </w:r>
      <w:r w:rsidR="00B22216" w:rsidRPr="009B6CCF">
        <w:rPr>
          <w:rFonts w:cs="Arial"/>
        </w:rPr>
        <w:t>(</w:t>
      </w:r>
      <w:r w:rsidR="00103679" w:rsidRPr="009B6CCF">
        <w:rPr>
          <w:rFonts w:cs="Arial"/>
        </w:rPr>
        <w:t>CASANOVA</w:t>
      </w:r>
      <w:r w:rsidR="00B22216" w:rsidRPr="009B6CCF">
        <w:rPr>
          <w:rFonts w:cs="Arial"/>
        </w:rPr>
        <w:t xml:space="preserve"> </w:t>
      </w:r>
      <w:r w:rsidR="00B22216" w:rsidRPr="009B6CCF">
        <w:rPr>
          <w:rFonts w:cs="Arial"/>
          <w:i/>
          <w:iCs/>
        </w:rPr>
        <w:t>et al.</w:t>
      </w:r>
      <w:r w:rsidR="00B22216" w:rsidRPr="009B6CCF">
        <w:rPr>
          <w:rFonts w:cs="Arial"/>
        </w:rPr>
        <w:t>, 2005)</w:t>
      </w:r>
      <w:r w:rsidR="00B22216" w:rsidRPr="009B6CCF">
        <w:fldChar w:fldCharType="end"/>
      </w:r>
      <w:r w:rsidRPr="009B6CCF">
        <w:t>.</w:t>
      </w:r>
    </w:p>
    <w:p w14:paraId="2E693D1A" w14:textId="6FB175F3" w:rsidR="00B22155" w:rsidRPr="009B6CCF" w:rsidRDefault="003B3F05" w:rsidP="00B22155">
      <w:r w:rsidRPr="009B6CCF">
        <w:t>Com as geometrias dos logradouros devidamente consolidadas no banco de dados, realiza-se a filtragem espacial das vias (</w:t>
      </w:r>
      <w:r w:rsidRPr="009B6CCF">
        <w:rPr>
          <w:i/>
          <w:iCs/>
        </w:rPr>
        <w:t>Line</w:t>
      </w:r>
      <w:r w:rsidR="007D5F7B" w:rsidRPr="009B6CCF">
        <w:rPr>
          <w:i/>
          <w:iCs/>
        </w:rPr>
        <w:t>s</w:t>
      </w:r>
      <w:r w:rsidRPr="009B6CCF">
        <w:rPr>
          <w:i/>
          <w:iCs/>
        </w:rPr>
        <w:t>trings</w:t>
      </w:r>
      <w:r w:rsidRPr="009B6CCF">
        <w:t>) para mitigar erros de processamento em larga escala. Essa abordagem evita ambiguidades em vias extensas que se interceptam em múltiplos pontos da malha urbana, restringindo a análise ao escopo geográfico imediato da quadra.</w:t>
      </w:r>
    </w:p>
    <w:p w14:paraId="2ECD9A80" w14:textId="18D45A1E" w:rsidR="00B22155" w:rsidRPr="009B6CCF" w:rsidRDefault="003804EF" w:rsidP="00BC0600">
      <w:pPr>
        <w:rPr>
          <w:highlight w:val="yellow"/>
        </w:rPr>
      </w:pPr>
      <w:r w:rsidRPr="009B6CCF">
        <w:t xml:space="preserve">Em seguida </w:t>
      </w:r>
      <w:r w:rsidR="009920F3" w:rsidRPr="009B6CCF">
        <w:t>o</w:t>
      </w:r>
      <w:r w:rsidR="00B22155" w:rsidRPr="009B6CCF">
        <w:t xml:space="preserve"> algoritmo compara todos os pontos </w:t>
      </w:r>
      <w:r w:rsidR="009920F3" w:rsidRPr="009B6CCF">
        <w:t>dos logradouros adjacentes</w:t>
      </w:r>
      <w:r w:rsidR="0062551C" w:rsidRPr="009B6CCF">
        <w:t xml:space="preserve"> </w:t>
      </w:r>
      <w:r w:rsidR="001D4C5D" w:rsidRPr="009B6CCF">
        <w:t>à</w:t>
      </w:r>
      <w:r w:rsidR="0062551C" w:rsidRPr="009B6CCF">
        <w:t xml:space="preserve"> procura de </w:t>
      </w:r>
      <w:r w:rsidR="00BC0600" w:rsidRPr="009B6CCF">
        <w:t xml:space="preserve">pontos coincidentes </w:t>
      </w:r>
      <w:r w:rsidR="00D16D78" w:rsidRPr="009B6CCF">
        <w:t xml:space="preserve">– </w:t>
      </w:r>
      <w:r w:rsidR="00BC0600" w:rsidRPr="009B6CCF">
        <w:t xml:space="preserve">ou com a </w:t>
      </w:r>
      <w:r w:rsidR="00B22155" w:rsidRPr="009B6CCF">
        <w:t>menor distância euclidiana entre si. Esse</w:t>
      </w:r>
      <w:r w:rsidR="009E3E5E" w:rsidRPr="009B6CCF">
        <w:t>s</w:t>
      </w:r>
      <w:r w:rsidR="00B22155" w:rsidRPr="009B6CCF">
        <w:t xml:space="preserve"> ponto</w:t>
      </w:r>
      <w:r w:rsidR="009E3E5E" w:rsidRPr="009B6CCF">
        <w:t>s</w:t>
      </w:r>
      <w:r w:rsidR="00B22155" w:rsidRPr="009B6CCF">
        <w:t xml:space="preserve"> de "quase interseção" </w:t>
      </w:r>
      <w:r w:rsidR="009E3E5E" w:rsidRPr="009B6CCF">
        <w:t>são</w:t>
      </w:r>
      <w:r w:rsidR="00B22155" w:rsidRPr="009B6CCF">
        <w:t xml:space="preserve"> candidato</w:t>
      </w:r>
      <w:r w:rsidR="009E3E5E" w:rsidRPr="009B6CCF">
        <w:t xml:space="preserve">s </w:t>
      </w:r>
      <w:r w:rsidR="00B22155" w:rsidRPr="009B6CCF">
        <w:t>a vértice da esquina.</w:t>
      </w:r>
    </w:p>
    <w:p w14:paraId="407F4BE4" w14:textId="4F629E1A" w:rsidR="00B22155" w:rsidRPr="009B6CCF" w:rsidRDefault="00B22155" w:rsidP="00DD4BB3">
      <w:pPr>
        <w:rPr>
          <w:highlight w:val="yellow"/>
        </w:rPr>
      </w:pPr>
      <w:r w:rsidRPr="009B6CCF">
        <w:t>Em situações complexas, como avenidas de pista dupla ou cruzamentos em "X", podem surgir múltiplos pontos de proximidade máxima.</w:t>
      </w:r>
      <w:r w:rsidR="00824E6B" w:rsidRPr="009B6CCF">
        <w:t xml:space="preserve"> </w:t>
      </w:r>
      <w:r w:rsidR="005D7409" w:rsidRPr="009B6CCF">
        <w:t xml:space="preserve">Nesse caso, </w:t>
      </w:r>
      <w:r w:rsidR="00F71969" w:rsidRPr="009B6CCF">
        <w:t xml:space="preserve">para </w:t>
      </w:r>
      <w:r w:rsidRPr="009B6CCF">
        <w:t>cada candidato a vértice, o algoritmo calcula a distância média em relação aos centroides das duas faces envolvidas.</w:t>
      </w:r>
      <w:r w:rsidR="00DD4BB3" w:rsidRPr="009B6CCF">
        <w:t xml:space="preserve"> </w:t>
      </w:r>
      <w:r w:rsidRPr="009B6CCF">
        <w:t>O ponto que possuir a menor distância combinada em relação aos centroides das faces é selecionado.</w:t>
      </w:r>
    </w:p>
    <w:p w14:paraId="2BB438D5" w14:textId="4A1E0470" w:rsidR="00472421" w:rsidRPr="009B6CCF" w:rsidRDefault="004D5DB7" w:rsidP="00472421">
      <w:r w:rsidRPr="009B6CCF">
        <w:t xml:space="preserve">Uma busca exaustiva no </w:t>
      </w:r>
      <w:r w:rsidRPr="009B6CCF">
        <w:rPr>
          <w:i/>
        </w:rPr>
        <w:t>array</w:t>
      </w:r>
      <w:r w:rsidRPr="009B6CCF">
        <w:t xml:space="preserve"> de vértices do logradouro é uma forma simples de obter os pares de coordenadas necessários, como mostrado no código </w:t>
      </w:r>
      <w:r w:rsidRPr="009B6CCF">
        <w:rPr>
          <w:i/>
        </w:rPr>
        <w:t>JavaScript</w:t>
      </w:r>
      <w:r w:rsidRPr="009B6CCF">
        <w:t xml:space="preserve"> do</w:t>
      </w:r>
      <w:r w:rsidR="00472421" w:rsidRPr="009B6CCF">
        <w:t xml:space="preserve"> </w:t>
      </w:r>
      <w:r w:rsidR="00472421" w:rsidRPr="009B6CCF">
        <w:fldChar w:fldCharType="begin"/>
      </w:r>
      <w:r w:rsidR="00472421" w:rsidRPr="009B6CCF">
        <w:instrText xml:space="preserve"> REF _Ref222380255 \h </w:instrText>
      </w:r>
      <w:r w:rsidR="00472421" w:rsidRPr="009B6CCF">
        <w:fldChar w:fldCharType="separate"/>
      </w:r>
      <w:r w:rsidR="003750EA" w:rsidRPr="009B6CCF">
        <w:t xml:space="preserve">Quadro </w:t>
      </w:r>
      <w:r w:rsidR="003750EA">
        <w:rPr>
          <w:noProof/>
        </w:rPr>
        <w:t>42</w:t>
      </w:r>
      <w:r w:rsidR="00472421" w:rsidRPr="009B6CCF">
        <w:fldChar w:fldCharType="end"/>
      </w:r>
      <w:r w:rsidR="00902AB5" w:rsidRPr="009B6CCF">
        <w:t>.</w:t>
      </w:r>
    </w:p>
    <w:p w14:paraId="55383278" w14:textId="68CA3B6C" w:rsidR="004D5DB7" w:rsidRPr="009B6CCF" w:rsidRDefault="004D5DB7" w:rsidP="00902AB5">
      <w:r w:rsidRPr="009B6CCF">
        <w:t xml:space="preserve">. </w:t>
      </w:r>
      <w:bookmarkStart w:id="331" w:name="_Ref220227549"/>
    </w:p>
    <w:p w14:paraId="23F1A56C" w14:textId="3002F448" w:rsidR="004D5DB7" w:rsidRPr="009B6CCF" w:rsidRDefault="004D5DB7" w:rsidP="00A6278E">
      <w:pPr>
        <w:pStyle w:val="Legenda"/>
      </w:pPr>
      <w:bookmarkStart w:id="332" w:name="_Ref222380255"/>
      <w:r w:rsidRPr="009B6CCF">
        <w:t xml:space="preserve">Quadro </w:t>
      </w:r>
      <w:fldSimple w:instr=" SEQ Quadro \* ARABIC ">
        <w:r w:rsidR="003750EA">
          <w:rPr>
            <w:noProof/>
          </w:rPr>
          <w:t>42</w:t>
        </w:r>
      </w:fldSimple>
      <w:bookmarkEnd w:id="331"/>
      <w:bookmarkEnd w:id="332"/>
      <w:r w:rsidRPr="009B6CCF">
        <w:t xml:space="preserve"> – Função selecionaVerticesOpostos () em </w:t>
      </w:r>
      <w:r w:rsidRPr="009B6CCF">
        <w:rPr>
          <w:i/>
        </w:rPr>
        <w:t>Javascript</w:t>
      </w:r>
    </w:p>
    <w:tbl>
      <w:tblPr>
        <w:tblStyle w:val="Tabelacomgrade"/>
        <w:tblW w:w="0" w:type="auto"/>
        <w:tblLook w:val="04A0" w:firstRow="1" w:lastRow="0" w:firstColumn="1" w:lastColumn="0" w:noHBand="0" w:noVBand="1"/>
      </w:tblPr>
      <w:tblGrid>
        <w:gridCol w:w="9061"/>
      </w:tblGrid>
      <w:tr w:rsidR="004D5DB7" w:rsidRPr="009B6CCF" w14:paraId="23F5BF5C" w14:textId="77777777" w:rsidTr="00926561">
        <w:tc>
          <w:tcPr>
            <w:tcW w:w="9061" w:type="dxa"/>
          </w:tcPr>
          <w:p w14:paraId="0863F20F" w14:textId="77777777" w:rsidR="004D5DB7" w:rsidRPr="00BC73BE" w:rsidRDefault="004D5DB7" w:rsidP="00926561">
            <w:pPr>
              <w:pStyle w:val="Codigo"/>
              <w:ind w:left="29"/>
              <w:jc w:val="left"/>
              <w:rPr>
                <w:lang w:val="en-US"/>
              </w:rPr>
            </w:pPr>
            <w:r w:rsidRPr="00BC73BE">
              <w:rPr>
                <w:lang w:val="en-US"/>
              </w:rPr>
              <w:t>function selecionaVerticesOpostos(vertices, centroide) {</w:t>
            </w:r>
          </w:p>
          <w:p w14:paraId="7D49EA69" w14:textId="77777777" w:rsidR="004D5DB7" w:rsidRPr="00BC73BE" w:rsidRDefault="004D5DB7" w:rsidP="00926561">
            <w:pPr>
              <w:pStyle w:val="Codigo"/>
              <w:ind w:left="29"/>
              <w:jc w:val="left"/>
              <w:rPr>
                <w:lang w:val="en-US"/>
              </w:rPr>
            </w:pPr>
            <w:r w:rsidRPr="00BC73BE">
              <w:rPr>
                <w:lang w:val="en-US"/>
              </w:rPr>
              <w:t>if (vertices.length &lt; 2) return null;</w:t>
            </w:r>
          </w:p>
          <w:p w14:paraId="17B2AA7E" w14:textId="77777777" w:rsidR="004D5DB7" w:rsidRPr="00BC73BE" w:rsidRDefault="004D5DB7" w:rsidP="00926561">
            <w:pPr>
              <w:pStyle w:val="Codigo"/>
              <w:ind w:left="29"/>
              <w:jc w:val="left"/>
              <w:rPr>
                <w:lang w:val="en-US"/>
              </w:rPr>
            </w:pPr>
          </w:p>
          <w:p w14:paraId="3C43706D" w14:textId="77777777" w:rsidR="004D5DB7" w:rsidRPr="00BC73BE" w:rsidRDefault="004D5DB7" w:rsidP="00926561">
            <w:pPr>
              <w:pStyle w:val="Codigo"/>
              <w:ind w:left="29"/>
              <w:jc w:val="left"/>
              <w:rPr>
                <w:lang w:val="en-US"/>
              </w:rPr>
            </w:pPr>
            <w:r w:rsidRPr="00BC73BE">
              <w:rPr>
                <w:lang w:val="en-US"/>
              </w:rPr>
              <w:t xml:space="preserve">    let pAnterior = null;</w:t>
            </w:r>
          </w:p>
          <w:p w14:paraId="023CD879" w14:textId="77777777" w:rsidR="004D5DB7" w:rsidRPr="00BC73BE" w:rsidRDefault="004D5DB7" w:rsidP="00926561">
            <w:pPr>
              <w:pStyle w:val="Codigo"/>
              <w:ind w:left="29"/>
              <w:jc w:val="left"/>
              <w:rPr>
                <w:lang w:val="en-US"/>
              </w:rPr>
            </w:pPr>
            <w:r w:rsidRPr="00BC73BE">
              <w:rPr>
                <w:lang w:val="en-US"/>
              </w:rPr>
              <w:t xml:space="preserve">    let pPosterior = null;</w:t>
            </w:r>
          </w:p>
          <w:p w14:paraId="73494962" w14:textId="77777777" w:rsidR="004D5DB7" w:rsidRPr="009B6CCF" w:rsidRDefault="004D5DB7" w:rsidP="00926561">
            <w:pPr>
              <w:pStyle w:val="Codigo"/>
              <w:ind w:left="29"/>
              <w:jc w:val="left"/>
            </w:pPr>
            <w:r w:rsidRPr="00BC73BE">
              <w:rPr>
                <w:lang w:val="en-US"/>
              </w:rPr>
              <w:t xml:space="preserve">    </w:t>
            </w:r>
            <w:r w:rsidRPr="009B6CCF">
              <w:t>let menorSomaDistancias = Infinity;</w:t>
            </w:r>
          </w:p>
          <w:p w14:paraId="5D9133FB" w14:textId="77777777" w:rsidR="004D5DB7" w:rsidRPr="009B6CCF" w:rsidRDefault="004D5DB7" w:rsidP="00926561">
            <w:pPr>
              <w:pStyle w:val="Codigo"/>
              <w:ind w:left="29"/>
              <w:jc w:val="left"/>
            </w:pPr>
          </w:p>
          <w:p w14:paraId="26840D03" w14:textId="77777777" w:rsidR="004D5DB7" w:rsidRPr="009B6CCF" w:rsidRDefault="004D5DB7" w:rsidP="00926561">
            <w:pPr>
              <w:pStyle w:val="Codigo"/>
              <w:ind w:left="29"/>
              <w:jc w:val="left"/>
            </w:pPr>
            <w:r w:rsidRPr="009B6CCF">
              <w:t xml:space="preserve">    // Percorremos a via analisando cada segmento (par de vértices consecutivos)</w:t>
            </w:r>
          </w:p>
          <w:p w14:paraId="32F3E3FD" w14:textId="77777777" w:rsidR="004D5DB7" w:rsidRPr="00BC73BE" w:rsidRDefault="004D5DB7" w:rsidP="00926561">
            <w:pPr>
              <w:pStyle w:val="Codigo"/>
              <w:ind w:left="29"/>
              <w:jc w:val="left"/>
              <w:rPr>
                <w:lang w:val="en-US"/>
              </w:rPr>
            </w:pPr>
            <w:r w:rsidRPr="009B6CCF">
              <w:t xml:space="preserve">    </w:t>
            </w:r>
            <w:r w:rsidRPr="00BC73BE">
              <w:rPr>
                <w:lang w:val="en-US"/>
              </w:rPr>
              <w:t>for (let i = 0; i &lt; vertices.length - 1; i++) {</w:t>
            </w:r>
          </w:p>
          <w:p w14:paraId="517E27B7" w14:textId="77777777" w:rsidR="004D5DB7" w:rsidRPr="007C569B" w:rsidRDefault="004D5DB7" w:rsidP="00926561">
            <w:pPr>
              <w:pStyle w:val="Codigo"/>
              <w:ind w:left="29"/>
              <w:jc w:val="left"/>
              <w:rPr>
                <w:lang w:val="en-US"/>
              </w:rPr>
            </w:pPr>
            <w:r w:rsidRPr="00BC73BE">
              <w:rPr>
                <w:lang w:val="en-US"/>
              </w:rPr>
              <w:t xml:space="preserve">        </w:t>
            </w:r>
            <w:r w:rsidRPr="007C569B">
              <w:rPr>
                <w:lang w:val="en-US"/>
              </w:rPr>
              <w:t>const v1 = vertices[i];</w:t>
            </w:r>
          </w:p>
          <w:p w14:paraId="6FC68A45" w14:textId="77777777" w:rsidR="004D5DB7" w:rsidRPr="007C569B" w:rsidRDefault="004D5DB7" w:rsidP="00926561">
            <w:pPr>
              <w:pStyle w:val="Codigo"/>
              <w:ind w:left="29"/>
              <w:jc w:val="left"/>
              <w:rPr>
                <w:lang w:val="en-US"/>
              </w:rPr>
            </w:pPr>
            <w:r w:rsidRPr="007C569B">
              <w:rPr>
                <w:lang w:val="en-US"/>
              </w:rPr>
              <w:t xml:space="preserve">        const v2 = vertices[i + 1];</w:t>
            </w:r>
          </w:p>
          <w:p w14:paraId="2EB35D66" w14:textId="77777777" w:rsidR="004D5DB7" w:rsidRPr="007C569B" w:rsidRDefault="004D5DB7" w:rsidP="00926561">
            <w:pPr>
              <w:pStyle w:val="Codigo"/>
              <w:ind w:left="29"/>
              <w:jc w:val="left"/>
              <w:rPr>
                <w:lang w:val="en-US"/>
              </w:rPr>
            </w:pPr>
          </w:p>
          <w:p w14:paraId="3212CDEC" w14:textId="77777777" w:rsidR="004D5DB7" w:rsidRPr="009B6CCF" w:rsidRDefault="004D5DB7" w:rsidP="00926561">
            <w:pPr>
              <w:pStyle w:val="Codigo"/>
              <w:ind w:left="29"/>
              <w:jc w:val="left"/>
            </w:pPr>
            <w:r w:rsidRPr="007C569B">
              <w:rPr>
                <w:lang w:val="en-US"/>
              </w:rPr>
              <w:t xml:space="preserve">        </w:t>
            </w:r>
            <w:r w:rsidRPr="009B6CCF">
              <w:t>// Calculamos a distância do centroide até os dois vértices do segmento</w:t>
            </w:r>
          </w:p>
          <w:p w14:paraId="1672B599" w14:textId="77777777" w:rsidR="004D5DB7" w:rsidRPr="00BC73BE" w:rsidRDefault="004D5DB7" w:rsidP="00926561">
            <w:pPr>
              <w:pStyle w:val="Codigo"/>
              <w:ind w:left="29"/>
              <w:jc w:val="left"/>
              <w:rPr>
                <w:lang w:val="en-US"/>
              </w:rPr>
            </w:pPr>
            <w:r w:rsidRPr="009B6CCF">
              <w:t xml:space="preserve">        </w:t>
            </w:r>
            <w:r w:rsidRPr="00BC73BE">
              <w:rPr>
                <w:lang w:val="en-US"/>
              </w:rPr>
              <w:t>const d1 = Math.sqrt(Math.pow(centroide[0] - v1.lat, 2) + Math.pow(centroide[1] - v1.lon, 2));</w:t>
            </w:r>
          </w:p>
          <w:p w14:paraId="49AD6069" w14:textId="77777777" w:rsidR="004D5DB7" w:rsidRPr="00BC73BE" w:rsidRDefault="004D5DB7" w:rsidP="00926561">
            <w:pPr>
              <w:pStyle w:val="Codigo"/>
              <w:ind w:left="29"/>
              <w:jc w:val="left"/>
              <w:rPr>
                <w:lang w:val="en-US"/>
              </w:rPr>
            </w:pPr>
            <w:r w:rsidRPr="00BC73BE">
              <w:rPr>
                <w:lang w:val="en-US"/>
              </w:rPr>
              <w:t xml:space="preserve">        const d2 = Math.sqrt(Math.pow(centroide[0] - v2.lat, 2) + Math.pow(centroide[1] - v2.lon, 2));</w:t>
            </w:r>
          </w:p>
          <w:p w14:paraId="1B586DF8" w14:textId="77777777" w:rsidR="004D5DB7" w:rsidRPr="00BC73BE" w:rsidRDefault="004D5DB7" w:rsidP="00926561">
            <w:pPr>
              <w:pStyle w:val="Codigo"/>
              <w:ind w:left="29"/>
              <w:jc w:val="left"/>
              <w:rPr>
                <w:lang w:val="en-US"/>
              </w:rPr>
            </w:pPr>
          </w:p>
          <w:p w14:paraId="2A7F840F" w14:textId="77777777" w:rsidR="004D5DB7" w:rsidRPr="009B6CCF" w:rsidRDefault="004D5DB7" w:rsidP="00926561">
            <w:pPr>
              <w:pStyle w:val="Codigo"/>
              <w:ind w:left="29"/>
              <w:jc w:val="left"/>
            </w:pPr>
            <w:r w:rsidRPr="00BC73BE">
              <w:rPr>
                <w:lang w:val="en-US"/>
              </w:rPr>
              <w:t xml:space="preserve">        </w:t>
            </w:r>
            <w:r w:rsidRPr="009B6CCF">
              <w:t>// O segmento ideal é aquele cuja soma das distâncias ao centroide é a menor</w:t>
            </w:r>
          </w:p>
          <w:p w14:paraId="78F9F96E" w14:textId="77777777" w:rsidR="004D5DB7" w:rsidRPr="009B6CCF" w:rsidRDefault="004D5DB7" w:rsidP="00926561">
            <w:pPr>
              <w:pStyle w:val="Codigo"/>
              <w:ind w:left="29"/>
              <w:jc w:val="left"/>
            </w:pPr>
            <w:r w:rsidRPr="009B6CCF">
              <w:t xml:space="preserve">        // Isso garante que estamos pegando o par que "enquadra" o centroide</w:t>
            </w:r>
          </w:p>
          <w:p w14:paraId="28E2E3D4" w14:textId="77777777" w:rsidR="004D5DB7" w:rsidRPr="009B6CCF" w:rsidRDefault="004D5DB7" w:rsidP="00926561">
            <w:pPr>
              <w:pStyle w:val="Codigo"/>
              <w:ind w:left="29"/>
              <w:jc w:val="left"/>
            </w:pPr>
            <w:r w:rsidRPr="009B6CCF">
              <w:t xml:space="preserve">        if (d1 + d2 &lt; menorSomaDistancias) {</w:t>
            </w:r>
          </w:p>
          <w:p w14:paraId="234B0107" w14:textId="77777777" w:rsidR="004D5DB7" w:rsidRPr="009B6CCF" w:rsidRDefault="004D5DB7" w:rsidP="00926561">
            <w:pPr>
              <w:pStyle w:val="Codigo"/>
              <w:ind w:left="29"/>
              <w:jc w:val="left"/>
            </w:pPr>
            <w:r w:rsidRPr="009B6CCF">
              <w:lastRenderedPageBreak/>
              <w:t xml:space="preserve">            menorSomaDistancias = d1 + d2;</w:t>
            </w:r>
          </w:p>
          <w:p w14:paraId="0F732830" w14:textId="77777777" w:rsidR="004D5DB7" w:rsidRPr="009B6CCF" w:rsidRDefault="004D5DB7" w:rsidP="00926561">
            <w:pPr>
              <w:pStyle w:val="Codigo"/>
              <w:ind w:left="29"/>
              <w:jc w:val="left"/>
            </w:pPr>
            <w:r w:rsidRPr="009B6CCF">
              <w:t xml:space="preserve">            pAnterior = v1;</w:t>
            </w:r>
          </w:p>
          <w:p w14:paraId="4FD96738" w14:textId="77777777" w:rsidR="004D5DB7" w:rsidRPr="009B6CCF" w:rsidRDefault="004D5DB7" w:rsidP="00926561">
            <w:pPr>
              <w:pStyle w:val="Codigo"/>
              <w:ind w:left="29"/>
              <w:jc w:val="left"/>
            </w:pPr>
            <w:r w:rsidRPr="009B6CCF">
              <w:t xml:space="preserve">            pPosterior = v2;</w:t>
            </w:r>
          </w:p>
          <w:p w14:paraId="6259A882" w14:textId="77777777" w:rsidR="004D5DB7" w:rsidRPr="009B6CCF" w:rsidRDefault="004D5DB7" w:rsidP="00926561">
            <w:pPr>
              <w:pStyle w:val="Codigo"/>
              <w:ind w:left="29"/>
              <w:jc w:val="left"/>
            </w:pPr>
            <w:r w:rsidRPr="009B6CCF">
              <w:t xml:space="preserve">        }</w:t>
            </w:r>
          </w:p>
          <w:p w14:paraId="24A262E9" w14:textId="77777777" w:rsidR="004D5DB7" w:rsidRPr="009B6CCF" w:rsidRDefault="004D5DB7" w:rsidP="00926561">
            <w:pPr>
              <w:pStyle w:val="Codigo"/>
              <w:ind w:left="29"/>
              <w:jc w:val="left"/>
            </w:pPr>
            <w:r w:rsidRPr="009B6CCF">
              <w:t xml:space="preserve">    }</w:t>
            </w:r>
          </w:p>
          <w:p w14:paraId="04B95CC4" w14:textId="77777777" w:rsidR="004D5DB7" w:rsidRPr="009B6CCF" w:rsidRDefault="004D5DB7" w:rsidP="00926561">
            <w:pPr>
              <w:pStyle w:val="Codigo"/>
              <w:ind w:left="29"/>
              <w:jc w:val="left"/>
            </w:pPr>
          </w:p>
          <w:p w14:paraId="56286FB1" w14:textId="77777777" w:rsidR="004D5DB7" w:rsidRPr="009B6CCF" w:rsidRDefault="004D5DB7" w:rsidP="00926561">
            <w:pPr>
              <w:pStyle w:val="Codigo"/>
              <w:ind w:left="29"/>
              <w:jc w:val="left"/>
            </w:pPr>
            <w:r w:rsidRPr="009B6CCF">
              <w:t xml:space="preserve">    return { p1: pAnterior, p2: pPosterior };</w:t>
            </w:r>
          </w:p>
          <w:p w14:paraId="6851C4BF" w14:textId="77777777" w:rsidR="004D5DB7" w:rsidRPr="009B6CCF" w:rsidRDefault="004D5DB7" w:rsidP="00926561">
            <w:pPr>
              <w:pStyle w:val="Codigo"/>
              <w:ind w:left="29"/>
              <w:jc w:val="left"/>
            </w:pPr>
            <w:r w:rsidRPr="009B6CCF">
              <w:t>}</w:t>
            </w:r>
          </w:p>
        </w:tc>
      </w:tr>
    </w:tbl>
    <w:p w14:paraId="25BAFC72" w14:textId="77777777" w:rsidR="004D5DB7" w:rsidRPr="009B6CCF" w:rsidRDefault="004D5DB7" w:rsidP="00A6278E">
      <w:pPr>
        <w:pStyle w:val="Legenda"/>
      </w:pPr>
      <w:r w:rsidRPr="009B6CCF">
        <w:lastRenderedPageBreak/>
        <w:t>Elaboração: Os autores (2026)</w:t>
      </w:r>
    </w:p>
    <w:p w14:paraId="11737AF5" w14:textId="77777777" w:rsidR="004D5DB7" w:rsidRPr="009B6CCF" w:rsidRDefault="004D5DB7" w:rsidP="004D5DB7"/>
    <w:p w14:paraId="1640BECE" w14:textId="08C6D9D3" w:rsidR="004D5DB7" w:rsidRPr="009B6CCF" w:rsidRDefault="004D5DB7" w:rsidP="004D5DB7">
      <w:r w:rsidRPr="009B6CCF">
        <w:t xml:space="preserve">Essa função percorre todos os elementos do </w:t>
      </w:r>
      <w:r w:rsidRPr="009B6CCF">
        <w:rPr>
          <w:i/>
          <w:iCs/>
        </w:rPr>
        <w:t>array</w:t>
      </w:r>
      <w:r w:rsidRPr="009B6CCF">
        <w:t xml:space="preserve"> </w:t>
      </w:r>
      <w:r w:rsidRPr="009B6CCF">
        <w:rPr>
          <w:i/>
          <w:iCs/>
        </w:rPr>
        <w:t>vertices</w:t>
      </w:r>
      <w:r w:rsidRPr="009B6CCF">
        <w:t xml:space="preserve"> (</w:t>
      </w:r>
      <w:r w:rsidRPr="009B6CCF">
        <w:rPr>
          <w:i/>
          <w:iCs/>
        </w:rPr>
        <w:t>array</w:t>
      </w:r>
      <w:r w:rsidRPr="009B6CCF">
        <w:t xml:space="preserve"> de objetos {lat, lon}) buscando o par de coordenadas que apresenta a menor distância em relação ao centroide (</w:t>
      </w:r>
      <w:r w:rsidRPr="009B6CCF">
        <w:rPr>
          <w:i/>
          <w:iCs/>
        </w:rPr>
        <w:t>array</w:t>
      </w:r>
      <w:r w:rsidRPr="009B6CCF">
        <w:t xml:space="preserve"> [lat, lng]</w:t>
      </w:r>
      <w:r w:rsidR="00AE2933" w:rsidRPr="009B6CCF">
        <w:t>)</w:t>
      </w:r>
      <w:r w:rsidRPr="009B6CCF">
        <w:t xml:space="preserve"> do centroide da face.</w:t>
      </w:r>
    </w:p>
    <w:p w14:paraId="62473C25" w14:textId="77777777" w:rsidR="00937E9F" w:rsidRPr="009B6CCF" w:rsidRDefault="00937E9F" w:rsidP="00937E9F">
      <w:pPr>
        <w:pStyle w:val="Ttulo4"/>
      </w:pPr>
      <w:r w:rsidRPr="009B6CCF">
        <w:t>Orientação da quadra pelo azimute da via</w:t>
      </w:r>
    </w:p>
    <w:p w14:paraId="6B0EE219" w14:textId="77777777" w:rsidR="004D5DB7" w:rsidRPr="009B6CCF" w:rsidRDefault="004D5DB7" w:rsidP="004D5DB7">
      <w:r w:rsidRPr="009B6CCF">
        <w:t>A representação visual dos objetos rotacionados é fundamental para evidenciar possíveis discrepâncias de orientação espacial. Além disso, essa visualização permite que eventuais ajustes manuais sejam realizados</w:t>
      </w:r>
      <w:r w:rsidRPr="009B6CCF">
        <w:rPr>
          <w:rStyle w:val="Refdenotaderodap"/>
        </w:rPr>
        <w:footnoteReference w:id="18"/>
      </w:r>
      <w:r w:rsidRPr="009B6CCF">
        <w:t>, garantindo que as fachadas dos lotes sejam projetadas em conformidade com o alinhamento real do logradouro. Essa validação gráfica atua como uma camada de integridade, assegurando que o modelo digital reflita a morfologia urbana de forma consistente.</w:t>
      </w:r>
    </w:p>
    <w:p w14:paraId="6635E192" w14:textId="7D5B952A" w:rsidR="00AB245D" w:rsidRPr="009B6CCF" w:rsidRDefault="00AB245D" w:rsidP="00AB245D">
      <w:pPr>
        <w:rPr>
          <w:rFonts w:eastAsiaTheme="minorEastAsia"/>
        </w:rPr>
      </w:pPr>
      <w:r w:rsidRPr="009B6CCF">
        <w:t xml:space="preserve">O ajuste da orientação da </w:t>
      </w:r>
      <w:r w:rsidR="0034316E" w:rsidRPr="009B6CCF">
        <w:t>quadra</w:t>
      </w:r>
      <w:r w:rsidRPr="009B6CCF">
        <w:t xml:space="preserve"> é feito a partir do azimute de uma das faces.</w:t>
      </w:r>
      <w:r w:rsidR="0034316E" w:rsidRPr="009B6CCF">
        <w:t xml:space="preserve"> </w:t>
      </w:r>
      <w:r w:rsidRPr="009B6CCF">
        <w:t xml:space="preserve">Utiliza-se a função matemática do arco-tangente2 </w:t>
      </w:r>
      <w:r w:rsidRPr="009B6CCF">
        <w:rPr>
          <w:i/>
          <w:iCs/>
        </w:rPr>
        <w:t>(</w:t>
      </w:r>
      <w:r w:rsidRPr="009B6CCF">
        <w:rPr>
          <w:rFonts w:ascii="Cambria Math" w:eastAsiaTheme="minorEastAsia" w:hAnsi="Cambria Math"/>
          <w:i/>
          <w:iCs/>
        </w:rPr>
        <w:t xml:space="preserve">atan2 </w:t>
      </w:r>
      <w:r w:rsidRPr="009B6CCF">
        <w:rPr>
          <w:rFonts w:eastAsiaTheme="minorEastAsia"/>
          <w:i/>
          <w:iCs/>
        </w:rPr>
        <w:t>)</w:t>
      </w:r>
      <w:r w:rsidRPr="009B6CCF">
        <w:t xml:space="preserve"> para determinar o ângulo de direção (azimute) entre dois pontos consecutivos da via extraídos do OSM. O </w:t>
      </w:r>
      <w:r w:rsidRPr="009B6CCF">
        <w:fldChar w:fldCharType="begin"/>
      </w:r>
      <w:r w:rsidRPr="009B6CCF">
        <w:instrText xml:space="preserve"> REF _Ref220343052 \h </w:instrText>
      </w:r>
      <w:r w:rsidRPr="009B6CCF">
        <w:fldChar w:fldCharType="separate"/>
      </w:r>
      <w:r w:rsidR="003750EA" w:rsidRPr="009B6CCF">
        <w:t xml:space="preserve">Quadro </w:t>
      </w:r>
      <w:r w:rsidR="003750EA">
        <w:rPr>
          <w:noProof/>
        </w:rPr>
        <w:t>43</w:t>
      </w:r>
      <w:r w:rsidRPr="009B6CCF">
        <w:fldChar w:fldCharType="end"/>
      </w:r>
      <w:r w:rsidRPr="009B6CCF">
        <w:t xml:space="preserve"> apresenta a fórmula de cálculo</w:t>
      </w:r>
      <w:r w:rsidR="00A65E17" w:rsidRPr="009B6CCF">
        <w:t>.</w:t>
      </w:r>
    </w:p>
    <w:p w14:paraId="5CBDB4F7" w14:textId="4092092F" w:rsidR="00AB245D" w:rsidRPr="009B6CCF" w:rsidRDefault="00AB245D" w:rsidP="00AB245D"/>
    <w:p w14:paraId="74D45114" w14:textId="15B4BA11" w:rsidR="00AB245D" w:rsidRPr="009B6CCF" w:rsidRDefault="00AB245D" w:rsidP="00A6278E">
      <w:pPr>
        <w:pStyle w:val="Legenda"/>
      </w:pPr>
      <w:bookmarkStart w:id="333" w:name="_Ref220343052"/>
      <w:r w:rsidRPr="009B6CCF">
        <w:lastRenderedPageBreak/>
        <w:t xml:space="preserve">Quadro </w:t>
      </w:r>
      <w:fldSimple w:instr=" SEQ Quadro \* ARABIC ">
        <w:r w:rsidR="003750EA">
          <w:rPr>
            <w:noProof/>
          </w:rPr>
          <w:t>43</w:t>
        </w:r>
      </w:fldSimple>
      <w:bookmarkEnd w:id="333"/>
      <w:r w:rsidRPr="009B6CCF">
        <w:t xml:space="preserve"> – Fórmula de azimute para pequenas distâncias</w:t>
      </w:r>
    </w:p>
    <w:tbl>
      <w:tblPr>
        <w:tblStyle w:val="Tabelacomgrade"/>
        <w:tblW w:w="0" w:type="auto"/>
        <w:tblLook w:val="04A0" w:firstRow="1" w:lastRow="0" w:firstColumn="1" w:lastColumn="0" w:noHBand="0" w:noVBand="1"/>
      </w:tblPr>
      <w:tblGrid>
        <w:gridCol w:w="9061"/>
      </w:tblGrid>
      <w:tr w:rsidR="00AB245D" w:rsidRPr="009B6CCF" w14:paraId="5D94242A" w14:textId="77777777" w:rsidTr="00926561">
        <w:tc>
          <w:tcPr>
            <w:tcW w:w="9061" w:type="dxa"/>
          </w:tcPr>
          <w:p w14:paraId="103754F2" w14:textId="77777777" w:rsidR="00AB245D" w:rsidRPr="009B6CCF" w:rsidRDefault="00AB245D" w:rsidP="00926561">
            <w:pPr>
              <w:keepNext/>
              <w:widowControl w:val="0"/>
              <w:ind w:firstLine="0"/>
              <w:rPr>
                <w:rFonts w:eastAsiaTheme="minorEastAsia"/>
              </w:rPr>
            </w:pPr>
          </w:p>
          <w:p w14:paraId="35C271F3" w14:textId="77777777" w:rsidR="00AB245D" w:rsidRPr="009B6CCF" w:rsidRDefault="00AB245D" w:rsidP="00926561">
            <w:pPr>
              <w:keepNext/>
              <w:widowControl w:val="0"/>
              <w:ind w:firstLine="0"/>
              <w:rPr>
                <w:rFonts w:eastAsiaTheme="minorEastAsia"/>
                <w:sz w:val="40"/>
                <w:szCs w:val="36"/>
              </w:rPr>
            </w:pPr>
            <m:oMathPara>
              <m:oMath>
                <m:r>
                  <w:rPr>
                    <w:rFonts w:ascii="Cambria Math" w:eastAsiaTheme="minorEastAsia" w:hAnsi="Cambria Math"/>
                    <w:sz w:val="40"/>
                    <w:szCs w:val="36"/>
                  </w:rPr>
                  <m:t>Azimute=atan2</m:t>
                </m:r>
                <m:d>
                  <m:dPr>
                    <m:ctrlPr>
                      <w:rPr>
                        <w:rFonts w:ascii="Cambria Math" w:eastAsiaTheme="minorEastAsia" w:hAnsi="Cambria Math"/>
                        <w:i/>
                        <w:sz w:val="40"/>
                        <w:szCs w:val="36"/>
                      </w:rPr>
                    </m:ctrlPr>
                  </m:dPr>
                  <m:e>
                    <m:r>
                      <m:rPr>
                        <m:sty m:val="bi"/>
                      </m:rPr>
                      <w:rPr>
                        <w:rFonts w:ascii="Cambria Math" w:eastAsiaTheme="minorEastAsia" w:hAnsi="Cambria Math"/>
                        <w:color w:val="385623" w:themeColor="accent6" w:themeShade="80"/>
                        <w:sz w:val="40"/>
                        <w:szCs w:val="36"/>
                      </w:rPr>
                      <m:t>y</m:t>
                    </m:r>
                    <m:r>
                      <w:rPr>
                        <w:rFonts w:ascii="Cambria Math" w:eastAsiaTheme="minorEastAsia" w:hAnsi="Cambria Math"/>
                        <w:sz w:val="40"/>
                        <w:szCs w:val="36"/>
                      </w:rPr>
                      <m:t>,</m:t>
                    </m:r>
                    <m:r>
                      <m:rPr>
                        <m:sty m:val="bi"/>
                      </m:rPr>
                      <w:rPr>
                        <w:rFonts w:ascii="Cambria Math" w:eastAsiaTheme="minorEastAsia" w:hAnsi="Cambria Math"/>
                        <w:color w:val="806000" w:themeColor="accent4" w:themeShade="80"/>
                        <w:sz w:val="40"/>
                        <w:szCs w:val="36"/>
                      </w:rPr>
                      <m:t>x</m:t>
                    </m:r>
                  </m:e>
                </m:d>
              </m:oMath>
            </m:oMathPara>
          </w:p>
          <w:p w14:paraId="7173C469" w14:textId="77777777" w:rsidR="00A65E17" w:rsidRPr="009B6CCF" w:rsidRDefault="00A65E17" w:rsidP="00926561">
            <w:pPr>
              <w:keepNext/>
              <w:widowControl w:val="0"/>
              <w:ind w:firstLine="0"/>
              <w:rPr>
                <w:rFonts w:eastAsiaTheme="minorEastAsia"/>
                <w:sz w:val="32"/>
                <w:szCs w:val="28"/>
              </w:rPr>
            </w:pPr>
          </w:p>
          <w:p w14:paraId="503C8B45" w14:textId="381565F1" w:rsidR="00711AF1" w:rsidRPr="009B6CCF" w:rsidRDefault="00A65E17" w:rsidP="00A65E17">
            <w:pPr>
              <w:pStyle w:val="Citao"/>
              <w:ind w:left="317"/>
            </w:pPr>
            <w:r w:rsidRPr="009B6CCF">
              <w:t>Onde:</w:t>
            </w:r>
          </w:p>
          <w:p w14:paraId="3D771FE0" w14:textId="77777777" w:rsidR="00711AF1" w:rsidRPr="009B6CCF" w:rsidRDefault="00711AF1" w:rsidP="00711AF1">
            <w:pPr>
              <w:pStyle w:val="Citao"/>
              <w:ind w:left="317"/>
            </w:pPr>
            <m:oMath>
              <m:r>
                <m:rPr>
                  <m:sty m:val="bi"/>
                </m:rPr>
                <w:rPr>
                  <w:rFonts w:ascii="Cambria Math" w:hAnsi="Cambria Math"/>
                  <w:color w:val="385623" w:themeColor="accent6" w:themeShade="80"/>
                  <w:sz w:val="32"/>
                  <w:szCs w:val="32"/>
                </w:rPr>
                <m:t>y</m:t>
              </m:r>
            </m:oMath>
            <w:r w:rsidRPr="009B6CCF">
              <w:t xml:space="preserve">: é o deslocamento no eixo Leste-Oeste (Longitude), que representa a diferença de longitude corrigida pelo cosseno da latitude média </w:t>
            </w:r>
            <m:oMath>
              <m:sSub>
                <m:sSubPr>
                  <m:ctrlPr>
                    <w:rPr>
                      <w:rFonts w:ascii="Cambria Math" w:hAnsi="Cambria Math"/>
                      <w:i/>
                    </w:rPr>
                  </m:ctrlPr>
                </m:sSubPr>
                <m:e>
                  <m:r>
                    <w:rPr>
                      <w:rFonts w:ascii="Cambria Math" w:hAnsi="Cambria Math"/>
                    </w:rPr>
                    <m:t>ϕ</m:t>
                  </m:r>
                </m:e>
                <m:sub>
                  <m:r>
                    <w:rPr>
                      <w:rFonts w:ascii="Cambria Math" w:hAnsi="Cambria Math"/>
                    </w:rPr>
                    <m:t>m</m:t>
                  </m:r>
                </m:sub>
              </m:sSub>
            </m:oMath>
            <w:r w:rsidRPr="009B6CCF">
              <w:t xml:space="preserve"> para converter graus em uma distância linear proporcional. </w:t>
            </w:r>
          </w:p>
          <w:p w14:paraId="1E0E9903" w14:textId="77777777" w:rsidR="00711AF1" w:rsidRPr="009B6CCF" w:rsidRDefault="00711AF1" w:rsidP="00711AF1">
            <w:pPr>
              <w:pStyle w:val="PargrafodaLista"/>
              <w:ind w:left="317"/>
              <w:jc w:val="left"/>
              <w:rPr>
                <w:sz w:val="32"/>
                <w:szCs w:val="28"/>
              </w:rPr>
            </w:pPr>
            <m:oMathPara>
              <m:oMath>
                <m:r>
                  <m:rPr>
                    <m:sty m:val="bi"/>
                  </m:rPr>
                  <w:rPr>
                    <w:rFonts w:ascii="Cambria Math" w:hAnsi="Cambria Math"/>
                    <w:color w:val="385623" w:themeColor="accent6" w:themeShade="80"/>
                    <w:sz w:val="32"/>
                    <w:szCs w:val="28"/>
                  </w:rPr>
                  <m:t>y</m:t>
                </m:r>
                <m:r>
                  <w:rPr>
                    <w:rFonts w:ascii="Cambria Math" w:hAnsi="Cambria Math"/>
                    <w:sz w:val="32"/>
                    <w:szCs w:val="28"/>
                  </w:rPr>
                  <m:t>=</m:t>
                </m:r>
                <m:d>
                  <m:dPr>
                    <m:ctrlPr>
                      <w:rPr>
                        <w:rFonts w:ascii="Cambria Math" w:hAnsi="Cambria Math"/>
                        <w:i/>
                        <w:sz w:val="32"/>
                        <w:szCs w:val="28"/>
                      </w:rPr>
                    </m:ctrlPr>
                  </m:dPr>
                  <m:e>
                    <m:sSub>
                      <m:sSubPr>
                        <m:ctrlPr>
                          <w:rPr>
                            <w:rFonts w:ascii="Cambria Math" w:hAnsi="Cambria Math"/>
                            <w:i/>
                            <w:sz w:val="32"/>
                            <w:szCs w:val="28"/>
                          </w:rPr>
                        </m:ctrlPr>
                      </m:sSubPr>
                      <m:e>
                        <m:r>
                          <w:rPr>
                            <w:rFonts w:ascii="Cambria Math" w:hAnsi="Cambria Math"/>
                            <w:sz w:val="32"/>
                            <w:szCs w:val="28"/>
                          </w:rPr>
                          <m:t>λ</m:t>
                        </m:r>
                      </m:e>
                      <m:sub>
                        <m:r>
                          <w:rPr>
                            <w:rFonts w:ascii="Cambria Math" w:hAnsi="Cambria Math"/>
                            <w:sz w:val="32"/>
                            <w:szCs w:val="28"/>
                          </w:rPr>
                          <m:t>2</m:t>
                        </m:r>
                      </m:sub>
                    </m:sSub>
                    <m:r>
                      <w:rPr>
                        <w:rFonts w:ascii="Cambria Math" w:hAnsi="Cambria Math"/>
                        <w:sz w:val="32"/>
                        <w:szCs w:val="28"/>
                      </w:rPr>
                      <m:t>-</m:t>
                    </m:r>
                    <m:sSub>
                      <m:sSubPr>
                        <m:ctrlPr>
                          <w:rPr>
                            <w:rFonts w:ascii="Cambria Math" w:hAnsi="Cambria Math"/>
                            <w:i/>
                            <w:sz w:val="32"/>
                            <w:szCs w:val="28"/>
                          </w:rPr>
                        </m:ctrlPr>
                      </m:sSubPr>
                      <m:e>
                        <m:r>
                          <w:rPr>
                            <w:rFonts w:ascii="Cambria Math" w:hAnsi="Cambria Math"/>
                            <w:sz w:val="32"/>
                            <w:szCs w:val="28"/>
                          </w:rPr>
                          <m:t>λ</m:t>
                        </m:r>
                      </m:e>
                      <m:sub>
                        <m:r>
                          <w:rPr>
                            <w:rFonts w:ascii="Cambria Math" w:hAnsi="Cambria Math"/>
                            <w:sz w:val="32"/>
                            <w:szCs w:val="28"/>
                          </w:rPr>
                          <m:t>1</m:t>
                        </m:r>
                      </m:sub>
                    </m:sSub>
                  </m:e>
                </m:d>
                <m:r>
                  <m:rPr>
                    <m:sty m:val="p"/>
                  </m:rPr>
                  <w:rPr>
                    <w:rFonts w:ascii="Cambria Math" w:hAnsi="Cambria Math"/>
                    <w:sz w:val="32"/>
                    <w:szCs w:val="28"/>
                  </w:rPr>
                  <m:t>⋅</m:t>
                </m:r>
                <m:func>
                  <m:funcPr>
                    <m:ctrlPr>
                      <w:rPr>
                        <w:rFonts w:ascii="Cambria Math" w:hAnsi="Cambria Math"/>
                        <w:sz w:val="32"/>
                        <w:szCs w:val="28"/>
                      </w:rPr>
                    </m:ctrlPr>
                  </m:funcPr>
                  <m:fName>
                    <m:r>
                      <m:rPr>
                        <m:sty m:val="p"/>
                      </m:rPr>
                      <w:rPr>
                        <w:rFonts w:ascii="Cambria Math" w:hAnsi="Cambria Math"/>
                        <w:sz w:val="32"/>
                        <w:szCs w:val="28"/>
                      </w:rPr>
                      <m:t>cos</m:t>
                    </m:r>
                    <m:ctrlPr>
                      <w:rPr>
                        <w:rFonts w:ascii="Cambria Math" w:hAnsi="Cambria Math"/>
                        <w:i/>
                        <w:sz w:val="32"/>
                        <w:szCs w:val="28"/>
                      </w:rPr>
                    </m:ctrlPr>
                  </m:fName>
                  <m:e>
                    <m:d>
                      <m:dPr>
                        <m:ctrlPr>
                          <w:rPr>
                            <w:rFonts w:ascii="Cambria Math" w:hAnsi="Cambria Math"/>
                            <w:i/>
                            <w:sz w:val="32"/>
                            <w:szCs w:val="28"/>
                          </w:rPr>
                        </m:ctrlPr>
                      </m:dPr>
                      <m:e>
                        <m:sSub>
                          <m:sSubPr>
                            <m:ctrlPr>
                              <w:rPr>
                                <w:rFonts w:ascii="Cambria Math" w:hAnsi="Cambria Math"/>
                                <w:i/>
                                <w:sz w:val="32"/>
                                <w:szCs w:val="28"/>
                              </w:rPr>
                            </m:ctrlPr>
                          </m:sSubPr>
                          <m:e>
                            <m:r>
                              <w:rPr>
                                <w:rFonts w:ascii="Cambria Math" w:hAnsi="Cambria Math"/>
                                <w:sz w:val="32"/>
                                <w:szCs w:val="28"/>
                              </w:rPr>
                              <m:t>ϕ</m:t>
                            </m:r>
                          </m:e>
                          <m:sub>
                            <m:r>
                              <w:rPr>
                                <w:rFonts w:ascii="Cambria Math" w:hAnsi="Cambria Math"/>
                                <w:sz w:val="32"/>
                                <w:szCs w:val="28"/>
                              </w:rPr>
                              <m:t>m</m:t>
                            </m:r>
                          </m:sub>
                        </m:sSub>
                      </m:e>
                    </m:d>
                  </m:e>
                </m:func>
              </m:oMath>
            </m:oMathPara>
          </w:p>
          <w:p w14:paraId="3110CA41" w14:textId="77777777" w:rsidR="00711AF1" w:rsidRPr="009B6CCF" w:rsidRDefault="00711AF1" w:rsidP="00711AF1">
            <w:pPr>
              <w:keepNext/>
              <w:widowControl w:val="0"/>
              <w:ind w:left="317" w:firstLine="0"/>
              <w:rPr>
                <w:rFonts w:eastAsiaTheme="minorEastAsia"/>
              </w:rPr>
            </w:pPr>
          </w:p>
          <w:p w14:paraId="6C2BE1FF" w14:textId="77777777" w:rsidR="00711AF1" w:rsidRPr="009B6CCF" w:rsidRDefault="00711AF1" w:rsidP="00711AF1">
            <w:pPr>
              <w:pStyle w:val="Citao"/>
              <w:ind w:left="317"/>
            </w:pPr>
            <m:oMath>
              <m:r>
                <m:rPr>
                  <m:sty m:val="bi"/>
                </m:rPr>
                <w:rPr>
                  <w:rFonts w:ascii="Cambria Math" w:hAnsi="Cambria Math"/>
                  <w:color w:val="806000" w:themeColor="accent4" w:themeShade="80"/>
                  <w:sz w:val="32"/>
                  <w:szCs w:val="32"/>
                </w:rPr>
                <m:t>x</m:t>
              </m:r>
            </m:oMath>
            <w:r w:rsidRPr="009B6CCF">
              <w:rPr>
                <w:b/>
                <w:bCs/>
              </w:rPr>
              <w:t>:</w:t>
            </w:r>
            <w:r w:rsidRPr="009B6CCF">
              <w:t xml:space="preserve"> é o deslocamento no eixo Norte-Sul (Latitude), que representa a diferença direta de latitude, pois a distância entre paralelos é constante.</w:t>
            </w:r>
          </w:p>
          <w:p w14:paraId="3390DEB9" w14:textId="52C74E65" w:rsidR="00711AF1" w:rsidRPr="009B6CCF" w:rsidRDefault="00711AF1" w:rsidP="00A65E17">
            <w:pPr>
              <w:pStyle w:val="PargrafodaLista"/>
              <w:ind w:left="317"/>
              <w:rPr>
                <w:rFonts w:eastAsiaTheme="minorEastAsia"/>
                <w:sz w:val="32"/>
                <w:szCs w:val="28"/>
              </w:rPr>
            </w:pPr>
            <m:oMathPara>
              <m:oMath>
                <m:r>
                  <m:rPr>
                    <m:sty m:val="bi"/>
                  </m:rPr>
                  <w:rPr>
                    <w:rFonts w:ascii="Cambria Math" w:hAnsi="Cambria Math"/>
                    <w:color w:val="806000" w:themeColor="accent4" w:themeShade="80"/>
                    <w:sz w:val="32"/>
                    <w:szCs w:val="28"/>
                  </w:rPr>
                  <m:t>x</m:t>
                </m:r>
                <m:r>
                  <w:rPr>
                    <w:rFonts w:ascii="Cambria Math" w:hAnsi="Cambria Math"/>
                    <w:sz w:val="32"/>
                    <w:szCs w:val="28"/>
                  </w:rPr>
                  <m:t>=</m:t>
                </m:r>
                <m:sSub>
                  <m:sSubPr>
                    <m:ctrlPr>
                      <w:rPr>
                        <w:rFonts w:ascii="Cambria Math" w:hAnsi="Cambria Math"/>
                        <w:i/>
                        <w:sz w:val="32"/>
                        <w:szCs w:val="28"/>
                      </w:rPr>
                    </m:ctrlPr>
                  </m:sSubPr>
                  <m:e>
                    <m:r>
                      <w:rPr>
                        <w:rFonts w:ascii="Cambria Math" w:hAnsi="Cambria Math"/>
                        <w:sz w:val="32"/>
                        <w:szCs w:val="28"/>
                      </w:rPr>
                      <m:t>ϕ</m:t>
                    </m:r>
                  </m:e>
                  <m:sub>
                    <m:r>
                      <w:rPr>
                        <w:rFonts w:ascii="Cambria Math" w:hAnsi="Cambria Math"/>
                        <w:sz w:val="32"/>
                        <w:szCs w:val="28"/>
                      </w:rPr>
                      <m:t>2</m:t>
                    </m:r>
                  </m:sub>
                </m:sSub>
                <m:r>
                  <w:rPr>
                    <w:rFonts w:ascii="Cambria Math" w:hAnsi="Cambria Math"/>
                    <w:sz w:val="32"/>
                    <w:szCs w:val="28"/>
                  </w:rPr>
                  <m:t>-</m:t>
                </m:r>
                <m:sSub>
                  <m:sSubPr>
                    <m:ctrlPr>
                      <w:rPr>
                        <w:rFonts w:ascii="Cambria Math" w:hAnsi="Cambria Math"/>
                        <w:i/>
                        <w:sz w:val="32"/>
                        <w:szCs w:val="28"/>
                      </w:rPr>
                    </m:ctrlPr>
                  </m:sSubPr>
                  <m:e>
                    <m:r>
                      <w:rPr>
                        <w:rFonts w:ascii="Cambria Math" w:hAnsi="Cambria Math"/>
                        <w:sz w:val="32"/>
                        <w:szCs w:val="28"/>
                      </w:rPr>
                      <m:t>ϕ</m:t>
                    </m:r>
                  </m:e>
                  <m:sub>
                    <m:r>
                      <w:rPr>
                        <w:rFonts w:ascii="Cambria Math" w:hAnsi="Cambria Math"/>
                        <w:sz w:val="32"/>
                        <w:szCs w:val="28"/>
                      </w:rPr>
                      <m:t>1</m:t>
                    </m:r>
                  </m:sub>
                </m:sSub>
              </m:oMath>
            </m:oMathPara>
          </w:p>
          <w:p w14:paraId="7F9A4D4B" w14:textId="77777777" w:rsidR="00AB245D" w:rsidRPr="009B6CCF" w:rsidRDefault="00AB245D" w:rsidP="00926561">
            <w:pPr>
              <w:keepNext/>
              <w:widowControl w:val="0"/>
              <w:ind w:right="590" w:firstLine="0"/>
              <w:rPr>
                <w:rFonts w:eastAsiaTheme="minorEastAsia"/>
              </w:rPr>
            </w:pPr>
          </w:p>
        </w:tc>
      </w:tr>
    </w:tbl>
    <w:p w14:paraId="173C4B15" w14:textId="77777777" w:rsidR="00AB245D" w:rsidRPr="009B6CCF" w:rsidRDefault="00AB245D" w:rsidP="00A6278E">
      <w:pPr>
        <w:pStyle w:val="Legenda"/>
      </w:pPr>
      <w:r w:rsidRPr="009B6CCF">
        <w:t xml:space="preserve">Fonte: </w:t>
      </w:r>
      <w:r w:rsidRPr="009B6CCF">
        <w:fldChar w:fldCharType="begin"/>
      </w:r>
      <w:r w:rsidRPr="009B6CCF">
        <w:instrText xml:space="preserve"> ADDIN ZOTERO_ITEM CSL_CITATION {"citationID":"lEFKwEhY","properties":{"formattedCitation":"(Tuler; Saraiva, 2014)","plainCitation":"(Tuler; Saraiva, 2014)","dontUpdate":true,"noteIndex":0},"citationItems":[{"id":328,"uris":["http://zotero.org/users/15531986/items/PBPMTZH6"],"itemData":{"id":328,"type":"book","ISBN":"978-85-8260-124-2","publisher":"Bookman Editora","publisher-place":"Porto Alegre","title":"Fundamentos de Topografia","author":[{"family":"Tuler","given":"Marcelo de Carvalho"},{"family":"Saraiva","given":"Sérgio Alberto"}],"issued":{"date-parts":[["2014"]]}}}],"schema":"https://github.com/citation-style-language/schema/raw/master/csl-citation.json"} </w:instrText>
      </w:r>
      <w:r w:rsidRPr="009B6CCF">
        <w:fldChar w:fldCharType="separate"/>
      </w:r>
      <w:r w:rsidRPr="009B6CCF">
        <w:rPr>
          <w:rFonts w:cs="Arial"/>
        </w:rPr>
        <w:t>(TULER; SARAIVA, 2014)</w:t>
      </w:r>
      <w:r w:rsidRPr="009B6CCF">
        <w:fldChar w:fldCharType="end"/>
      </w:r>
      <w:r w:rsidRPr="009B6CCF">
        <w:t xml:space="preserve">; </w:t>
      </w:r>
    </w:p>
    <w:p w14:paraId="7F1926B6" w14:textId="77777777" w:rsidR="00AB245D" w:rsidRPr="009B6CCF" w:rsidRDefault="00AB245D" w:rsidP="00AB245D"/>
    <w:p w14:paraId="02EF1C44" w14:textId="532842EB" w:rsidR="00AB245D" w:rsidRPr="009B6CCF" w:rsidRDefault="00AB245D" w:rsidP="00AB245D">
      <w:r w:rsidRPr="009B6CCF">
        <w:t xml:space="preserve">O </w:t>
      </w:r>
      <w:r w:rsidRPr="009B6CCF">
        <w:fldChar w:fldCharType="begin"/>
      </w:r>
      <w:r w:rsidRPr="009B6CCF">
        <w:instrText xml:space="preserve"> REF _Ref220263027 \h </w:instrText>
      </w:r>
      <w:r w:rsidRPr="009B6CCF">
        <w:fldChar w:fldCharType="separate"/>
      </w:r>
      <w:r w:rsidR="003750EA" w:rsidRPr="009B6CCF">
        <w:t xml:space="preserve">Quadro </w:t>
      </w:r>
      <w:r w:rsidR="003750EA">
        <w:rPr>
          <w:noProof/>
        </w:rPr>
        <w:t>44</w:t>
      </w:r>
      <w:r w:rsidRPr="009B6CCF">
        <w:fldChar w:fldCharType="end"/>
      </w:r>
      <w:r w:rsidRPr="009B6CCF">
        <w:t xml:space="preserve"> apresenta uma implementação em </w:t>
      </w:r>
      <w:r w:rsidRPr="009B6CCF">
        <w:rPr>
          <w:i/>
          <w:iCs/>
        </w:rPr>
        <w:t>JavaScript</w:t>
      </w:r>
      <w:r w:rsidRPr="009B6CCF">
        <w:t xml:space="preserve"> da função para o cálculo do azimute geodésico entre dois pares de coordenadas. Ressalta-se que pode ser necessário aplicar transformações trigonométricas para compatibilizar o azimute calculado com os referenciais de orientação e rotação utilizados pelas bibliotecas de visualização geoespacial.</w:t>
      </w:r>
    </w:p>
    <w:p w14:paraId="2A1C11D4" w14:textId="77777777" w:rsidR="00AB245D" w:rsidRPr="009B6CCF" w:rsidRDefault="00AB245D" w:rsidP="00AB245D"/>
    <w:p w14:paraId="11E4C38B" w14:textId="5FCFA976" w:rsidR="00AB245D" w:rsidRPr="009B6CCF" w:rsidRDefault="00AB245D" w:rsidP="00A6278E">
      <w:pPr>
        <w:pStyle w:val="Legenda"/>
      </w:pPr>
      <w:bookmarkStart w:id="334" w:name="_Ref220263027"/>
      <w:r w:rsidRPr="009B6CCF">
        <w:lastRenderedPageBreak/>
        <w:t xml:space="preserve">Quadro </w:t>
      </w:r>
      <w:fldSimple w:instr=" SEQ Quadro \* ARABIC ">
        <w:r w:rsidR="003750EA">
          <w:rPr>
            <w:noProof/>
          </w:rPr>
          <w:t>44</w:t>
        </w:r>
      </w:fldSimple>
      <w:bookmarkEnd w:id="334"/>
      <w:r w:rsidRPr="009B6CCF">
        <w:t xml:space="preserve"> – Função calculaAzimute() em </w:t>
      </w:r>
      <w:r w:rsidRPr="009B6CCF">
        <w:rPr>
          <w:i/>
        </w:rPr>
        <w:t>Javascript</w:t>
      </w:r>
    </w:p>
    <w:tbl>
      <w:tblPr>
        <w:tblStyle w:val="Tabelacomgrade"/>
        <w:tblW w:w="0" w:type="auto"/>
        <w:tblLook w:val="04A0" w:firstRow="1" w:lastRow="0" w:firstColumn="1" w:lastColumn="0" w:noHBand="0" w:noVBand="1"/>
      </w:tblPr>
      <w:tblGrid>
        <w:gridCol w:w="9061"/>
      </w:tblGrid>
      <w:tr w:rsidR="00AB245D" w:rsidRPr="009B6CCF" w14:paraId="18FDC45C" w14:textId="77777777" w:rsidTr="00926561">
        <w:tc>
          <w:tcPr>
            <w:tcW w:w="9061" w:type="dxa"/>
          </w:tcPr>
          <w:p w14:paraId="102E6798" w14:textId="77777777" w:rsidR="00AB245D" w:rsidRPr="009B6CCF" w:rsidRDefault="00AB245D" w:rsidP="00926561">
            <w:pPr>
              <w:pStyle w:val="Codigo"/>
              <w:keepNext/>
              <w:widowControl w:val="0"/>
              <w:ind w:left="28"/>
              <w:jc w:val="left"/>
            </w:pPr>
            <w:r w:rsidRPr="009B6CCF">
              <w:t>/**</w:t>
            </w:r>
          </w:p>
          <w:p w14:paraId="5F48D941" w14:textId="77777777" w:rsidR="00AB245D" w:rsidRPr="009B6CCF" w:rsidRDefault="00AB245D" w:rsidP="00926561">
            <w:pPr>
              <w:pStyle w:val="Codigo"/>
              <w:keepNext/>
              <w:widowControl w:val="0"/>
              <w:ind w:left="28"/>
              <w:jc w:val="left"/>
            </w:pPr>
            <w:r w:rsidRPr="009B6CCF">
              <w:t xml:space="preserve"> * Calcula o azimute entre dois pontos para distâncias curtas (até 1-2km)</w:t>
            </w:r>
          </w:p>
          <w:p w14:paraId="08C384CF" w14:textId="77777777" w:rsidR="00AB245D" w:rsidRPr="009B6CCF" w:rsidRDefault="00AB245D" w:rsidP="00926561">
            <w:pPr>
              <w:pStyle w:val="Codigo"/>
              <w:keepNext/>
              <w:widowControl w:val="0"/>
              <w:ind w:left="28"/>
              <w:jc w:val="left"/>
            </w:pPr>
            <w:r w:rsidRPr="009B6CCF">
              <w:t xml:space="preserve"> * @param {number} lat1 - Latitude do ponto inicial</w:t>
            </w:r>
          </w:p>
          <w:p w14:paraId="4FCAA5C8" w14:textId="77777777" w:rsidR="00AB245D" w:rsidRPr="009B6CCF" w:rsidRDefault="00AB245D" w:rsidP="00926561">
            <w:pPr>
              <w:pStyle w:val="Codigo"/>
              <w:keepNext/>
              <w:widowControl w:val="0"/>
              <w:ind w:left="28"/>
              <w:jc w:val="left"/>
            </w:pPr>
            <w:r w:rsidRPr="009B6CCF">
              <w:t xml:space="preserve"> * @param {number} lon1 - Longitude do ponto inicial</w:t>
            </w:r>
          </w:p>
          <w:p w14:paraId="2C46C66B" w14:textId="77777777" w:rsidR="00AB245D" w:rsidRPr="009B6CCF" w:rsidRDefault="00AB245D" w:rsidP="00926561">
            <w:pPr>
              <w:pStyle w:val="Codigo"/>
              <w:keepNext/>
              <w:widowControl w:val="0"/>
              <w:ind w:left="28"/>
              <w:jc w:val="left"/>
            </w:pPr>
            <w:r w:rsidRPr="009B6CCF">
              <w:t xml:space="preserve"> * @param {number} lat2 - Latitude do ponto final</w:t>
            </w:r>
          </w:p>
          <w:p w14:paraId="3236CBC4" w14:textId="77777777" w:rsidR="00AB245D" w:rsidRPr="009B6CCF" w:rsidRDefault="00AB245D" w:rsidP="00926561">
            <w:pPr>
              <w:pStyle w:val="Codigo"/>
              <w:keepNext/>
              <w:widowControl w:val="0"/>
              <w:ind w:left="28"/>
              <w:jc w:val="left"/>
            </w:pPr>
            <w:r w:rsidRPr="009B6CCF">
              <w:t xml:space="preserve"> * @param {number} lon2 - Longitude do ponto final</w:t>
            </w:r>
          </w:p>
          <w:p w14:paraId="7B33F052" w14:textId="77777777" w:rsidR="00AB245D" w:rsidRPr="009B6CCF" w:rsidRDefault="00AB245D" w:rsidP="00926561">
            <w:pPr>
              <w:pStyle w:val="Codigo"/>
              <w:keepNext/>
              <w:widowControl w:val="0"/>
              <w:ind w:left="28"/>
              <w:jc w:val="left"/>
            </w:pPr>
            <w:r w:rsidRPr="009B6CCF">
              <w:t xml:space="preserve"> * @returns {number} Azimute em graus (0° a 360°)</w:t>
            </w:r>
          </w:p>
          <w:p w14:paraId="12977CFE" w14:textId="77777777" w:rsidR="00AB245D" w:rsidRPr="00BC73BE" w:rsidRDefault="00AB245D" w:rsidP="00926561">
            <w:pPr>
              <w:pStyle w:val="Codigo"/>
              <w:keepNext/>
              <w:widowControl w:val="0"/>
              <w:ind w:left="28"/>
              <w:jc w:val="left"/>
              <w:rPr>
                <w:lang w:val="en-US"/>
              </w:rPr>
            </w:pPr>
            <w:r w:rsidRPr="009B6CCF">
              <w:t xml:space="preserve"> </w:t>
            </w:r>
            <w:r w:rsidRPr="00BC73BE">
              <w:rPr>
                <w:lang w:val="en-US"/>
              </w:rPr>
              <w:t>*/</w:t>
            </w:r>
          </w:p>
          <w:p w14:paraId="58A2D1D9" w14:textId="77777777" w:rsidR="00AB245D" w:rsidRPr="00BC73BE" w:rsidRDefault="00AB245D" w:rsidP="00926561">
            <w:pPr>
              <w:pStyle w:val="Codigo"/>
              <w:keepNext/>
              <w:widowControl w:val="0"/>
              <w:ind w:left="28"/>
              <w:jc w:val="left"/>
              <w:rPr>
                <w:lang w:val="en-US"/>
              </w:rPr>
            </w:pPr>
            <w:r w:rsidRPr="00BC73BE">
              <w:rPr>
                <w:lang w:val="en-US"/>
              </w:rPr>
              <w:t>function calculaAzimute(lat1, lon1, lat2, lon2) {</w:t>
            </w:r>
          </w:p>
          <w:p w14:paraId="795946CC" w14:textId="77777777" w:rsidR="00AB245D" w:rsidRPr="00BC73BE" w:rsidRDefault="00AB245D" w:rsidP="00926561">
            <w:pPr>
              <w:pStyle w:val="Codigo"/>
              <w:keepNext/>
              <w:widowControl w:val="0"/>
              <w:ind w:left="28"/>
              <w:jc w:val="left"/>
              <w:rPr>
                <w:lang w:val="en-US"/>
              </w:rPr>
            </w:pPr>
            <w:r w:rsidRPr="00BC73BE">
              <w:rPr>
                <w:lang w:val="en-US"/>
              </w:rPr>
              <w:t xml:space="preserve">    const dLat = lat2 - lat1;</w:t>
            </w:r>
          </w:p>
          <w:p w14:paraId="70FDFF8F" w14:textId="77777777" w:rsidR="00AB245D" w:rsidRPr="00BC73BE" w:rsidRDefault="00AB245D" w:rsidP="00926561">
            <w:pPr>
              <w:pStyle w:val="Codigo"/>
              <w:keepNext/>
              <w:widowControl w:val="0"/>
              <w:ind w:left="28"/>
              <w:jc w:val="left"/>
              <w:rPr>
                <w:lang w:val="en-US"/>
              </w:rPr>
            </w:pPr>
            <w:r w:rsidRPr="00BC73BE">
              <w:rPr>
                <w:lang w:val="en-US"/>
              </w:rPr>
              <w:t xml:space="preserve">    const dLon = lon2 - lon1;</w:t>
            </w:r>
          </w:p>
          <w:p w14:paraId="5B42101A" w14:textId="77777777" w:rsidR="00AB245D" w:rsidRPr="00BC73BE" w:rsidRDefault="00AB245D" w:rsidP="00926561">
            <w:pPr>
              <w:pStyle w:val="Codigo"/>
              <w:keepNext/>
              <w:widowControl w:val="0"/>
              <w:ind w:left="28"/>
              <w:jc w:val="left"/>
              <w:rPr>
                <w:lang w:val="en-US"/>
              </w:rPr>
            </w:pPr>
          </w:p>
          <w:p w14:paraId="107098BB" w14:textId="77777777" w:rsidR="00AB245D" w:rsidRPr="009B6CCF" w:rsidRDefault="00AB245D" w:rsidP="00926561">
            <w:pPr>
              <w:pStyle w:val="Codigo"/>
              <w:keepNext/>
              <w:widowControl w:val="0"/>
              <w:ind w:left="28"/>
              <w:jc w:val="left"/>
            </w:pPr>
            <w:r w:rsidRPr="00BC73BE">
              <w:rPr>
                <w:lang w:val="en-US"/>
              </w:rPr>
              <w:t xml:space="preserve">    </w:t>
            </w:r>
            <w:r w:rsidRPr="009B6CCF">
              <w:t>// Cálculo da latitude média para correção de distorção longitudinal</w:t>
            </w:r>
          </w:p>
          <w:p w14:paraId="4A9FE4E5" w14:textId="77777777" w:rsidR="00AB245D" w:rsidRPr="00BC73BE" w:rsidRDefault="00AB245D" w:rsidP="00926561">
            <w:pPr>
              <w:pStyle w:val="Codigo"/>
              <w:keepNext/>
              <w:widowControl w:val="0"/>
              <w:ind w:left="28"/>
              <w:jc w:val="left"/>
              <w:rPr>
                <w:lang w:val="en-US"/>
              </w:rPr>
            </w:pPr>
            <w:r w:rsidRPr="009B6CCF">
              <w:t xml:space="preserve">    </w:t>
            </w:r>
            <w:r w:rsidRPr="00BC73BE">
              <w:rPr>
                <w:lang w:val="en-US"/>
              </w:rPr>
              <w:t>const latMediaRad = ((lat1 + lat2) / 2) * (Math.PI / 180);</w:t>
            </w:r>
          </w:p>
          <w:p w14:paraId="731D1069" w14:textId="77777777" w:rsidR="00AB245D" w:rsidRPr="00BC73BE" w:rsidRDefault="00AB245D" w:rsidP="00926561">
            <w:pPr>
              <w:pStyle w:val="Codigo"/>
              <w:keepNext/>
              <w:widowControl w:val="0"/>
              <w:ind w:left="28"/>
              <w:jc w:val="left"/>
              <w:rPr>
                <w:lang w:val="en-US"/>
              </w:rPr>
            </w:pPr>
          </w:p>
          <w:p w14:paraId="3D0B8993" w14:textId="77777777" w:rsidR="00AB245D" w:rsidRPr="009B6CCF" w:rsidRDefault="00AB245D" w:rsidP="00926561">
            <w:pPr>
              <w:pStyle w:val="Codigo"/>
              <w:keepNext/>
              <w:widowControl w:val="0"/>
              <w:ind w:left="28"/>
              <w:jc w:val="left"/>
            </w:pPr>
            <w:r w:rsidRPr="00BC73BE">
              <w:rPr>
                <w:lang w:val="en-US"/>
              </w:rPr>
              <w:t xml:space="preserve">    </w:t>
            </w:r>
            <w:r w:rsidRPr="009B6CCF">
              <w:t>// Componentes do vetor (x = Norte/Sul, y = Leste/Oeste corrigido)</w:t>
            </w:r>
          </w:p>
          <w:p w14:paraId="7EA9A8EF" w14:textId="77777777" w:rsidR="00AB245D" w:rsidRPr="00BC73BE" w:rsidRDefault="00AB245D" w:rsidP="00926561">
            <w:pPr>
              <w:pStyle w:val="Codigo"/>
              <w:keepNext/>
              <w:widowControl w:val="0"/>
              <w:ind w:left="28"/>
              <w:jc w:val="left"/>
              <w:rPr>
                <w:lang w:val="es-ES"/>
              </w:rPr>
            </w:pPr>
            <w:r w:rsidRPr="009B6CCF">
              <w:t xml:space="preserve">    </w:t>
            </w:r>
            <w:r w:rsidRPr="00BC73BE">
              <w:rPr>
                <w:lang w:val="es-ES"/>
              </w:rPr>
              <w:t>const y = dLon * Math.cos(latMediaRad);</w:t>
            </w:r>
          </w:p>
          <w:p w14:paraId="4DC2E58A" w14:textId="77777777" w:rsidR="00AB245D" w:rsidRPr="009B6CCF" w:rsidRDefault="00AB245D" w:rsidP="00926561">
            <w:pPr>
              <w:pStyle w:val="Codigo"/>
              <w:keepNext/>
              <w:widowControl w:val="0"/>
              <w:ind w:left="28"/>
              <w:jc w:val="left"/>
            </w:pPr>
            <w:r w:rsidRPr="00BC73BE">
              <w:rPr>
                <w:lang w:val="es-ES"/>
              </w:rPr>
              <w:t xml:space="preserve">    </w:t>
            </w:r>
            <w:r w:rsidRPr="009B6CCF">
              <w:t>const x = dLat;</w:t>
            </w:r>
          </w:p>
          <w:p w14:paraId="48ECBDC4" w14:textId="77777777" w:rsidR="00AB245D" w:rsidRPr="009B6CCF" w:rsidRDefault="00AB245D" w:rsidP="00926561">
            <w:pPr>
              <w:pStyle w:val="Codigo"/>
              <w:keepNext/>
              <w:widowControl w:val="0"/>
              <w:ind w:left="28"/>
              <w:jc w:val="left"/>
            </w:pPr>
          </w:p>
          <w:p w14:paraId="3D38F1DA" w14:textId="77777777" w:rsidR="00AB245D" w:rsidRPr="009B6CCF" w:rsidRDefault="00AB245D" w:rsidP="00926561">
            <w:pPr>
              <w:pStyle w:val="Codigo"/>
              <w:keepNext/>
              <w:widowControl w:val="0"/>
              <w:ind w:left="28"/>
              <w:jc w:val="left"/>
            </w:pPr>
            <w:r w:rsidRPr="009B6CCF">
              <w:t xml:space="preserve">    // Arco tangente de dois argumentos para obter o ângulo em radianos</w:t>
            </w:r>
          </w:p>
          <w:p w14:paraId="4CA31661" w14:textId="77777777" w:rsidR="00AB245D" w:rsidRPr="00BC73BE" w:rsidRDefault="00AB245D" w:rsidP="00926561">
            <w:pPr>
              <w:pStyle w:val="Codigo"/>
              <w:keepNext/>
              <w:widowControl w:val="0"/>
              <w:ind w:left="28"/>
              <w:jc w:val="left"/>
              <w:rPr>
                <w:lang w:val="es-ES"/>
              </w:rPr>
            </w:pPr>
            <w:r w:rsidRPr="009B6CCF">
              <w:t xml:space="preserve">    </w:t>
            </w:r>
            <w:r w:rsidRPr="00BC73BE">
              <w:rPr>
                <w:lang w:val="es-ES"/>
              </w:rPr>
              <w:t>const rad = Math.atan2(y, x);</w:t>
            </w:r>
          </w:p>
          <w:p w14:paraId="279E6D71" w14:textId="77777777" w:rsidR="00AB245D" w:rsidRPr="00BC73BE" w:rsidRDefault="00AB245D" w:rsidP="00926561">
            <w:pPr>
              <w:pStyle w:val="Codigo"/>
              <w:keepNext/>
              <w:widowControl w:val="0"/>
              <w:ind w:left="28"/>
              <w:jc w:val="left"/>
              <w:rPr>
                <w:lang w:val="es-ES"/>
              </w:rPr>
            </w:pPr>
          </w:p>
          <w:p w14:paraId="03D9589A" w14:textId="77777777" w:rsidR="00AB245D" w:rsidRPr="009B6CCF" w:rsidRDefault="00AB245D" w:rsidP="00926561">
            <w:pPr>
              <w:pStyle w:val="Codigo"/>
              <w:keepNext/>
              <w:widowControl w:val="0"/>
              <w:ind w:left="28"/>
              <w:jc w:val="left"/>
            </w:pPr>
            <w:r w:rsidRPr="00BC73BE">
              <w:rPr>
                <w:lang w:val="es-ES"/>
              </w:rPr>
              <w:t xml:space="preserve">    </w:t>
            </w:r>
            <w:r w:rsidRPr="009B6CCF">
              <w:t>// Conversão para graus e normalização para o sistema 0-360°</w:t>
            </w:r>
          </w:p>
          <w:p w14:paraId="4428C989" w14:textId="77777777" w:rsidR="00AB245D" w:rsidRPr="009B6CCF" w:rsidRDefault="00AB245D" w:rsidP="00926561">
            <w:pPr>
              <w:pStyle w:val="Codigo"/>
              <w:keepNext/>
              <w:widowControl w:val="0"/>
              <w:ind w:left="28"/>
              <w:jc w:val="left"/>
            </w:pPr>
            <w:r w:rsidRPr="009B6CCF">
              <w:t xml:space="preserve">    // (Onde 0° é Norte, 90° é Leste, 180° é Sul e 270° é Oeste)</w:t>
            </w:r>
          </w:p>
          <w:p w14:paraId="6BC87272" w14:textId="77777777" w:rsidR="00AB245D" w:rsidRPr="00BC73BE" w:rsidRDefault="00AB245D" w:rsidP="00926561">
            <w:pPr>
              <w:pStyle w:val="Codigo"/>
              <w:keepNext/>
              <w:widowControl w:val="0"/>
              <w:ind w:left="28"/>
              <w:jc w:val="left"/>
              <w:rPr>
                <w:lang w:val="en-US"/>
              </w:rPr>
            </w:pPr>
            <w:r w:rsidRPr="009B6CCF">
              <w:t xml:space="preserve">    </w:t>
            </w:r>
            <w:r w:rsidRPr="00BC73BE">
              <w:rPr>
                <w:lang w:val="en-US"/>
              </w:rPr>
              <w:t>const azimute = (rad * 180 / Math.PI + 360) % 360;</w:t>
            </w:r>
          </w:p>
          <w:p w14:paraId="03DB6BEA" w14:textId="77777777" w:rsidR="00AB245D" w:rsidRPr="00BC73BE" w:rsidRDefault="00AB245D" w:rsidP="00926561">
            <w:pPr>
              <w:pStyle w:val="Codigo"/>
              <w:keepNext/>
              <w:widowControl w:val="0"/>
              <w:ind w:left="28"/>
              <w:jc w:val="left"/>
              <w:rPr>
                <w:lang w:val="en-US"/>
              </w:rPr>
            </w:pPr>
          </w:p>
          <w:p w14:paraId="13C7A416" w14:textId="77777777" w:rsidR="00AB245D" w:rsidRPr="009B6CCF" w:rsidRDefault="00AB245D" w:rsidP="00926561">
            <w:pPr>
              <w:pStyle w:val="Codigo"/>
              <w:keepNext/>
              <w:widowControl w:val="0"/>
              <w:ind w:left="28"/>
              <w:jc w:val="left"/>
            </w:pPr>
            <w:r w:rsidRPr="00BC73BE">
              <w:rPr>
                <w:lang w:val="en-US"/>
              </w:rPr>
              <w:t xml:space="preserve">    </w:t>
            </w:r>
            <w:r w:rsidRPr="009B6CCF">
              <w:t>return azimute;</w:t>
            </w:r>
          </w:p>
          <w:p w14:paraId="6CEE9CAF" w14:textId="77777777" w:rsidR="00AB245D" w:rsidRPr="009B6CCF" w:rsidRDefault="00AB245D" w:rsidP="00926561">
            <w:pPr>
              <w:pStyle w:val="Codigo"/>
              <w:keepNext/>
              <w:widowControl w:val="0"/>
              <w:ind w:left="28"/>
              <w:jc w:val="left"/>
            </w:pPr>
            <w:r w:rsidRPr="009B6CCF">
              <w:t>}</w:t>
            </w:r>
          </w:p>
        </w:tc>
      </w:tr>
    </w:tbl>
    <w:p w14:paraId="5A62CEB8" w14:textId="77777777" w:rsidR="00AB245D" w:rsidRPr="009B6CCF" w:rsidRDefault="00AB245D" w:rsidP="00A6278E">
      <w:pPr>
        <w:pStyle w:val="Legenda"/>
      </w:pPr>
      <w:r w:rsidRPr="009B6CCF">
        <w:t>Elaboração: Os autores (2026)</w:t>
      </w:r>
    </w:p>
    <w:p w14:paraId="72FEA655" w14:textId="77777777" w:rsidR="00AB245D" w:rsidRPr="009B6CCF" w:rsidRDefault="00AB245D" w:rsidP="004D5DB7"/>
    <w:p w14:paraId="3504C1FC" w14:textId="672BA39E" w:rsidR="004D5DB7" w:rsidRPr="009B6CCF" w:rsidRDefault="004D5DB7" w:rsidP="004D5DB7">
      <w:r w:rsidRPr="009B6CCF">
        <w:t xml:space="preserve">Para a representação gráfica do ajuste de orientação, utiliza-se a propriedade </w:t>
      </w:r>
      <w:r w:rsidRPr="009B6CCF">
        <w:rPr>
          <w:i/>
          <w:iCs/>
        </w:rPr>
        <w:t>CSS transform: rotate(n deg)</w:t>
      </w:r>
      <w:r w:rsidRPr="009B6CCF">
        <w:t xml:space="preserve">. Como o azimute calculado pelo </w:t>
      </w:r>
      <w:r w:rsidRPr="009B6CCF">
        <w:rPr>
          <w:i/>
          <w:iCs/>
        </w:rPr>
        <w:t>SuperCIATA</w:t>
      </w:r>
      <w:r w:rsidRPr="009B6CCF">
        <w:t xml:space="preserve"> segue a convenção geodésica (onde 0° é o Norte), a aplicação direta desse valor no elemento gráfico do </w:t>
      </w:r>
      <w:r w:rsidRPr="009B6CCF">
        <w:rPr>
          <w:i/>
          <w:iCs/>
        </w:rPr>
        <w:t>Leaflet</w:t>
      </w:r>
      <w:r w:rsidRPr="009B6CCF">
        <w:t xml:space="preserve"> alinha a </w:t>
      </w:r>
      <w:r w:rsidR="00F832A6" w:rsidRPr="009B6CCF">
        <w:t>face</w:t>
      </w:r>
      <w:r w:rsidRPr="009B6CCF">
        <w:t xml:space="preserve"> do quadrilátero com o eixo real do logradouro. O ponto de ancoragem da rotação (</w:t>
      </w:r>
      <w:r w:rsidRPr="009B6CCF">
        <w:rPr>
          <w:i/>
          <w:iCs/>
        </w:rPr>
        <w:t>transform-origin</w:t>
      </w:r>
      <w:r w:rsidRPr="009B6CCF">
        <w:t>) é definido como o centroide da face de quadra, garantindo que o polígono gire sobre seu próprio eixo sem deslocamento espacial.</w:t>
      </w:r>
    </w:p>
    <w:p w14:paraId="12929F6A" w14:textId="2E0E9056" w:rsidR="004D5DB7" w:rsidRPr="009B6CCF" w:rsidRDefault="004D5DB7" w:rsidP="00A6278E">
      <w:pPr>
        <w:pStyle w:val="Legenda"/>
      </w:pPr>
      <w:r w:rsidRPr="009B6CCF">
        <w:lastRenderedPageBreak/>
        <w:t xml:space="preserve">Figura </w:t>
      </w:r>
      <w:fldSimple w:instr=" SEQ Figura \* ARABIC ">
        <w:r w:rsidR="003750EA">
          <w:rPr>
            <w:noProof/>
          </w:rPr>
          <w:t>10</w:t>
        </w:r>
      </w:fldSimple>
      <w:r w:rsidR="00DD2FCC" w:rsidRPr="009B6CCF">
        <w:t xml:space="preserve"> –</w:t>
      </w:r>
      <w:r w:rsidRPr="009B6CCF">
        <w:t xml:space="preserve"> Ajuste de ângulo da Rua Caramurus com </w:t>
      </w:r>
      <w:r w:rsidRPr="009B6CCF">
        <w:rPr>
          <w:i/>
        </w:rPr>
        <w:t>OSM</w:t>
      </w:r>
    </w:p>
    <w:tbl>
      <w:tblPr>
        <w:tblStyle w:val="Tabelacomgrade"/>
        <w:tblW w:w="0" w:type="auto"/>
        <w:tblLook w:val="04A0" w:firstRow="1" w:lastRow="0" w:firstColumn="1" w:lastColumn="0" w:noHBand="0" w:noVBand="1"/>
      </w:tblPr>
      <w:tblGrid>
        <w:gridCol w:w="9061"/>
      </w:tblGrid>
      <w:tr w:rsidR="004D5DB7" w:rsidRPr="009B6CCF" w14:paraId="2A7C12F8" w14:textId="77777777" w:rsidTr="00926561">
        <w:tc>
          <w:tcPr>
            <w:tcW w:w="9061" w:type="dxa"/>
          </w:tcPr>
          <w:p w14:paraId="1DFA6832" w14:textId="77777777" w:rsidR="004D5DB7" w:rsidRPr="009B6CCF" w:rsidRDefault="004D5DB7" w:rsidP="00926561">
            <w:pPr>
              <w:keepNext/>
              <w:widowControl w:val="0"/>
              <w:ind w:firstLine="0"/>
            </w:pPr>
            <w:r w:rsidRPr="009B6CCF">
              <w:rPr>
                <w:noProof/>
                <w:lang w:eastAsia="pt-BR"/>
              </w:rPr>
              <w:drawing>
                <wp:inline distT="0" distB="0" distL="0" distR="0" wp14:anchorId="46CD71AF" wp14:editId="1439421A">
                  <wp:extent cx="5759591" cy="3239770"/>
                  <wp:effectExtent l="0" t="0" r="0" b="0"/>
                  <wp:docPr id="1218788812"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88812" name="Imagem 1" descr="Texto&#10;&#10;O conteúdo gerado por IA pode estar incorreto."/>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59591" cy="3239770"/>
                          </a:xfrm>
                          <a:prstGeom prst="rect">
                            <a:avLst/>
                          </a:prstGeom>
                        </pic:spPr>
                      </pic:pic>
                    </a:graphicData>
                  </a:graphic>
                </wp:inline>
              </w:drawing>
            </w:r>
          </w:p>
        </w:tc>
      </w:tr>
    </w:tbl>
    <w:p w14:paraId="74F06E89" w14:textId="77777777" w:rsidR="004D5DB7" w:rsidRPr="009B6CCF" w:rsidRDefault="004D5DB7" w:rsidP="00A6278E">
      <w:pPr>
        <w:pStyle w:val="Legenda"/>
      </w:pPr>
      <w:r w:rsidRPr="009B6CCF">
        <w:t>Elaboração: Os autores (2026)</w:t>
      </w:r>
    </w:p>
    <w:p w14:paraId="4EF270DD" w14:textId="77777777" w:rsidR="004D5DB7" w:rsidRPr="009B6CCF" w:rsidRDefault="004D5DB7" w:rsidP="00947FEB"/>
    <w:p w14:paraId="5F20CE9C" w14:textId="5941AC14" w:rsidR="00A023D7" w:rsidRPr="009B6CCF" w:rsidRDefault="00A023D7" w:rsidP="00947FEB">
      <w:r w:rsidRPr="009B6CCF">
        <w:t xml:space="preserve">Como resultado da aplicação do azimute, obtém-se um polígono rotacionado cujo alinhamento coincide com o ângulo do logradouro de referência. A </w:t>
      </w:r>
      <w:r w:rsidRPr="009B6CCF">
        <w:fldChar w:fldCharType="begin"/>
      </w:r>
      <w:r w:rsidRPr="009B6CCF">
        <w:instrText xml:space="preserve"> REF _Ref221782119 \h </w:instrText>
      </w:r>
      <w:r w:rsidRPr="009B6CCF">
        <w:fldChar w:fldCharType="separate"/>
      </w:r>
      <w:r w:rsidR="003750EA" w:rsidRPr="009B6CCF">
        <w:t xml:space="preserve">Figura </w:t>
      </w:r>
      <w:r w:rsidR="003750EA">
        <w:rPr>
          <w:noProof/>
        </w:rPr>
        <w:t>11</w:t>
      </w:r>
      <w:r w:rsidRPr="009B6CCF">
        <w:fldChar w:fldCharType="end"/>
      </w:r>
      <w:r w:rsidRPr="009B6CCF">
        <w:t xml:space="preserve"> ilustra a nova orientação da quadra 01.03.002.3.0054, enquanto a sua versão original, sem o ajuste de rotação, pode ser observada na </w:t>
      </w:r>
      <w:r w:rsidRPr="009B6CCF">
        <w:fldChar w:fldCharType="begin"/>
      </w:r>
      <w:r w:rsidRPr="009B6CCF">
        <w:instrText xml:space="preserve"> REF _Ref221176531 \h </w:instrText>
      </w:r>
      <w:r w:rsidRPr="009B6CCF">
        <w:fldChar w:fldCharType="separate"/>
      </w:r>
      <w:r w:rsidR="003750EA" w:rsidRPr="009B6CCF">
        <w:t xml:space="preserve">Figura </w:t>
      </w:r>
      <w:r w:rsidR="003750EA">
        <w:rPr>
          <w:noProof/>
        </w:rPr>
        <w:t>9</w:t>
      </w:r>
      <w:r w:rsidRPr="009B6CCF">
        <w:fldChar w:fldCharType="end"/>
      </w:r>
      <w:r w:rsidRPr="009B6CCF">
        <w:t xml:space="preserve"> para fins comparativos.</w:t>
      </w:r>
    </w:p>
    <w:p w14:paraId="1CB519B9" w14:textId="4B8D2DE5" w:rsidR="00610A2A" w:rsidRPr="009B6CCF" w:rsidRDefault="00610A2A" w:rsidP="00A6278E">
      <w:pPr>
        <w:pStyle w:val="Legenda"/>
      </w:pPr>
      <w:bookmarkStart w:id="335" w:name="_Ref221782119"/>
      <w:r w:rsidRPr="009B6CCF">
        <w:lastRenderedPageBreak/>
        <w:t xml:space="preserve">Figura </w:t>
      </w:r>
      <w:fldSimple w:instr=" SEQ Figura \* ARABIC ">
        <w:r w:rsidR="003750EA">
          <w:rPr>
            <w:noProof/>
          </w:rPr>
          <w:t>11</w:t>
        </w:r>
      </w:fldSimple>
      <w:bookmarkEnd w:id="335"/>
      <w:r w:rsidRPr="009B6CCF">
        <w:t xml:space="preserve"> – </w:t>
      </w:r>
      <w:r w:rsidR="00C10A67" w:rsidRPr="009B6CCF">
        <w:t xml:space="preserve">Quadra 01.03.002.3.0054 </w:t>
      </w:r>
      <w:r w:rsidR="00116049" w:rsidRPr="009B6CCF">
        <w:t xml:space="preserve">rotacionada com </w:t>
      </w:r>
      <w:r w:rsidRPr="009B6CCF">
        <w:rPr>
          <w:i/>
        </w:rPr>
        <w:t>OSM</w:t>
      </w:r>
    </w:p>
    <w:tbl>
      <w:tblPr>
        <w:tblStyle w:val="Tabelacomgrade"/>
        <w:tblW w:w="0" w:type="auto"/>
        <w:tblLook w:val="04A0" w:firstRow="1" w:lastRow="0" w:firstColumn="1" w:lastColumn="0" w:noHBand="0" w:noVBand="1"/>
      </w:tblPr>
      <w:tblGrid>
        <w:gridCol w:w="9061"/>
      </w:tblGrid>
      <w:tr w:rsidR="00610A2A" w:rsidRPr="009B6CCF" w14:paraId="61CDF6D8" w14:textId="77777777" w:rsidTr="00926561">
        <w:tc>
          <w:tcPr>
            <w:tcW w:w="9061" w:type="dxa"/>
          </w:tcPr>
          <w:p w14:paraId="6AA89E4E" w14:textId="6CE3C6E4" w:rsidR="00610A2A" w:rsidRPr="009B6CCF" w:rsidRDefault="003151D0" w:rsidP="00926561">
            <w:pPr>
              <w:keepNext/>
              <w:widowControl w:val="0"/>
              <w:ind w:firstLine="0"/>
            </w:pPr>
            <w:r w:rsidRPr="009B6CCF">
              <w:rPr>
                <w:noProof/>
                <w:lang w:eastAsia="pt-BR"/>
              </w:rPr>
              <w:drawing>
                <wp:inline distT="0" distB="0" distL="0" distR="0" wp14:anchorId="7951FA88" wp14:editId="11258EE0">
                  <wp:extent cx="5760085" cy="4303395"/>
                  <wp:effectExtent l="0" t="0" r="0" b="1905"/>
                  <wp:docPr id="936953631" name="Imagem 3" descr="Interface gráfica do usuá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53631" name="Imagem 3" descr="Interface gráfica do usuário"/>
                          <pic:cNvPicPr/>
                        </pic:nvPicPr>
                        <pic:blipFill>
                          <a:blip r:embed="rId28">
                            <a:extLst>
                              <a:ext uri="{28A0092B-C50C-407E-A947-70E740481C1C}">
                                <a14:useLocalDpi xmlns:a14="http://schemas.microsoft.com/office/drawing/2010/main" val="0"/>
                              </a:ext>
                            </a:extLst>
                          </a:blip>
                          <a:stretch>
                            <a:fillRect/>
                          </a:stretch>
                        </pic:blipFill>
                        <pic:spPr>
                          <a:xfrm>
                            <a:off x="0" y="0"/>
                            <a:ext cx="5760085" cy="4303395"/>
                          </a:xfrm>
                          <a:prstGeom prst="rect">
                            <a:avLst/>
                          </a:prstGeom>
                        </pic:spPr>
                      </pic:pic>
                    </a:graphicData>
                  </a:graphic>
                </wp:inline>
              </w:drawing>
            </w:r>
          </w:p>
        </w:tc>
      </w:tr>
    </w:tbl>
    <w:p w14:paraId="35839483" w14:textId="77777777" w:rsidR="00610A2A" w:rsidRPr="009B6CCF" w:rsidRDefault="00610A2A" w:rsidP="00A6278E">
      <w:pPr>
        <w:pStyle w:val="Legenda"/>
      </w:pPr>
      <w:r w:rsidRPr="009B6CCF">
        <w:t>Elaboração: Os autores (2026)</w:t>
      </w:r>
    </w:p>
    <w:p w14:paraId="5E5C79AF" w14:textId="77777777" w:rsidR="00610A2A" w:rsidRPr="009B6CCF" w:rsidRDefault="00610A2A" w:rsidP="00947FEB"/>
    <w:p w14:paraId="6CD5BFED" w14:textId="2D8E2B47" w:rsidR="00B92848" w:rsidRPr="009B6CCF" w:rsidRDefault="00D06BA5" w:rsidP="00BE202E">
      <w:pPr>
        <w:pStyle w:val="Ttulo4"/>
      </w:pPr>
      <w:r w:rsidRPr="009B6CCF">
        <w:t>Translação da quadra para o centroide calculado (OSM)</w:t>
      </w:r>
    </w:p>
    <w:p w14:paraId="72118392" w14:textId="2EAA2253" w:rsidR="00C72079" w:rsidRPr="009B6CCF" w:rsidRDefault="003C706F" w:rsidP="00A73A6A">
      <w:r w:rsidRPr="009B6CCF">
        <w:t xml:space="preserve">Após o ajuste da orientação, o algoritmo executa a translação da geometria para sua posição definitiva. Este processo fundamenta-se no cálculo do centroide dos pontos mais próximos (vizinhos) ao centroide original </w:t>
      </w:r>
      <w:r w:rsidR="00E86330" w:rsidRPr="009B6CCF">
        <w:t xml:space="preserve">das faces </w:t>
      </w:r>
      <w:r w:rsidRPr="009B6CCF">
        <w:t xml:space="preserve">da quadra, obtidos a partir da malha viária do </w:t>
      </w:r>
      <w:r w:rsidRPr="009B6CCF">
        <w:rPr>
          <w:i/>
          <w:iCs/>
        </w:rPr>
        <w:t>OpenStreetMap</w:t>
      </w:r>
      <w:r w:rsidRPr="009B6CCF">
        <w:t xml:space="preserve">. </w:t>
      </w:r>
    </w:p>
    <w:p w14:paraId="06C23AD7" w14:textId="41905EE3" w:rsidR="00A73A6A" w:rsidRPr="009B6CCF" w:rsidRDefault="003C706F" w:rsidP="00A73A6A">
      <w:r w:rsidRPr="009B6CCF">
        <w:t xml:space="preserve">Ao estabelecer esse novo ponto de referência, é possível determinar o vetor de deslocamento necessário para alinhar a quadra ao contexto geográfico </w:t>
      </w:r>
      <w:r w:rsidR="007D3246" w:rsidRPr="009B6CCF">
        <w:t>do OSM</w:t>
      </w:r>
      <w:r w:rsidRPr="009B6CCF">
        <w:t xml:space="preserve">. A </w:t>
      </w:r>
      <w:r w:rsidR="00C5616E" w:rsidRPr="009B6CCF">
        <w:fldChar w:fldCharType="begin"/>
      </w:r>
      <w:r w:rsidR="00C5616E" w:rsidRPr="009B6CCF">
        <w:instrText xml:space="preserve"> REF _Ref223080638 \h </w:instrText>
      </w:r>
      <w:r w:rsidR="00C5616E" w:rsidRPr="009B6CCF">
        <w:fldChar w:fldCharType="separate"/>
      </w:r>
      <w:r w:rsidR="003750EA" w:rsidRPr="009B6CCF">
        <w:t xml:space="preserve">Figura </w:t>
      </w:r>
      <w:r w:rsidR="003750EA">
        <w:rPr>
          <w:noProof/>
        </w:rPr>
        <w:t>12</w:t>
      </w:r>
      <w:r w:rsidR="00C5616E" w:rsidRPr="009B6CCF">
        <w:fldChar w:fldCharType="end"/>
      </w:r>
      <w:r w:rsidR="00C5616E" w:rsidRPr="009B6CCF">
        <w:t xml:space="preserve"> </w:t>
      </w:r>
      <w:r w:rsidRPr="009B6CCF">
        <w:t xml:space="preserve">ilustra o deslocamento vetorial aplicado à quadra 01.03.002.3.0054, resultando na correção do </w:t>
      </w:r>
      <w:r w:rsidRPr="009B6CCF">
        <w:rPr>
          <w:i/>
          <w:iCs/>
        </w:rPr>
        <w:t>offset</w:t>
      </w:r>
      <w:r w:rsidRPr="009B6CCF">
        <w:t xml:space="preserve"> posicional observado anteriormente na</w:t>
      </w:r>
      <w:r w:rsidR="003B79F6" w:rsidRPr="009B6CCF">
        <w:t xml:space="preserve"> </w:t>
      </w:r>
      <w:r w:rsidR="000B5ACE" w:rsidRPr="009B6CCF">
        <w:fldChar w:fldCharType="begin"/>
      </w:r>
      <w:r w:rsidR="000B5ACE" w:rsidRPr="009B6CCF">
        <w:instrText xml:space="preserve"> REF _Ref221782119 \h </w:instrText>
      </w:r>
      <w:r w:rsidR="000B5ACE" w:rsidRPr="009B6CCF">
        <w:fldChar w:fldCharType="separate"/>
      </w:r>
      <w:r w:rsidR="003750EA" w:rsidRPr="009B6CCF">
        <w:t xml:space="preserve">Figura </w:t>
      </w:r>
      <w:r w:rsidR="003750EA">
        <w:rPr>
          <w:noProof/>
        </w:rPr>
        <w:t>11</w:t>
      </w:r>
      <w:r w:rsidR="000B5ACE" w:rsidRPr="009B6CCF">
        <w:fldChar w:fldCharType="end"/>
      </w:r>
      <w:r w:rsidRPr="009B6CCF">
        <w:t>.</w:t>
      </w:r>
      <w:r w:rsidR="003C209D" w:rsidRPr="009B6CCF">
        <w:t xml:space="preserve"> </w:t>
      </w:r>
      <w:r w:rsidR="00AC0872" w:rsidRPr="009B6CCF">
        <w:t>Ressalta-se</w:t>
      </w:r>
      <w:r w:rsidR="00775840" w:rsidRPr="009B6CCF">
        <w:t xml:space="preserve"> que, embora </w:t>
      </w:r>
      <w:r w:rsidR="00545CBC" w:rsidRPr="009B6CCF">
        <w:t>seja um</w:t>
      </w:r>
      <w:r w:rsidR="00775840" w:rsidRPr="009B6CCF">
        <w:t xml:space="preserve"> deslocamento </w:t>
      </w:r>
      <w:r w:rsidR="00D14C2B" w:rsidRPr="009B6CCF">
        <w:t>pequeno</w:t>
      </w:r>
      <w:r w:rsidR="00775840" w:rsidRPr="009B6CCF">
        <w:t xml:space="preserve">, a aplicação da translação </w:t>
      </w:r>
      <w:r w:rsidR="00CF599C" w:rsidRPr="009B6CCF">
        <w:t xml:space="preserve">pode </w:t>
      </w:r>
      <w:r w:rsidR="00787062" w:rsidRPr="009B6CCF">
        <w:t>melhor</w:t>
      </w:r>
      <w:r w:rsidR="00742AE3" w:rsidRPr="009B6CCF">
        <w:t>ar</w:t>
      </w:r>
      <w:r w:rsidR="002E33DD" w:rsidRPr="009B6CCF">
        <w:t xml:space="preserve"> </w:t>
      </w:r>
      <w:r w:rsidR="0093471A" w:rsidRPr="009B6CCF">
        <w:t>significativamente</w:t>
      </w:r>
      <w:r w:rsidR="00775840" w:rsidRPr="009B6CCF">
        <w:t xml:space="preserve"> a acurácia posicional da quadra.</w:t>
      </w:r>
    </w:p>
    <w:p w14:paraId="2CC9A8C3" w14:textId="77777777" w:rsidR="00066C1D" w:rsidRPr="009B6CCF" w:rsidRDefault="00066C1D" w:rsidP="00A73A6A"/>
    <w:p w14:paraId="57BDA20D" w14:textId="77777777" w:rsidR="00DB313B" w:rsidRPr="009B6CCF" w:rsidRDefault="00DB313B" w:rsidP="00DB313B"/>
    <w:p w14:paraId="28212A1F" w14:textId="52B9AA2E" w:rsidR="00CF5BD9" w:rsidRPr="009B6CCF" w:rsidRDefault="00CF5BD9" w:rsidP="00A6278E">
      <w:pPr>
        <w:pStyle w:val="Legenda"/>
      </w:pPr>
      <w:bookmarkStart w:id="336" w:name="_Ref223080638"/>
      <w:r w:rsidRPr="009B6CCF">
        <w:lastRenderedPageBreak/>
        <w:t xml:space="preserve">Figura </w:t>
      </w:r>
      <w:fldSimple w:instr=" SEQ Figura \* ARABIC ">
        <w:r w:rsidR="003750EA">
          <w:rPr>
            <w:noProof/>
          </w:rPr>
          <w:t>12</w:t>
        </w:r>
      </w:fldSimple>
      <w:bookmarkEnd w:id="336"/>
      <w:r w:rsidRPr="009B6CCF">
        <w:t xml:space="preserve"> – Quadra 01.03.002.3.0054 após os processos de rotação e translação.</w:t>
      </w:r>
    </w:p>
    <w:tbl>
      <w:tblPr>
        <w:tblStyle w:val="Tabelacomgrade"/>
        <w:tblW w:w="0" w:type="auto"/>
        <w:jc w:val="center"/>
        <w:tblLook w:val="04A0" w:firstRow="1" w:lastRow="0" w:firstColumn="1" w:lastColumn="0" w:noHBand="0" w:noVBand="1"/>
      </w:tblPr>
      <w:tblGrid>
        <w:gridCol w:w="9061"/>
      </w:tblGrid>
      <w:tr w:rsidR="00CF5BD9" w:rsidRPr="009B6CCF" w14:paraId="5B6EE9D8" w14:textId="77777777" w:rsidTr="00D02D81">
        <w:trPr>
          <w:jc w:val="center"/>
        </w:trPr>
        <w:tc>
          <w:tcPr>
            <w:tcW w:w="9061" w:type="dxa"/>
          </w:tcPr>
          <w:p w14:paraId="1B59B484" w14:textId="210E9B27" w:rsidR="00CF5BD9" w:rsidRPr="009B6CCF" w:rsidRDefault="00431FC1" w:rsidP="001B2054">
            <w:pPr>
              <w:keepNext/>
              <w:widowControl w:val="0"/>
              <w:ind w:firstLine="0"/>
              <w:jc w:val="center"/>
            </w:pPr>
            <w:r w:rsidRPr="009B6CCF">
              <w:rPr>
                <w:noProof/>
                <w:lang w:eastAsia="pt-BR"/>
              </w:rPr>
              <w:drawing>
                <wp:inline distT="0" distB="0" distL="0" distR="0" wp14:anchorId="4862F89D" wp14:editId="4E374B99">
                  <wp:extent cx="5731241" cy="4300220"/>
                  <wp:effectExtent l="0" t="0" r="3175" b="5080"/>
                  <wp:docPr id="41491854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18544" name="Imagem 2"/>
                          <pic:cNvPicPr/>
                        </pic:nvPicPr>
                        <pic:blipFill>
                          <a:blip r:embed="rId29">
                            <a:extLst>
                              <a:ext uri="{28A0092B-C50C-407E-A947-70E740481C1C}">
                                <a14:useLocalDpi xmlns:a14="http://schemas.microsoft.com/office/drawing/2010/main" val="0"/>
                              </a:ext>
                            </a:extLst>
                          </a:blip>
                          <a:stretch>
                            <a:fillRect/>
                          </a:stretch>
                        </pic:blipFill>
                        <pic:spPr>
                          <a:xfrm>
                            <a:off x="0" y="0"/>
                            <a:ext cx="5731241" cy="4300220"/>
                          </a:xfrm>
                          <a:prstGeom prst="rect">
                            <a:avLst/>
                          </a:prstGeom>
                        </pic:spPr>
                      </pic:pic>
                    </a:graphicData>
                  </a:graphic>
                </wp:inline>
              </w:drawing>
            </w:r>
          </w:p>
        </w:tc>
      </w:tr>
    </w:tbl>
    <w:p w14:paraId="490DDEA8" w14:textId="77777777" w:rsidR="00CF5BD9" w:rsidRPr="009B6CCF" w:rsidRDefault="00CF5BD9" w:rsidP="00A6278E">
      <w:pPr>
        <w:pStyle w:val="Legenda"/>
      </w:pPr>
      <w:r w:rsidRPr="009B6CCF">
        <w:t>Elaboração: Os autores (2026)</w:t>
      </w:r>
    </w:p>
    <w:p w14:paraId="0CAE6CDD" w14:textId="77777777" w:rsidR="000B5ACE" w:rsidRPr="009B6CCF" w:rsidRDefault="000B5ACE" w:rsidP="00A73A6A"/>
    <w:p w14:paraId="716087C5" w14:textId="77777777" w:rsidR="0007171B" w:rsidRPr="009B6CCF" w:rsidRDefault="0007171B">
      <w:pPr>
        <w:rPr>
          <w:rFonts w:eastAsiaTheme="majorEastAsia" w:cstheme="majorBidi"/>
          <w:b/>
          <w:szCs w:val="24"/>
        </w:rPr>
      </w:pPr>
      <w:r w:rsidRPr="009B6CCF">
        <w:br w:type="page"/>
      </w:r>
    </w:p>
    <w:p w14:paraId="188EE0CC" w14:textId="1996668E" w:rsidR="002B27F6" w:rsidRPr="009B6CCF" w:rsidRDefault="002B27F6" w:rsidP="00093FBB">
      <w:pPr>
        <w:pStyle w:val="Ttulo3"/>
      </w:pPr>
      <w:bookmarkStart w:id="337" w:name="_Toc223789524"/>
      <w:commentRangeStart w:id="338"/>
      <w:r w:rsidRPr="009B6CCF">
        <w:lastRenderedPageBreak/>
        <w:t>Validação dos resultados</w:t>
      </w:r>
      <w:bookmarkEnd w:id="337"/>
      <w:commentRangeEnd w:id="338"/>
      <w:r w:rsidR="001E2394" w:rsidRPr="009B6CCF">
        <w:rPr>
          <w:rStyle w:val="Refdecomentrio"/>
          <w:sz w:val="24"/>
          <w:szCs w:val="24"/>
        </w:rPr>
        <w:commentReference w:id="338"/>
      </w:r>
    </w:p>
    <w:p w14:paraId="74A0762A" w14:textId="77777777" w:rsidR="006A3881" w:rsidRPr="009B6CCF" w:rsidRDefault="006A3881" w:rsidP="006A3881"/>
    <w:p w14:paraId="7B9400D5" w14:textId="38F7E166" w:rsidR="006D3D4B" w:rsidRPr="009B6CCF" w:rsidRDefault="006D3D4B" w:rsidP="00093FBB">
      <w:pPr>
        <w:pStyle w:val="Ttulo3"/>
      </w:pPr>
      <w:bookmarkStart w:id="339" w:name="_Toc223789525"/>
      <w:commentRangeStart w:id="340"/>
      <w:r w:rsidRPr="009B6CCF">
        <w:t>Representação gráfica das quadras</w:t>
      </w:r>
      <w:bookmarkEnd w:id="339"/>
      <w:commentRangeEnd w:id="340"/>
      <w:r w:rsidR="00184ABD" w:rsidRPr="009B6CCF">
        <w:rPr>
          <w:rStyle w:val="Refdecomentrio"/>
          <w:sz w:val="24"/>
          <w:szCs w:val="24"/>
        </w:rPr>
        <w:commentReference w:id="340"/>
      </w:r>
    </w:p>
    <w:p w14:paraId="6B2D7300" w14:textId="77777777" w:rsidR="00276579" w:rsidRPr="009B6CCF" w:rsidRDefault="00276579" w:rsidP="006D3D4B"/>
    <w:p w14:paraId="78C3519C" w14:textId="6AE87B08" w:rsidR="00BA0A6A" w:rsidRPr="009B6CCF" w:rsidRDefault="00BA0A6A" w:rsidP="00A6278E">
      <w:pPr>
        <w:pStyle w:val="Legenda"/>
      </w:pPr>
      <w:r w:rsidRPr="009B6CCF">
        <w:t xml:space="preserve">Figura </w:t>
      </w:r>
      <w:fldSimple w:instr=" SEQ Figura \* ARABIC ">
        <w:r w:rsidR="003750EA">
          <w:rPr>
            <w:noProof/>
          </w:rPr>
          <w:t>13</w:t>
        </w:r>
      </w:fldSimple>
      <w:r w:rsidR="00DD2FCC" w:rsidRPr="009B6CCF">
        <w:t xml:space="preserve"> –</w:t>
      </w:r>
      <w:r w:rsidRPr="009B6CCF">
        <w:t xml:space="preserve"> Quadra no Geo da prefeitura</w:t>
      </w:r>
    </w:p>
    <w:tbl>
      <w:tblPr>
        <w:tblStyle w:val="Tabelacomgrade"/>
        <w:tblW w:w="0" w:type="auto"/>
        <w:jc w:val="right"/>
        <w:tblLook w:val="04A0" w:firstRow="1" w:lastRow="0" w:firstColumn="1" w:lastColumn="0" w:noHBand="0" w:noVBand="1"/>
      </w:tblPr>
      <w:tblGrid>
        <w:gridCol w:w="9061"/>
      </w:tblGrid>
      <w:tr w:rsidR="00BA0A6A" w:rsidRPr="009B6CCF" w14:paraId="5051419B" w14:textId="77777777" w:rsidTr="00AE10AA">
        <w:trPr>
          <w:jc w:val="right"/>
        </w:trPr>
        <w:tc>
          <w:tcPr>
            <w:tcW w:w="9061" w:type="dxa"/>
          </w:tcPr>
          <w:p w14:paraId="781ECAA6" w14:textId="77777777" w:rsidR="00BA0A6A" w:rsidRPr="009B6CCF" w:rsidRDefault="00BA0A6A" w:rsidP="00D4618D">
            <w:pPr>
              <w:keepNext/>
              <w:widowControl w:val="0"/>
              <w:ind w:left="-113" w:firstLine="0"/>
              <w:jc w:val="center"/>
            </w:pPr>
            <w:r w:rsidRPr="009B6CCF">
              <w:rPr>
                <w:noProof/>
                <w:lang w:eastAsia="pt-BR"/>
              </w:rPr>
              <w:drawing>
                <wp:inline distT="0" distB="0" distL="0" distR="0" wp14:anchorId="616FA820" wp14:editId="3A170FC3">
                  <wp:extent cx="5759589" cy="3239769"/>
                  <wp:effectExtent l="0" t="0" r="0" b="0"/>
                  <wp:docPr id="13536116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11616" name="Imagem 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59589" cy="3239769"/>
                          </a:xfrm>
                          <a:prstGeom prst="rect">
                            <a:avLst/>
                          </a:prstGeom>
                        </pic:spPr>
                      </pic:pic>
                    </a:graphicData>
                  </a:graphic>
                </wp:inline>
              </w:drawing>
            </w:r>
          </w:p>
        </w:tc>
      </w:tr>
    </w:tbl>
    <w:p w14:paraId="0B2F288C" w14:textId="77777777" w:rsidR="00D6509D" w:rsidRPr="009B6CCF" w:rsidRDefault="00D6509D" w:rsidP="00A6278E">
      <w:pPr>
        <w:pStyle w:val="Legenda"/>
      </w:pPr>
      <w:r w:rsidRPr="009B6CCF">
        <w:t xml:space="preserve">Fonte: </w:t>
      </w:r>
      <w:r w:rsidRPr="009B6CCF">
        <w:fldChar w:fldCharType="begin"/>
      </w:r>
      <w:r w:rsidRPr="009B6CCF">
        <w:instrText xml:space="preserve"> ADDIN ZOTERO_ITEM CSL_CITATION {"citationID":"T2N4TFqy","properties":{"formattedCitation":"(SIGWEB-Capanema,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Os autores (2026)</w:t>
      </w:r>
    </w:p>
    <w:p w14:paraId="3CDCAC1B" w14:textId="77777777" w:rsidR="00BA0A6A" w:rsidRPr="009B6CCF" w:rsidRDefault="00BA0A6A" w:rsidP="006D3D4B"/>
    <w:p w14:paraId="2736EC4E" w14:textId="77777777" w:rsidR="003F0BD8" w:rsidRPr="009B6CCF" w:rsidRDefault="003F0BD8" w:rsidP="006D3D4B"/>
    <w:p w14:paraId="417FD8F0" w14:textId="5D70A2C1" w:rsidR="00E805EA" w:rsidRPr="009B6CCF" w:rsidRDefault="00E805EA" w:rsidP="00A6278E">
      <w:pPr>
        <w:pStyle w:val="Legenda"/>
      </w:pPr>
      <w:commentRangeStart w:id="341"/>
      <w:r w:rsidRPr="009B6CCF">
        <w:lastRenderedPageBreak/>
        <w:t xml:space="preserve">Figura </w:t>
      </w:r>
      <w:fldSimple w:instr=" SEQ Figura \* ARABIC ">
        <w:r w:rsidR="003750EA">
          <w:rPr>
            <w:noProof/>
          </w:rPr>
          <w:t>14</w:t>
        </w:r>
      </w:fldSimple>
      <w:r w:rsidR="00DD2FCC" w:rsidRPr="009B6CCF">
        <w:t xml:space="preserve"> – </w:t>
      </w:r>
      <w:r w:rsidRPr="009B6CCF">
        <w:t>Quadra CTU/CIATA ajustada com OSM</w:t>
      </w:r>
      <w:commentRangeEnd w:id="341"/>
      <w:r w:rsidR="00C22690" w:rsidRPr="009B6CCF">
        <w:rPr>
          <w:rStyle w:val="Refdecomentrio"/>
          <w:sz w:val="20"/>
          <w:szCs w:val="20"/>
        </w:rPr>
        <w:commentReference w:id="341"/>
      </w:r>
    </w:p>
    <w:tbl>
      <w:tblPr>
        <w:tblStyle w:val="Tabelacomgrade"/>
        <w:tblW w:w="0" w:type="auto"/>
        <w:jc w:val="right"/>
        <w:tblLook w:val="04A0" w:firstRow="1" w:lastRow="0" w:firstColumn="1" w:lastColumn="0" w:noHBand="0" w:noVBand="1"/>
      </w:tblPr>
      <w:tblGrid>
        <w:gridCol w:w="9061"/>
      </w:tblGrid>
      <w:tr w:rsidR="00E805EA" w:rsidRPr="009B6CCF" w14:paraId="3149B2FE" w14:textId="77777777" w:rsidTr="00926561">
        <w:trPr>
          <w:jc w:val="right"/>
        </w:trPr>
        <w:tc>
          <w:tcPr>
            <w:tcW w:w="9061" w:type="dxa"/>
          </w:tcPr>
          <w:p w14:paraId="60B23FE2" w14:textId="77777777" w:rsidR="00E805EA" w:rsidRPr="009B6CCF" w:rsidRDefault="00E805EA" w:rsidP="00926561">
            <w:pPr>
              <w:keepNext/>
              <w:widowControl w:val="0"/>
              <w:ind w:firstLine="0"/>
              <w:jc w:val="center"/>
            </w:pPr>
            <w:r w:rsidRPr="009B6CCF">
              <w:rPr>
                <w:noProof/>
                <w:lang w:eastAsia="pt-BR"/>
              </w:rPr>
              <w:drawing>
                <wp:inline distT="0" distB="0" distL="0" distR="0" wp14:anchorId="70FD1B8B" wp14:editId="391691B7">
                  <wp:extent cx="5760085" cy="4373245"/>
                  <wp:effectExtent l="0" t="0" r="0" b="8255"/>
                  <wp:docPr id="641301096" name="Imagem 1" descr="Calend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01096" name="Imagem 1" descr="Calendário&#10;&#10;O conteúdo gerado por IA pode estar incorreto."/>
                          <pic:cNvPicPr/>
                        </pic:nvPicPr>
                        <pic:blipFill>
                          <a:blip r:embed="rId31">
                            <a:extLst>
                              <a:ext uri="{28A0092B-C50C-407E-A947-70E740481C1C}">
                                <a14:useLocalDpi xmlns:a14="http://schemas.microsoft.com/office/drawing/2010/main" val="0"/>
                              </a:ext>
                            </a:extLst>
                          </a:blip>
                          <a:stretch>
                            <a:fillRect/>
                          </a:stretch>
                        </pic:blipFill>
                        <pic:spPr>
                          <a:xfrm>
                            <a:off x="0" y="0"/>
                            <a:ext cx="5760085" cy="4373245"/>
                          </a:xfrm>
                          <a:prstGeom prst="rect">
                            <a:avLst/>
                          </a:prstGeom>
                        </pic:spPr>
                      </pic:pic>
                    </a:graphicData>
                  </a:graphic>
                </wp:inline>
              </w:drawing>
            </w:r>
          </w:p>
        </w:tc>
      </w:tr>
    </w:tbl>
    <w:p w14:paraId="736497B5" w14:textId="77777777" w:rsidR="00E805EA" w:rsidRPr="009B6CCF" w:rsidRDefault="00E805EA" w:rsidP="00A6278E">
      <w:pPr>
        <w:pStyle w:val="Legenda"/>
      </w:pPr>
      <w:r w:rsidRPr="009B6CCF">
        <w:t>Elaboração: Os autores (2026)</w:t>
      </w:r>
    </w:p>
    <w:p w14:paraId="751CE7FF" w14:textId="77777777" w:rsidR="00E805EA" w:rsidRPr="009B6CCF" w:rsidRDefault="00E805EA" w:rsidP="00E805EA"/>
    <w:p w14:paraId="75F48ADB" w14:textId="77777777" w:rsidR="00E805EA" w:rsidRPr="009B6CCF" w:rsidRDefault="00E805EA" w:rsidP="006D3D4B"/>
    <w:p w14:paraId="0E4D33B1" w14:textId="02E36CD0" w:rsidR="00250B16" w:rsidRPr="009B6CCF" w:rsidRDefault="001928A3" w:rsidP="009B6CCF">
      <w:pPr>
        <w:pStyle w:val="Ttulo1"/>
      </w:pPr>
      <w:bookmarkStart w:id="342" w:name="_Toc223789526"/>
      <w:r w:rsidRPr="009B6CCF">
        <w:lastRenderedPageBreak/>
        <w:t>APRESENTAÇÃO E ANÁLISE DOS RESULTADOS</w:t>
      </w:r>
      <w:bookmarkEnd w:id="342"/>
    </w:p>
    <w:p w14:paraId="36E556A5" w14:textId="6B8F0522" w:rsidR="007408B9" w:rsidRPr="009B6CCF" w:rsidRDefault="0046775E" w:rsidP="007408B9">
      <w:r w:rsidRPr="009B6CCF">
        <w:t>A avaliação dos resultados obtidos pela metodologia proposta norteia-se por três eixos fundamentais:</w:t>
      </w:r>
    </w:p>
    <w:p w14:paraId="02175F40" w14:textId="0D0B9A6E" w:rsidR="00C736B2" w:rsidRPr="009B6CCF" w:rsidRDefault="00C736B2">
      <w:pPr>
        <w:pStyle w:val="PargrafodaLista"/>
        <w:numPr>
          <w:ilvl w:val="0"/>
          <w:numId w:val="22"/>
        </w:numPr>
        <w:pPrChange w:id="343" w:author="Carlos" w:date="2026-03-13T15:21:00Z">
          <w:pPr>
            <w:pStyle w:val="PargrafodaLista"/>
            <w:numPr>
              <w:numId w:val="36"/>
            </w:numPr>
            <w:tabs>
              <w:tab w:val="num" w:pos="360"/>
              <w:tab w:val="num" w:pos="720"/>
            </w:tabs>
            <w:ind w:hanging="720"/>
          </w:pPr>
        </w:pPrChange>
      </w:pPr>
      <w:commentRangeStart w:id="344"/>
      <w:r w:rsidRPr="009B6CCF">
        <w:rPr>
          <w:b/>
          <w:bCs/>
        </w:rPr>
        <w:t>Eficácia da integração (correlação) entre as bases CTU/CIATA e CNEFE</w:t>
      </w:r>
      <w:r w:rsidRPr="009B6CCF">
        <w:t xml:space="preserve"> – analisa a capacidade do algoritmo </w:t>
      </w:r>
      <w:r w:rsidRPr="009B6CCF">
        <w:rPr>
          <w:i/>
          <w:iCs/>
        </w:rPr>
        <w:t>SuperCIATA</w:t>
      </w:r>
      <w:r w:rsidRPr="009B6CCF">
        <w:t xml:space="preserve"> em correlacionar quadras e unidades imobiliárias de forma automatizada, </w:t>
      </w:r>
      <w:r w:rsidR="00AF77AF" w:rsidRPr="009B6CCF">
        <w:t xml:space="preserve">com pouca ou </w:t>
      </w:r>
      <w:r w:rsidR="00E65B3D" w:rsidRPr="009B6CCF">
        <w:t>nenhuma</w:t>
      </w:r>
      <w:r w:rsidRPr="009B6CCF">
        <w:t xml:space="preserve"> necessidade de intervenção manual;</w:t>
      </w:r>
    </w:p>
    <w:p w14:paraId="7FBFF7D5" w14:textId="77A010C1" w:rsidR="00197487" w:rsidRPr="009B6CCF" w:rsidRDefault="009635DB">
      <w:pPr>
        <w:pStyle w:val="PargrafodaLista"/>
        <w:numPr>
          <w:ilvl w:val="0"/>
          <w:numId w:val="22"/>
        </w:numPr>
        <w:pPrChange w:id="345" w:author="Carlos" w:date="2026-03-13T15:21:00Z">
          <w:pPr>
            <w:pStyle w:val="PargrafodaLista"/>
            <w:numPr>
              <w:numId w:val="36"/>
            </w:numPr>
            <w:tabs>
              <w:tab w:val="num" w:pos="360"/>
              <w:tab w:val="num" w:pos="720"/>
            </w:tabs>
            <w:ind w:hanging="720"/>
          </w:pPr>
        </w:pPrChange>
      </w:pPr>
      <w:r w:rsidRPr="009B6CCF">
        <w:rPr>
          <w:b/>
          <w:bCs/>
        </w:rPr>
        <w:t xml:space="preserve">Acurácia dos objetos geográficos </w:t>
      </w:r>
      <w:r w:rsidRPr="009B6CCF">
        <w:t>– avalia a precisão posicional das geometrias das quadras resultantes do processo de integração;</w:t>
      </w:r>
    </w:p>
    <w:p w14:paraId="0599BD4B" w14:textId="3E18476A" w:rsidR="005314F1" w:rsidRPr="009B6CCF" w:rsidRDefault="00000D32">
      <w:pPr>
        <w:pStyle w:val="PargrafodaLista"/>
        <w:numPr>
          <w:ilvl w:val="0"/>
          <w:numId w:val="22"/>
        </w:numPr>
        <w:pPrChange w:id="346" w:author="Carlos" w:date="2026-03-13T15:21:00Z">
          <w:pPr>
            <w:pStyle w:val="PargrafodaLista"/>
            <w:numPr>
              <w:numId w:val="36"/>
            </w:numPr>
            <w:tabs>
              <w:tab w:val="num" w:pos="360"/>
              <w:tab w:val="num" w:pos="720"/>
            </w:tabs>
            <w:ind w:hanging="720"/>
          </w:pPr>
        </w:pPrChange>
      </w:pPr>
      <w:r w:rsidRPr="009B6CCF">
        <w:rPr>
          <w:b/>
          <w:bCs/>
        </w:rPr>
        <w:t xml:space="preserve">Aplicabilidade e utilidade da geolocalização para a gestão municipal </w:t>
      </w:r>
      <w:r w:rsidRPr="009B6CCF">
        <w:t>– verifica a viabilidade de uso dos objetos gerados na estruturação de um Cadastro Territorial Multifinalitário (CTM).</w:t>
      </w:r>
      <w:commentRangeEnd w:id="344"/>
      <w:r w:rsidR="006B26C0" w:rsidRPr="009B6CCF">
        <w:rPr>
          <w:rStyle w:val="Refdecomentrio"/>
          <w:sz w:val="24"/>
          <w:szCs w:val="22"/>
        </w:rPr>
        <w:commentReference w:id="344"/>
      </w:r>
    </w:p>
    <w:p w14:paraId="248ED802" w14:textId="77777777" w:rsidR="00000D32" w:rsidRPr="009B6CCF" w:rsidRDefault="00000D32" w:rsidP="00000D32"/>
    <w:p w14:paraId="47B6AD5C" w14:textId="77777777" w:rsidR="00A4699C" w:rsidRPr="009B6CCF" w:rsidRDefault="00A4699C" w:rsidP="009B6CCF">
      <w:pPr>
        <w:pStyle w:val="Ttulo2"/>
      </w:pPr>
      <w:bookmarkStart w:id="347" w:name="_Toc223789527"/>
      <w:r w:rsidRPr="009B6CCF">
        <w:t>Integração de Bases via SuperCIATA</w:t>
      </w:r>
      <w:bookmarkEnd w:id="347"/>
    </w:p>
    <w:p w14:paraId="3600D399" w14:textId="059A3D7A" w:rsidR="00E27630" w:rsidRPr="009B6CCF" w:rsidRDefault="00E27630" w:rsidP="00E27630">
      <w:r w:rsidRPr="009B6CCF">
        <w:t xml:space="preserve">O processo de integração revelou as potencialidades e, </w:t>
      </w:r>
      <w:r w:rsidR="00E61F8A" w:rsidRPr="009B6CCF">
        <w:t>também</w:t>
      </w:r>
      <w:r w:rsidRPr="009B6CCF">
        <w:t>, os desafios inerentes à heterogeneidade dos dados cadastrais originais.</w:t>
      </w:r>
    </w:p>
    <w:p w14:paraId="69755489" w14:textId="0FCB48A5" w:rsidR="00FE4217" w:rsidRPr="009B6CCF" w:rsidRDefault="00E61F8A" w:rsidP="00D94718">
      <w:pPr>
        <w:pStyle w:val="Ttulo3"/>
      </w:pPr>
      <w:bookmarkStart w:id="348" w:name="_Toc223789528"/>
      <w:r w:rsidRPr="009B6CCF">
        <w:t xml:space="preserve">Limitações e </w:t>
      </w:r>
      <w:r w:rsidR="000E1882" w:rsidRPr="009B6CCF">
        <w:t>i</w:t>
      </w:r>
      <w:r w:rsidRPr="009B6CCF">
        <w:t>nconsistências</w:t>
      </w:r>
      <w:r w:rsidR="002A339A" w:rsidRPr="009B6CCF">
        <w:t xml:space="preserve"> do CTU/CIATA</w:t>
      </w:r>
      <w:bookmarkEnd w:id="348"/>
    </w:p>
    <w:p w14:paraId="59AEB517" w14:textId="143D65AE" w:rsidR="00594A61" w:rsidRPr="009B6CCF" w:rsidRDefault="00313F82" w:rsidP="00313F82">
      <w:r w:rsidRPr="009B6CCF">
        <w:t xml:space="preserve">As inconsistências identificadas no reconhecimento das quadras decorrem, principalmente, de fatores morfológicos e fragilidades nos registros cadastrais preexistentes. A </w:t>
      </w:r>
      <w:r w:rsidR="00234EC5" w:rsidRPr="006B26C0">
        <w:rPr>
          <w:color w:val="FF0000"/>
          <w:rPrChange w:id="349" w:author="Carlos" w:date="2026-03-18T10:01:00Z">
            <w:rPr/>
          </w:rPrChange>
        </w:rPr>
        <w:fldChar w:fldCharType="begin"/>
      </w:r>
      <w:r w:rsidR="00234EC5" w:rsidRPr="006B26C0">
        <w:rPr>
          <w:color w:val="FF0000"/>
          <w:rPrChange w:id="350" w:author="Carlos" w:date="2026-03-18T10:01:00Z">
            <w:rPr/>
          </w:rPrChange>
        </w:rPr>
        <w:instrText xml:space="preserve"> REF _Ref223428783 \h </w:instrText>
      </w:r>
      <w:r w:rsidR="00234EC5" w:rsidRPr="007C569B">
        <w:rPr>
          <w:color w:val="FF0000"/>
        </w:rPr>
      </w:r>
      <w:r w:rsidR="00234EC5" w:rsidRPr="006B26C0">
        <w:rPr>
          <w:color w:val="FF0000"/>
          <w:rPrChange w:id="351" w:author="Carlos" w:date="2026-03-18T10:01:00Z">
            <w:rPr/>
          </w:rPrChange>
        </w:rPr>
        <w:fldChar w:fldCharType="separate"/>
      </w:r>
      <w:r w:rsidR="003750EA" w:rsidRPr="006B26C0">
        <w:rPr>
          <w:b/>
          <w:bCs/>
          <w:color w:val="FF0000"/>
          <w:rPrChange w:id="352" w:author="Carlos" w:date="2026-03-18T10:01:00Z">
            <w:rPr>
              <w:b/>
              <w:bCs/>
            </w:rPr>
          </w:rPrChange>
        </w:rPr>
        <w:t>Erro! Fonte de referência não encontrada.</w:t>
      </w:r>
      <w:r w:rsidR="00234EC5" w:rsidRPr="006B26C0">
        <w:rPr>
          <w:color w:val="FF0000"/>
          <w:rPrChange w:id="353" w:author="Carlos" w:date="2026-03-18T10:01:00Z">
            <w:rPr/>
          </w:rPrChange>
        </w:rPr>
        <w:fldChar w:fldCharType="end"/>
      </w:r>
      <w:r w:rsidR="00234EC5" w:rsidRPr="006B26C0">
        <w:rPr>
          <w:color w:val="FF0000"/>
          <w:rPrChange w:id="354" w:author="Carlos" w:date="2026-03-18T10:01:00Z">
            <w:rPr/>
          </w:rPrChange>
        </w:rPr>
        <w:t xml:space="preserve"> </w:t>
      </w:r>
      <w:r w:rsidRPr="006B26C0">
        <w:rPr>
          <w:color w:val="FF0000"/>
          <w:rPrChange w:id="355" w:author="Carlos" w:date="2026-03-18T10:01:00Z">
            <w:rPr/>
          </w:rPrChange>
        </w:rPr>
        <w:t>ilu</w:t>
      </w:r>
      <w:r w:rsidRPr="009B6CCF">
        <w:t>stra a malha urbana do núcleo principal de Capanema-PR, categorizada segundo a eficácia da metodologia: em verde, as quadras validadas pelo algoritmo</w:t>
      </w:r>
      <w:r w:rsidR="00234EC5" w:rsidRPr="009B6CCF">
        <w:t xml:space="preserve"> e</w:t>
      </w:r>
      <w:r w:rsidRPr="009B6CCF">
        <w:t xml:space="preserve">; em vermelho, as instâncias em que o reconhecimento automático </w:t>
      </w:r>
      <w:commentRangeStart w:id="356"/>
      <w:r w:rsidRPr="009B6CCF">
        <w:t>não foi possível</w:t>
      </w:r>
      <w:commentRangeEnd w:id="356"/>
      <w:r w:rsidR="006B26C0" w:rsidRPr="009B6CCF">
        <w:rPr>
          <w:rStyle w:val="Refdecomentrio"/>
          <w:sz w:val="24"/>
          <w:szCs w:val="22"/>
        </w:rPr>
        <w:commentReference w:id="356"/>
      </w:r>
      <w:r w:rsidRPr="009B6CCF">
        <w:t>.</w:t>
      </w:r>
    </w:p>
    <w:p w14:paraId="287E26BD" w14:textId="77777777" w:rsidR="00594A61" w:rsidRPr="009B6CCF" w:rsidRDefault="00594A61" w:rsidP="00313F82"/>
    <w:p w14:paraId="529F2F93" w14:textId="0BF37A8A" w:rsidR="00A21BD2" w:rsidRPr="009B6CCF" w:rsidRDefault="00A21BD2" w:rsidP="00A6278E">
      <w:pPr>
        <w:pStyle w:val="Legenda"/>
      </w:pPr>
      <w:commentRangeStart w:id="357"/>
      <w:r w:rsidRPr="009B6CCF">
        <w:lastRenderedPageBreak/>
        <w:t xml:space="preserve">Figura </w:t>
      </w:r>
      <w:fldSimple w:instr=" SEQ Figura \* ARABIC ">
        <w:r w:rsidR="003750EA">
          <w:rPr>
            <w:noProof/>
          </w:rPr>
          <w:t>15</w:t>
        </w:r>
      </w:fldSimple>
      <w:commentRangeEnd w:id="357"/>
      <w:r w:rsidR="006B26C0" w:rsidRPr="009B6CCF">
        <w:rPr>
          <w:rStyle w:val="Refdecomentrio"/>
          <w:sz w:val="20"/>
          <w:szCs w:val="20"/>
        </w:rPr>
        <w:commentReference w:id="357"/>
      </w:r>
      <w:r w:rsidRPr="009B6CCF">
        <w:t xml:space="preserve"> – Total de quadras no CTU/CIATA</w:t>
      </w:r>
    </w:p>
    <w:tbl>
      <w:tblPr>
        <w:tblStyle w:val="Tabelacomgrade"/>
        <w:tblW w:w="0" w:type="auto"/>
        <w:jc w:val="center"/>
        <w:tblLook w:val="04A0" w:firstRow="1" w:lastRow="0" w:firstColumn="1" w:lastColumn="0" w:noHBand="0" w:noVBand="1"/>
      </w:tblPr>
      <w:tblGrid>
        <w:gridCol w:w="9061"/>
      </w:tblGrid>
      <w:tr w:rsidR="00A21BD2" w:rsidRPr="009B6CCF" w14:paraId="1D96D501" w14:textId="77777777" w:rsidTr="00926561">
        <w:trPr>
          <w:jc w:val="center"/>
        </w:trPr>
        <w:tc>
          <w:tcPr>
            <w:tcW w:w="9061" w:type="dxa"/>
          </w:tcPr>
          <w:p w14:paraId="3FF10D45" w14:textId="77777777" w:rsidR="00A21BD2" w:rsidRPr="009B6CCF" w:rsidRDefault="00A21BD2" w:rsidP="00926561">
            <w:pPr>
              <w:keepNext/>
              <w:widowControl w:val="0"/>
              <w:ind w:left="-109" w:firstLine="0"/>
              <w:jc w:val="center"/>
            </w:pPr>
            <w:r w:rsidRPr="009B6CCF">
              <w:rPr>
                <w:noProof/>
                <w:lang w:eastAsia="pt-BR"/>
              </w:rPr>
              <w:drawing>
                <wp:inline distT="0" distB="0" distL="0" distR="0" wp14:anchorId="595D1489" wp14:editId="62E9A48F">
                  <wp:extent cx="5752893" cy="4321861"/>
                  <wp:effectExtent l="0" t="0" r="635" b="2540"/>
                  <wp:docPr id="3438054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27719" name="Imagem 1"/>
                          <pic:cNvPicPr/>
                        </pic:nvPicPr>
                        <pic:blipFill>
                          <a:blip r:embed="rId32">
                            <a:extLst>
                              <a:ext uri="{28A0092B-C50C-407E-A947-70E740481C1C}">
                                <a14:useLocalDpi xmlns:a14="http://schemas.microsoft.com/office/drawing/2010/main" val="0"/>
                              </a:ext>
                            </a:extLst>
                          </a:blip>
                          <a:stretch>
                            <a:fillRect/>
                          </a:stretch>
                        </pic:blipFill>
                        <pic:spPr>
                          <a:xfrm>
                            <a:off x="0" y="0"/>
                            <a:ext cx="5752893" cy="4321861"/>
                          </a:xfrm>
                          <a:prstGeom prst="rect">
                            <a:avLst/>
                          </a:prstGeom>
                        </pic:spPr>
                      </pic:pic>
                    </a:graphicData>
                  </a:graphic>
                </wp:inline>
              </w:drawing>
            </w:r>
          </w:p>
        </w:tc>
      </w:tr>
    </w:tbl>
    <w:p w14:paraId="3E763F09" w14:textId="5AD72467" w:rsidR="00A21BD2" w:rsidRPr="009B6CCF" w:rsidRDefault="00A21BD2" w:rsidP="00A6278E">
      <w:pPr>
        <w:pStyle w:val="Legenda"/>
      </w:pPr>
      <w:r w:rsidRPr="009B6CCF">
        <w:t xml:space="preserve">Fonte: </w:t>
      </w:r>
      <w:r w:rsidRPr="009B6CCF">
        <w:fldChar w:fldCharType="begin"/>
      </w:r>
      <w:r w:rsidR="006C5394" w:rsidRPr="009B6CCF">
        <w:instrText xml:space="preserve"> ADDIN ZOTERO_ITEM CSL_CITATION {"citationID":"U5SXaLe3","properties":{"formattedCitation":"(SIGWEB-Capanema,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Os autores (2026)</w:t>
      </w:r>
    </w:p>
    <w:p w14:paraId="2ADF4678" w14:textId="77777777" w:rsidR="00A21BD2" w:rsidRPr="009B6CCF" w:rsidRDefault="00A21BD2" w:rsidP="00313F82"/>
    <w:p w14:paraId="39F51C85" w14:textId="52157C33" w:rsidR="00313F82" w:rsidRPr="009B6CCF" w:rsidRDefault="00313F82" w:rsidP="00313F82">
      <w:r w:rsidRPr="009B6CCF">
        <w:t>Os principais fatores de impedimento à integração automática foram:</w:t>
      </w:r>
    </w:p>
    <w:p w14:paraId="634A9554" w14:textId="51F3A46B" w:rsidR="00A21BD2" w:rsidRPr="009B6CCF" w:rsidRDefault="00A21BD2">
      <w:pPr>
        <w:pStyle w:val="PargrafodaLista"/>
        <w:numPr>
          <w:ilvl w:val="0"/>
          <w:numId w:val="23"/>
        </w:numPr>
        <w:pPrChange w:id="358" w:author="Carlos" w:date="2026-03-13T15:21:00Z">
          <w:pPr>
            <w:pStyle w:val="PargrafodaLista"/>
            <w:numPr>
              <w:numId w:val="37"/>
            </w:numPr>
            <w:tabs>
              <w:tab w:val="num" w:pos="360"/>
              <w:tab w:val="num" w:pos="720"/>
            </w:tabs>
            <w:ind w:hanging="720"/>
          </w:pPr>
        </w:pPrChange>
      </w:pPr>
      <w:r w:rsidRPr="009B6CCF">
        <w:t>Ausência de delimitação física por logradouros consolidados;</w:t>
      </w:r>
    </w:p>
    <w:p w14:paraId="6ACD35A1" w14:textId="19230BFB" w:rsidR="00A21BD2" w:rsidRPr="009B6CCF" w:rsidRDefault="00A21BD2">
      <w:pPr>
        <w:pStyle w:val="PargrafodaLista"/>
        <w:numPr>
          <w:ilvl w:val="0"/>
          <w:numId w:val="23"/>
        </w:numPr>
        <w:pPrChange w:id="359" w:author="Carlos" w:date="2026-03-13T15:21:00Z">
          <w:pPr>
            <w:pStyle w:val="PargrafodaLista"/>
            <w:numPr>
              <w:numId w:val="37"/>
            </w:numPr>
            <w:tabs>
              <w:tab w:val="num" w:pos="360"/>
              <w:tab w:val="num" w:pos="720"/>
            </w:tabs>
            <w:ind w:hanging="720"/>
          </w:pPr>
        </w:pPrChange>
      </w:pPr>
      <w:r w:rsidRPr="009B6CCF">
        <w:t>Delimitação por vias sem denominação oficial ou com grafias divergentes entre as bases;</w:t>
      </w:r>
    </w:p>
    <w:p w14:paraId="5BE3ABAD" w14:textId="7BB437B4" w:rsidR="00A21BD2" w:rsidRPr="009B6CCF" w:rsidRDefault="00A21BD2">
      <w:pPr>
        <w:pStyle w:val="PargrafodaLista"/>
        <w:numPr>
          <w:ilvl w:val="0"/>
          <w:numId w:val="23"/>
        </w:numPr>
        <w:pPrChange w:id="360" w:author="Carlos" w:date="2026-03-13T15:21:00Z">
          <w:pPr>
            <w:pStyle w:val="PargrafodaLista"/>
            <w:numPr>
              <w:numId w:val="37"/>
            </w:numPr>
            <w:tabs>
              <w:tab w:val="num" w:pos="360"/>
              <w:tab w:val="num" w:pos="720"/>
            </w:tabs>
            <w:ind w:hanging="720"/>
          </w:pPr>
        </w:pPrChange>
      </w:pPr>
      <w:r w:rsidRPr="009B6CCF">
        <w:t xml:space="preserve">Inexistência de </w:t>
      </w:r>
      <w:r w:rsidR="00FA2E52" w:rsidRPr="009B6CCF">
        <w:t xml:space="preserve">endereço de </w:t>
      </w:r>
      <w:r w:rsidR="00AD4C45" w:rsidRPr="009B6CCF">
        <w:t xml:space="preserve">pelo menos uma </w:t>
      </w:r>
      <w:r w:rsidR="00CF5F40" w:rsidRPr="009B6CCF">
        <w:t>unidade imobiliária</w:t>
      </w:r>
      <w:r w:rsidRPr="009B6CCF">
        <w:t xml:space="preserve"> cadastrado nas faces de quadra;</w:t>
      </w:r>
    </w:p>
    <w:p w14:paraId="0C16E64A" w14:textId="7A57903E" w:rsidR="00A21BD2" w:rsidRPr="009B6CCF" w:rsidRDefault="00A21BD2">
      <w:pPr>
        <w:pStyle w:val="PargrafodaLista"/>
        <w:numPr>
          <w:ilvl w:val="0"/>
          <w:numId w:val="23"/>
        </w:numPr>
        <w:pPrChange w:id="361" w:author="Carlos" w:date="2026-03-13T15:21:00Z">
          <w:pPr>
            <w:pStyle w:val="PargrafodaLista"/>
            <w:numPr>
              <w:numId w:val="37"/>
            </w:numPr>
            <w:tabs>
              <w:tab w:val="num" w:pos="360"/>
              <w:tab w:val="num" w:pos="720"/>
            </w:tabs>
            <w:ind w:hanging="720"/>
          </w:pPr>
        </w:pPrChange>
      </w:pPr>
      <w:r w:rsidRPr="009B6CCF">
        <w:t>Quadras registradas no CTU/CIATA que ainda não possuem ocupação ou infraestrutura (vazios urbanos);</w:t>
      </w:r>
    </w:p>
    <w:p w14:paraId="658D6A1D" w14:textId="475A83AC" w:rsidR="00A21BD2" w:rsidRPr="009B6CCF" w:rsidRDefault="00A21BD2">
      <w:pPr>
        <w:pStyle w:val="PargrafodaLista"/>
        <w:numPr>
          <w:ilvl w:val="0"/>
          <w:numId w:val="23"/>
        </w:numPr>
        <w:pPrChange w:id="362" w:author="Carlos" w:date="2026-03-13T15:21:00Z">
          <w:pPr>
            <w:pStyle w:val="PargrafodaLista"/>
            <w:numPr>
              <w:numId w:val="37"/>
            </w:numPr>
            <w:tabs>
              <w:tab w:val="num" w:pos="360"/>
              <w:tab w:val="num" w:pos="720"/>
            </w:tabs>
            <w:ind w:hanging="720"/>
          </w:pPr>
        </w:pPrChange>
      </w:pPr>
      <w:r w:rsidRPr="009B6CCF">
        <w:t>Áreas em estágio de regularização fundiária, com geometria ainda não consolidada no sistema oficial.</w:t>
      </w:r>
    </w:p>
    <w:p w14:paraId="1215F5E4" w14:textId="0D64D081" w:rsidR="00A21BD2" w:rsidRPr="009B6CCF" w:rsidRDefault="00A21BD2" w:rsidP="00A21BD2">
      <w:r w:rsidRPr="009B6CCF">
        <w:t xml:space="preserve">Do universo de 460 quadras cadastradas no CTU/CIATA, 153 apresentaram as características morfológicas </w:t>
      </w:r>
      <w:r w:rsidR="00F73127" w:rsidRPr="009B6CCF">
        <w:t>suficientes</w:t>
      </w:r>
      <w:r w:rsidRPr="009B6CCF">
        <w:t xml:space="preserve"> para o processamento via SuperCIATA. A </w:t>
      </w:r>
      <w:r w:rsidR="00B6673C" w:rsidRPr="009B6CCF">
        <w:fldChar w:fldCharType="begin"/>
      </w:r>
      <w:r w:rsidR="00B6673C" w:rsidRPr="009B6CCF">
        <w:instrText xml:space="preserve"> REF _Ref223426237 \h </w:instrText>
      </w:r>
      <w:r w:rsidR="00B6673C" w:rsidRPr="009B6CCF">
        <w:fldChar w:fldCharType="separate"/>
      </w:r>
      <w:r w:rsidR="003750EA" w:rsidRPr="009B6CCF">
        <w:t xml:space="preserve">Figura </w:t>
      </w:r>
      <w:r w:rsidR="003750EA">
        <w:rPr>
          <w:noProof/>
        </w:rPr>
        <w:t>16</w:t>
      </w:r>
      <w:r w:rsidR="00B6673C" w:rsidRPr="009B6CCF">
        <w:fldChar w:fldCharType="end"/>
      </w:r>
      <w:r w:rsidR="00B6673C" w:rsidRPr="009B6CCF">
        <w:t xml:space="preserve"> </w:t>
      </w:r>
      <w:r w:rsidRPr="009B6CCF">
        <w:t>detalha exemplos de quadras não reconhecidas, destacando-se o impacto da ausência de logradouros nomeados (</w:t>
      </w:r>
      <w:r w:rsidR="00B667F1" w:rsidRPr="009B6CCF">
        <w:t xml:space="preserve">quadras </w:t>
      </w:r>
      <w:r w:rsidRPr="009B6CCF">
        <w:t>em vermelho) como barreira à correlação lógica.</w:t>
      </w:r>
    </w:p>
    <w:p w14:paraId="54858F0E" w14:textId="5EFF50B0" w:rsidR="004C6B2C" w:rsidRPr="009B6CCF" w:rsidRDefault="004C6B2C" w:rsidP="00A6278E">
      <w:pPr>
        <w:pStyle w:val="Legenda"/>
      </w:pPr>
      <w:bookmarkStart w:id="363" w:name="_Ref223426237"/>
      <w:r w:rsidRPr="009B6CCF">
        <w:lastRenderedPageBreak/>
        <w:t xml:space="preserve">Figura </w:t>
      </w:r>
      <w:fldSimple w:instr=" SEQ Figura \* ARABIC ">
        <w:r w:rsidR="003750EA">
          <w:rPr>
            <w:noProof/>
          </w:rPr>
          <w:t>16</w:t>
        </w:r>
      </w:fldSimple>
      <w:bookmarkEnd w:id="363"/>
      <w:r w:rsidRPr="009B6CCF">
        <w:t xml:space="preserve"> – Exemplo de quadras não </w:t>
      </w:r>
      <w:r w:rsidR="00BD1EBE" w:rsidRPr="009B6CCF">
        <w:t>reconhecidas</w:t>
      </w:r>
      <w:r w:rsidRPr="009B6CCF">
        <w:t xml:space="preserve"> pelo </w:t>
      </w:r>
      <w:r w:rsidRPr="009B6CCF">
        <w:rPr>
          <w:i/>
        </w:rPr>
        <w:t>SuperCIATA</w:t>
      </w:r>
    </w:p>
    <w:tbl>
      <w:tblPr>
        <w:tblStyle w:val="Tabelacomgrade"/>
        <w:tblW w:w="0" w:type="auto"/>
        <w:jc w:val="center"/>
        <w:tblLook w:val="04A0" w:firstRow="1" w:lastRow="0" w:firstColumn="1" w:lastColumn="0" w:noHBand="0" w:noVBand="1"/>
      </w:tblPr>
      <w:tblGrid>
        <w:gridCol w:w="9061"/>
      </w:tblGrid>
      <w:tr w:rsidR="004C6B2C" w:rsidRPr="009B6CCF" w14:paraId="528FA906" w14:textId="77777777" w:rsidTr="00926561">
        <w:trPr>
          <w:jc w:val="center"/>
        </w:trPr>
        <w:tc>
          <w:tcPr>
            <w:tcW w:w="9061" w:type="dxa"/>
          </w:tcPr>
          <w:p w14:paraId="22CDF729" w14:textId="77777777" w:rsidR="004C6B2C" w:rsidRPr="009B6CCF" w:rsidRDefault="004C6B2C" w:rsidP="00926561">
            <w:pPr>
              <w:keepNext/>
              <w:widowControl w:val="0"/>
              <w:ind w:left="-109" w:firstLine="0"/>
              <w:jc w:val="center"/>
            </w:pPr>
            <w:r w:rsidRPr="009B6CCF">
              <w:rPr>
                <w:noProof/>
                <w:lang w:eastAsia="pt-BR"/>
              </w:rPr>
              <w:drawing>
                <wp:inline distT="0" distB="0" distL="0" distR="0" wp14:anchorId="74BAEFDD" wp14:editId="1A6054BF">
                  <wp:extent cx="5760085" cy="4327263"/>
                  <wp:effectExtent l="0" t="0" r="0" b="0"/>
                  <wp:docPr id="20343289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28959" name="Imagem 1"/>
                          <pic:cNvPicPr/>
                        </pic:nvPicPr>
                        <pic:blipFill>
                          <a:blip r:embed="rId33">
                            <a:extLst>
                              <a:ext uri="{28A0092B-C50C-407E-A947-70E740481C1C}">
                                <a14:useLocalDpi xmlns:a14="http://schemas.microsoft.com/office/drawing/2010/main" val="0"/>
                              </a:ext>
                            </a:extLst>
                          </a:blip>
                          <a:stretch>
                            <a:fillRect/>
                          </a:stretch>
                        </pic:blipFill>
                        <pic:spPr>
                          <a:xfrm>
                            <a:off x="0" y="0"/>
                            <a:ext cx="5760085" cy="4327263"/>
                          </a:xfrm>
                          <a:prstGeom prst="rect">
                            <a:avLst/>
                          </a:prstGeom>
                        </pic:spPr>
                      </pic:pic>
                    </a:graphicData>
                  </a:graphic>
                </wp:inline>
              </w:drawing>
            </w:r>
          </w:p>
        </w:tc>
      </w:tr>
    </w:tbl>
    <w:p w14:paraId="3EA3F846" w14:textId="4D2A4ACA" w:rsidR="003C4B5A" w:rsidRPr="009B6CCF" w:rsidRDefault="003C4B5A" w:rsidP="00A6278E">
      <w:pPr>
        <w:pStyle w:val="Legenda"/>
      </w:pPr>
      <w:r w:rsidRPr="009B6CCF">
        <w:t xml:space="preserve">Fonte: </w:t>
      </w:r>
      <w:r w:rsidRPr="009B6CCF">
        <w:fldChar w:fldCharType="begin"/>
      </w:r>
      <w:r w:rsidR="006C5394" w:rsidRPr="009B6CCF">
        <w:instrText xml:space="preserve"> ADDIN ZOTERO_ITEM CSL_CITATION {"citationID":"XnzKrQo8","properties":{"formattedCitation":"(SIGWEB-Capanema,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Os autores (2026)</w:t>
      </w:r>
    </w:p>
    <w:p w14:paraId="7843E71E" w14:textId="77777777" w:rsidR="002F568C" w:rsidRPr="009B6CCF" w:rsidRDefault="002F568C" w:rsidP="005D1422"/>
    <w:p w14:paraId="2C01BE2F" w14:textId="227A28C4" w:rsidR="007333E9" w:rsidRPr="009B6CCF" w:rsidRDefault="002A339A" w:rsidP="00926561">
      <w:pPr>
        <w:pStyle w:val="Ttulo3"/>
      </w:pPr>
      <w:bookmarkStart w:id="364" w:name="_Toc223789529"/>
      <w:r w:rsidRPr="009B6CCF">
        <w:t xml:space="preserve">Limitações e </w:t>
      </w:r>
      <w:r w:rsidR="00CB7847" w:rsidRPr="009B6CCF">
        <w:t>i</w:t>
      </w:r>
      <w:r w:rsidRPr="009B6CCF">
        <w:t xml:space="preserve">nconsistências </w:t>
      </w:r>
      <w:r w:rsidR="007333E9" w:rsidRPr="009B6CCF">
        <w:t xml:space="preserve">da </w:t>
      </w:r>
      <w:r w:rsidR="00CB7847" w:rsidRPr="009B6CCF">
        <w:t>b</w:t>
      </w:r>
      <w:r w:rsidR="007333E9" w:rsidRPr="009B6CCF">
        <w:t xml:space="preserve">ase de </w:t>
      </w:r>
      <w:r w:rsidR="00CB7847" w:rsidRPr="009B6CCF">
        <w:t>d</w:t>
      </w:r>
      <w:r w:rsidR="007333E9" w:rsidRPr="009B6CCF">
        <w:t>ados do CNEFE (IBGE)</w:t>
      </w:r>
      <w:bookmarkEnd w:id="364"/>
    </w:p>
    <w:p w14:paraId="0A8ACF73" w14:textId="0D27F6BC" w:rsidR="00AF79B9" w:rsidRPr="009B6CCF" w:rsidRDefault="00AF79B9" w:rsidP="00AF79B9">
      <w:r w:rsidRPr="009B6CCF">
        <w:t>Embora o Cadastro Nacional de Endereços para Fins Estatísticos (CNEFE) constitua a base de dados de endereçamento mais abrangente do país, sua aplicação</w:t>
      </w:r>
      <w:r w:rsidR="00087F00" w:rsidRPr="009B6CCF">
        <w:t xml:space="preserve"> no </w:t>
      </w:r>
      <w:r w:rsidR="00087F00" w:rsidRPr="009B6CCF">
        <w:rPr>
          <w:i/>
          <w:iCs/>
        </w:rPr>
        <w:t>SuperCIATA</w:t>
      </w:r>
      <w:r w:rsidRPr="009B6CCF">
        <w:t xml:space="preserve"> apresenta restrições específicas:</w:t>
      </w:r>
    </w:p>
    <w:p w14:paraId="2825F658" w14:textId="6B003E18" w:rsidR="002B357C" w:rsidRPr="009B6CCF" w:rsidRDefault="002B357C">
      <w:pPr>
        <w:pStyle w:val="PargrafodaLista"/>
        <w:numPr>
          <w:ilvl w:val="0"/>
          <w:numId w:val="24"/>
        </w:numPr>
        <w:pPrChange w:id="365" w:author="Carlos" w:date="2026-03-13T15:21:00Z">
          <w:pPr>
            <w:pStyle w:val="PargrafodaLista"/>
            <w:numPr>
              <w:numId w:val="38"/>
            </w:numPr>
            <w:tabs>
              <w:tab w:val="num" w:pos="360"/>
              <w:tab w:val="num" w:pos="720"/>
            </w:tabs>
            <w:ind w:hanging="720"/>
          </w:pPr>
        </w:pPrChange>
      </w:pPr>
      <w:r w:rsidRPr="009B6CCF">
        <w:rPr>
          <w:b/>
          <w:bCs/>
        </w:rPr>
        <w:t xml:space="preserve">Ausência </w:t>
      </w:r>
      <w:r w:rsidR="009609E8" w:rsidRPr="009B6CCF">
        <w:rPr>
          <w:b/>
          <w:bCs/>
        </w:rPr>
        <w:t xml:space="preserve">de pontos de </w:t>
      </w:r>
      <w:r w:rsidR="0095752F" w:rsidRPr="009B6CCF">
        <w:rPr>
          <w:b/>
          <w:bCs/>
        </w:rPr>
        <w:t>á</w:t>
      </w:r>
      <w:r w:rsidRPr="009B6CCF">
        <w:rPr>
          <w:b/>
          <w:bCs/>
        </w:rPr>
        <w:t xml:space="preserve">reas </w:t>
      </w:r>
      <w:r w:rsidR="00AF79B9" w:rsidRPr="009B6CCF">
        <w:rPr>
          <w:b/>
          <w:bCs/>
        </w:rPr>
        <w:t xml:space="preserve">não </w:t>
      </w:r>
      <w:r w:rsidR="00E64EE5" w:rsidRPr="009B6CCF">
        <w:rPr>
          <w:b/>
          <w:bCs/>
        </w:rPr>
        <w:t>e</w:t>
      </w:r>
      <w:r w:rsidR="00AF79B9" w:rsidRPr="009B6CCF">
        <w:rPr>
          <w:b/>
          <w:bCs/>
        </w:rPr>
        <w:t>dificadas</w:t>
      </w:r>
      <w:r w:rsidR="00AF79B9" w:rsidRPr="009B6CCF">
        <w:t xml:space="preserve"> –</w:t>
      </w:r>
      <w:r w:rsidRPr="009B6CCF">
        <w:t xml:space="preserve"> Por se tratar de um cadastro voltado ao censo demográfico, o CNEFE não coleta dados sobre lotes vagos ou áreas sem edificações consolidadas, o que gera lacunas na malha cadastral urbana.</w:t>
      </w:r>
    </w:p>
    <w:p w14:paraId="63B74C29" w14:textId="633DC0A8" w:rsidR="002B357C" w:rsidRPr="009B6CCF" w:rsidRDefault="002B357C">
      <w:pPr>
        <w:pStyle w:val="PargrafodaLista"/>
        <w:numPr>
          <w:ilvl w:val="0"/>
          <w:numId w:val="24"/>
        </w:numPr>
        <w:pPrChange w:id="366" w:author="Carlos" w:date="2026-03-13T15:21:00Z">
          <w:pPr>
            <w:pStyle w:val="PargrafodaLista"/>
            <w:numPr>
              <w:numId w:val="38"/>
            </w:numPr>
            <w:tabs>
              <w:tab w:val="num" w:pos="360"/>
              <w:tab w:val="num" w:pos="720"/>
            </w:tabs>
            <w:ind w:hanging="720"/>
          </w:pPr>
        </w:pPrChange>
      </w:pPr>
      <w:r w:rsidRPr="009B6CCF">
        <w:rPr>
          <w:b/>
          <w:bCs/>
        </w:rPr>
        <w:t xml:space="preserve">Baixa </w:t>
      </w:r>
      <w:r w:rsidR="00E64EE5" w:rsidRPr="009B6CCF">
        <w:rPr>
          <w:b/>
          <w:bCs/>
        </w:rPr>
        <w:t>p</w:t>
      </w:r>
      <w:r w:rsidRPr="009B6CCF">
        <w:rPr>
          <w:b/>
          <w:bCs/>
        </w:rPr>
        <w:t xml:space="preserve">eriodicidade de </w:t>
      </w:r>
      <w:r w:rsidR="00E64EE5" w:rsidRPr="009B6CCF">
        <w:rPr>
          <w:b/>
          <w:bCs/>
        </w:rPr>
        <w:t>a</w:t>
      </w:r>
      <w:r w:rsidRPr="009B6CCF">
        <w:rPr>
          <w:b/>
          <w:bCs/>
        </w:rPr>
        <w:t>tualização</w:t>
      </w:r>
      <w:r w:rsidR="00217858" w:rsidRPr="009B6CCF">
        <w:t xml:space="preserve"> –</w:t>
      </w:r>
      <w:r w:rsidRPr="009B6CCF">
        <w:t xml:space="preserve"> O intervalo entre as grandes coletas censitárias compromete a detecção de novos parcelamentos de solo e expansões urbanas recentes, limitando a eficácia do algoritmo em áreas de crescimento acelerado.</w:t>
      </w:r>
    </w:p>
    <w:p w14:paraId="4C52FD87" w14:textId="63A1B6B1" w:rsidR="00CD3E7F" w:rsidRPr="009B6CCF" w:rsidRDefault="002B357C">
      <w:pPr>
        <w:pStyle w:val="PargrafodaLista"/>
        <w:numPr>
          <w:ilvl w:val="0"/>
          <w:numId w:val="24"/>
        </w:numPr>
        <w:pPrChange w:id="367" w:author="Carlos" w:date="2026-03-13T15:21:00Z">
          <w:pPr>
            <w:pStyle w:val="PargrafodaLista"/>
            <w:numPr>
              <w:numId w:val="38"/>
            </w:numPr>
            <w:tabs>
              <w:tab w:val="num" w:pos="360"/>
              <w:tab w:val="num" w:pos="720"/>
            </w:tabs>
            <w:ind w:hanging="720"/>
          </w:pPr>
        </w:pPrChange>
      </w:pPr>
      <w:r w:rsidRPr="009B6CCF">
        <w:rPr>
          <w:b/>
          <w:bCs/>
        </w:rPr>
        <w:t xml:space="preserve">Inconsistências de </w:t>
      </w:r>
      <w:r w:rsidR="00E64EE5" w:rsidRPr="009B6CCF">
        <w:rPr>
          <w:b/>
          <w:bCs/>
        </w:rPr>
        <w:t>t</w:t>
      </w:r>
      <w:r w:rsidRPr="009B6CCF">
        <w:rPr>
          <w:b/>
          <w:bCs/>
        </w:rPr>
        <w:t>oponímia</w:t>
      </w:r>
      <w:r w:rsidR="00CD3E7F" w:rsidRPr="009B6CCF">
        <w:t xml:space="preserve"> –</w:t>
      </w:r>
      <w:r w:rsidRPr="009B6CCF">
        <w:t xml:space="preserve"> Foram identificadas divergências</w:t>
      </w:r>
      <w:r w:rsidR="00415807" w:rsidRPr="009B6CCF">
        <w:t xml:space="preserve"> e duplicidades</w:t>
      </w:r>
      <w:r w:rsidRPr="009B6CCF">
        <w:t xml:space="preserve"> entre as denominações de logradouros registradas pelo IBGE e aquelas utilizadas pela administração </w:t>
      </w:r>
      <w:r w:rsidRPr="009B6CCF">
        <w:lastRenderedPageBreak/>
        <w:t xml:space="preserve">municipal, </w:t>
      </w:r>
      <w:r w:rsidR="006D14DA" w:rsidRPr="009B6CCF">
        <w:t>que exigem</w:t>
      </w:r>
      <w:r w:rsidRPr="009B6CCF">
        <w:t xml:space="preserve"> etapas adicionais de normalização de </w:t>
      </w:r>
      <w:r w:rsidRPr="009B6CCF">
        <w:rPr>
          <w:i/>
          <w:iCs/>
        </w:rPr>
        <w:t>strings</w:t>
      </w:r>
      <w:r w:rsidRPr="009B6CCF">
        <w:t xml:space="preserve"> para evitar falhas na correlação.</w:t>
      </w:r>
    </w:p>
    <w:p w14:paraId="7A556F3A" w14:textId="4F2EC2B6" w:rsidR="0062798C" w:rsidRPr="009B6CCF" w:rsidRDefault="00C96BAB" w:rsidP="0062798C">
      <w:pPr>
        <w:pStyle w:val="Ttulo3"/>
      </w:pPr>
      <w:bookmarkStart w:id="368" w:name="_Toc223789530"/>
      <w:r w:rsidRPr="009B6CCF">
        <w:t xml:space="preserve">Resultados da </w:t>
      </w:r>
      <w:r w:rsidR="00CB7847" w:rsidRPr="009B6CCF">
        <w:t>c</w:t>
      </w:r>
      <w:r w:rsidR="0062798C" w:rsidRPr="009B6CCF">
        <w:t>orrespondência de quadras entre CNEFE e CTU/CIATA</w:t>
      </w:r>
      <w:bookmarkEnd w:id="368"/>
    </w:p>
    <w:p w14:paraId="09088279" w14:textId="77777777" w:rsidR="006F609E" w:rsidRPr="009B6CCF" w:rsidRDefault="0095427E" w:rsidP="00DE1FE1">
      <w:r w:rsidRPr="009B6CCF">
        <w:t xml:space="preserve">Apesar das limitações intrínsecas às bases de dados de entrada anteriormente discutidas – que </w:t>
      </w:r>
      <w:r w:rsidR="00785CD3" w:rsidRPr="009B6CCF">
        <w:t>devem ser mitigadas principalme</w:t>
      </w:r>
      <w:r w:rsidR="00FC402B" w:rsidRPr="009B6CCF">
        <w:t>nte pelo sane</w:t>
      </w:r>
      <w:r w:rsidR="009F6F09" w:rsidRPr="009B6CCF">
        <w:t>a</w:t>
      </w:r>
      <w:r w:rsidR="00FC402B" w:rsidRPr="009B6CCF">
        <w:t>m</w:t>
      </w:r>
      <w:r w:rsidR="009F6F09" w:rsidRPr="009B6CCF">
        <w:t>e</w:t>
      </w:r>
      <w:r w:rsidR="00FC402B" w:rsidRPr="009B6CCF">
        <w:t>nto do Cadastro Territorial Urbano</w:t>
      </w:r>
      <w:r w:rsidR="009F6F09" w:rsidRPr="009B6CCF">
        <w:t xml:space="preserve"> </w:t>
      </w:r>
      <w:r w:rsidRPr="009B6CCF">
        <w:t>– a aplicação da metodologia permitiu identificar um</w:t>
      </w:r>
      <w:r w:rsidR="0033081F" w:rsidRPr="009B6CCF">
        <w:t>a parcela significativa de qua</w:t>
      </w:r>
      <w:r w:rsidR="000179CC" w:rsidRPr="009B6CCF">
        <w:t xml:space="preserve">dras morfologicamente </w:t>
      </w:r>
      <w:r w:rsidR="00EC5482" w:rsidRPr="009B6CCF">
        <w:t>padronizadas</w:t>
      </w:r>
      <w:r w:rsidRPr="009B6CCF">
        <w:t>.</w:t>
      </w:r>
    </w:p>
    <w:p w14:paraId="0961DA48" w14:textId="25A29165" w:rsidR="00DE1FE1" w:rsidRPr="009B6CCF" w:rsidRDefault="006F609E" w:rsidP="00DE1FE1">
      <w:r w:rsidRPr="009B6CCF">
        <w:t xml:space="preserve">O </w:t>
      </w:r>
      <w:r w:rsidR="005D34B1" w:rsidRPr="009B6CCF">
        <w:fldChar w:fldCharType="begin"/>
      </w:r>
      <w:r w:rsidR="005D34B1" w:rsidRPr="009B6CCF">
        <w:instrText xml:space="preserve"> REF _Ref223554110 \h </w:instrText>
      </w:r>
      <w:r w:rsidR="005D34B1" w:rsidRPr="009B6CCF">
        <w:fldChar w:fldCharType="separate"/>
      </w:r>
      <w:r w:rsidR="003750EA" w:rsidRPr="009B6CCF">
        <w:t xml:space="preserve">Quadro </w:t>
      </w:r>
      <w:r w:rsidR="003750EA">
        <w:rPr>
          <w:noProof/>
        </w:rPr>
        <w:t>45</w:t>
      </w:r>
      <w:r w:rsidR="005D34B1" w:rsidRPr="009B6CCF">
        <w:fldChar w:fldCharType="end"/>
      </w:r>
      <w:r w:rsidRPr="009B6CCF">
        <w:t xml:space="preserve"> sintetiza </w:t>
      </w:r>
      <w:r w:rsidR="00794B73" w:rsidRPr="009B6CCF">
        <w:t>os resultados do</w:t>
      </w:r>
      <w:r w:rsidRPr="009B6CCF">
        <w:t xml:space="preserve"> processamento, demonstrando o afunilamento dos dados desde o universo inicial até a obtenção das unidades territoriais que apresentaram correspondência positiva.</w:t>
      </w:r>
      <w:r w:rsidR="0095427E" w:rsidRPr="009B6CCF">
        <w:t xml:space="preserve"> </w:t>
      </w:r>
    </w:p>
    <w:p w14:paraId="3CD1BD4F" w14:textId="77777777" w:rsidR="005E0142" w:rsidRPr="009B6CCF" w:rsidRDefault="005E0142" w:rsidP="00DE1FE1"/>
    <w:p w14:paraId="111ED6F5" w14:textId="3BC22DA4" w:rsidR="00DE1FE1" w:rsidRPr="009B6CCF" w:rsidRDefault="00DE1FE1" w:rsidP="00A6278E">
      <w:pPr>
        <w:pStyle w:val="Legenda"/>
      </w:pPr>
      <w:bookmarkStart w:id="369" w:name="_Ref223554110"/>
      <w:r w:rsidRPr="009B6CCF">
        <w:t xml:space="preserve">Quadro </w:t>
      </w:r>
      <w:fldSimple w:instr=" SEQ Quadro \* ARABIC ">
        <w:r w:rsidR="003750EA">
          <w:rPr>
            <w:noProof/>
          </w:rPr>
          <w:t>45</w:t>
        </w:r>
      </w:fldSimple>
      <w:bookmarkEnd w:id="369"/>
      <w:r w:rsidRPr="009B6CCF">
        <w:t xml:space="preserve"> -- Quant</w:t>
      </w:r>
      <w:r w:rsidR="00A21499" w:rsidRPr="009B6CCF">
        <w:t>ita</w:t>
      </w:r>
      <w:r w:rsidRPr="009B6CCF">
        <w:t>tivo de quadras por tipo</w:t>
      </w:r>
    </w:p>
    <w:tbl>
      <w:tblPr>
        <w:tblStyle w:val="TabeladeGrade4-nfase11"/>
        <w:tblW w:w="0" w:type="auto"/>
        <w:tblLook w:val="04A0" w:firstRow="1" w:lastRow="0" w:firstColumn="1" w:lastColumn="0" w:noHBand="0" w:noVBand="1"/>
      </w:tblPr>
      <w:tblGrid>
        <w:gridCol w:w="5098"/>
        <w:gridCol w:w="3963"/>
      </w:tblGrid>
      <w:tr w:rsidR="00C237B1" w:rsidRPr="009B6CCF" w14:paraId="55CC9486" w14:textId="77777777" w:rsidTr="004E31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565D461A" w14:textId="1AC8A070" w:rsidR="00C237B1" w:rsidRPr="009B6CCF" w:rsidRDefault="00C237B1" w:rsidP="00A61534">
            <w:pPr>
              <w:keepNext/>
              <w:keepLines/>
              <w:widowControl w:val="0"/>
              <w:ind w:firstLine="0"/>
              <w:jc w:val="center"/>
            </w:pPr>
            <w:r w:rsidRPr="009B6CCF">
              <w:t>Tipo de Quadra</w:t>
            </w:r>
          </w:p>
        </w:tc>
        <w:tc>
          <w:tcPr>
            <w:tcW w:w="3963" w:type="dxa"/>
          </w:tcPr>
          <w:p w14:paraId="535743B0" w14:textId="13DE4E24" w:rsidR="00C237B1" w:rsidRPr="009B6CCF" w:rsidRDefault="006768DB" w:rsidP="00A61534">
            <w:pPr>
              <w:keepNext/>
              <w:keepLines/>
              <w:widowControl w:val="0"/>
              <w:ind w:firstLine="0"/>
              <w:jc w:val="center"/>
              <w:cnfStyle w:val="100000000000" w:firstRow="1" w:lastRow="0" w:firstColumn="0" w:lastColumn="0" w:oddVBand="0" w:evenVBand="0" w:oddHBand="0" w:evenHBand="0" w:firstRowFirstColumn="0" w:firstRowLastColumn="0" w:lastRowFirstColumn="0" w:lastRowLastColumn="0"/>
            </w:pPr>
            <w:r w:rsidRPr="009B6CCF">
              <w:t>Quantidade</w:t>
            </w:r>
          </w:p>
        </w:tc>
      </w:tr>
      <w:tr w:rsidR="00BC27CA" w:rsidRPr="009B6CCF" w14:paraId="3034CF5F" w14:textId="77777777" w:rsidTr="004E3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4BDC862C" w14:textId="746C0CD9" w:rsidR="00BC27CA" w:rsidRPr="00A61534" w:rsidRDefault="00BC27CA" w:rsidP="00DE1FE1">
            <w:pPr>
              <w:keepNext/>
              <w:keepLines/>
              <w:widowControl w:val="0"/>
              <w:ind w:firstLine="0"/>
              <w:rPr>
                <w:b w:val="0"/>
                <w:bCs w:val="0"/>
              </w:rPr>
            </w:pPr>
            <w:r w:rsidRPr="00A61534">
              <w:rPr>
                <w:b w:val="0"/>
                <w:bCs w:val="0"/>
              </w:rPr>
              <w:t>CTU/CIATA</w:t>
            </w:r>
          </w:p>
        </w:tc>
        <w:tc>
          <w:tcPr>
            <w:tcW w:w="3963" w:type="dxa"/>
          </w:tcPr>
          <w:p w14:paraId="661434A7" w14:textId="77777777" w:rsidR="00BC27CA" w:rsidRPr="009B6CCF" w:rsidRDefault="00BC27CA" w:rsidP="00D55263">
            <w:pPr>
              <w:keepNext/>
              <w:keepLines/>
              <w:widowControl w:val="0"/>
              <w:ind w:firstLine="0"/>
              <w:jc w:val="center"/>
              <w:cnfStyle w:val="000000100000" w:firstRow="0" w:lastRow="0" w:firstColumn="0" w:lastColumn="0" w:oddVBand="0" w:evenVBand="0" w:oddHBand="1" w:evenHBand="0" w:firstRowFirstColumn="0" w:firstRowLastColumn="0" w:lastRowFirstColumn="0" w:lastRowLastColumn="0"/>
            </w:pPr>
            <w:r w:rsidRPr="009B6CCF">
              <w:t>460</w:t>
            </w:r>
          </w:p>
        </w:tc>
      </w:tr>
      <w:tr w:rsidR="00BC27CA" w:rsidRPr="009B6CCF" w14:paraId="6E1A0FB0" w14:textId="77777777" w:rsidTr="004E31CA">
        <w:tc>
          <w:tcPr>
            <w:cnfStyle w:val="001000000000" w:firstRow="0" w:lastRow="0" w:firstColumn="1" w:lastColumn="0" w:oddVBand="0" w:evenVBand="0" w:oddHBand="0" w:evenHBand="0" w:firstRowFirstColumn="0" w:firstRowLastColumn="0" w:lastRowFirstColumn="0" w:lastRowLastColumn="0"/>
            <w:tcW w:w="5098" w:type="dxa"/>
          </w:tcPr>
          <w:p w14:paraId="75044E25" w14:textId="254C909B" w:rsidR="00BC27CA" w:rsidRPr="00A61534" w:rsidRDefault="00C237B1" w:rsidP="00DE1FE1">
            <w:pPr>
              <w:keepNext/>
              <w:keepLines/>
              <w:widowControl w:val="0"/>
              <w:ind w:firstLine="0"/>
              <w:rPr>
                <w:b w:val="0"/>
                <w:bCs w:val="0"/>
              </w:rPr>
            </w:pPr>
            <w:r w:rsidRPr="00A61534">
              <w:rPr>
                <w:b w:val="0"/>
                <w:bCs w:val="0"/>
              </w:rPr>
              <w:t>V</w:t>
            </w:r>
            <w:r w:rsidR="00BC27CA" w:rsidRPr="00A61534">
              <w:rPr>
                <w:b w:val="0"/>
                <w:bCs w:val="0"/>
              </w:rPr>
              <w:t xml:space="preserve">álidas no </w:t>
            </w:r>
            <w:r w:rsidR="0059490D" w:rsidRPr="00A61534">
              <w:rPr>
                <w:b w:val="0"/>
                <w:bCs w:val="0"/>
                <w:i/>
                <w:iCs/>
              </w:rPr>
              <w:t>SuperCIATA</w:t>
            </w:r>
            <w:r w:rsidR="0059490D" w:rsidRPr="00A61534">
              <w:rPr>
                <w:b w:val="0"/>
                <w:bCs w:val="0"/>
              </w:rPr>
              <w:t>.</w:t>
            </w:r>
            <w:r w:rsidR="00BC27CA" w:rsidRPr="00A61534">
              <w:rPr>
                <w:b w:val="0"/>
                <w:bCs w:val="0"/>
              </w:rPr>
              <w:t>CI_QUADRAS</w:t>
            </w:r>
          </w:p>
        </w:tc>
        <w:tc>
          <w:tcPr>
            <w:tcW w:w="3963" w:type="dxa"/>
          </w:tcPr>
          <w:p w14:paraId="4136CB17" w14:textId="77777777" w:rsidR="00BC27CA" w:rsidRPr="009B6CCF" w:rsidRDefault="00BC27CA" w:rsidP="00D55263">
            <w:pPr>
              <w:keepNext/>
              <w:keepLines/>
              <w:widowControl w:val="0"/>
              <w:ind w:firstLine="0"/>
              <w:jc w:val="center"/>
              <w:cnfStyle w:val="000000000000" w:firstRow="0" w:lastRow="0" w:firstColumn="0" w:lastColumn="0" w:oddVBand="0" w:evenVBand="0" w:oddHBand="0" w:evenHBand="0" w:firstRowFirstColumn="0" w:firstRowLastColumn="0" w:lastRowFirstColumn="0" w:lastRowLastColumn="0"/>
            </w:pPr>
            <w:r w:rsidRPr="009B6CCF">
              <w:t>153</w:t>
            </w:r>
          </w:p>
        </w:tc>
      </w:tr>
      <w:tr w:rsidR="00BC27CA" w:rsidRPr="009B6CCF" w14:paraId="2D8D0F8F" w14:textId="77777777" w:rsidTr="004E3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78D8C713" w14:textId="73E248EF" w:rsidR="00BC27CA" w:rsidRPr="00A61534" w:rsidRDefault="00BC27CA" w:rsidP="00DE1FE1">
            <w:pPr>
              <w:keepNext/>
              <w:keepLines/>
              <w:widowControl w:val="0"/>
              <w:ind w:firstLine="0"/>
              <w:rPr>
                <w:b w:val="0"/>
                <w:bCs w:val="0"/>
              </w:rPr>
            </w:pPr>
            <w:r w:rsidRPr="00A61534">
              <w:rPr>
                <w:b w:val="0"/>
                <w:bCs w:val="0"/>
              </w:rPr>
              <w:t>CNEFE</w:t>
            </w:r>
          </w:p>
        </w:tc>
        <w:tc>
          <w:tcPr>
            <w:tcW w:w="3963" w:type="dxa"/>
          </w:tcPr>
          <w:p w14:paraId="2F5A12B9" w14:textId="77777777" w:rsidR="00BC27CA" w:rsidRPr="009B6CCF" w:rsidRDefault="00BC27CA" w:rsidP="00D55263">
            <w:pPr>
              <w:keepNext/>
              <w:keepLines/>
              <w:widowControl w:val="0"/>
              <w:ind w:firstLine="0"/>
              <w:jc w:val="center"/>
              <w:cnfStyle w:val="000000100000" w:firstRow="0" w:lastRow="0" w:firstColumn="0" w:lastColumn="0" w:oddVBand="0" w:evenVBand="0" w:oddHBand="1" w:evenHBand="0" w:firstRowFirstColumn="0" w:firstRowLastColumn="0" w:lastRowFirstColumn="0" w:lastRowLastColumn="0"/>
            </w:pPr>
            <w:r w:rsidRPr="009B6CCF">
              <w:t>368</w:t>
            </w:r>
          </w:p>
        </w:tc>
      </w:tr>
      <w:tr w:rsidR="00BC27CA" w:rsidRPr="009B6CCF" w14:paraId="27DBC857" w14:textId="77777777" w:rsidTr="004E31CA">
        <w:tc>
          <w:tcPr>
            <w:cnfStyle w:val="001000000000" w:firstRow="0" w:lastRow="0" w:firstColumn="1" w:lastColumn="0" w:oddVBand="0" w:evenVBand="0" w:oddHBand="0" w:evenHBand="0" w:firstRowFirstColumn="0" w:firstRowLastColumn="0" w:lastRowFirstColumn="0" w:lastRowLastColumn="0"/>
            <w:tcW w:w="5098" w:type="dxa"/>
          </w:tcPr>
          <w:p w14:paraId="179ABE50" w14:textId="13C35119" w:rsidR="00BC27CA" w:rsidRPr="00A61534" w:rsidRDefault="00C237B1" w:rsidP="00DE1FE1">
            <w:pPr>
              <w:keepNext/>
              <w:keepLines/>
              <w:widowControl w:val="0"/>
              <w:ind w:firstLine="0"/>
              <w:rPr>
                <w:b w:val="0"/>
                <w:bCs w:val="0"/>
              </w:rPr>
            </w:pPr>
            <w:r w:rsidRPr="00A61534">
              <w:rPr>
                <w:b w:val="0"/>
                <w:bCs w:val="0"/>
              </w:rPr>
              <w:t>V</w:t>
            </w:r>
            <w:r w:rsidR="00BC27CA" w:rsidRPr="00A61534">
              <w:rPr>
                <w:b w:val="0"/>
                <w:bCs w:val="0"/>
              </w:rPr>
              <w:t xml:space="preserve">álidas </w:t>
            </w:r>
            <w:r w:rsidRPr="00A61534">
              <w:rPr>
                <w:b w:val="0"/>
                <w:bCs w:val="0"/>
              </w:rPr>
              <w:t>n</w:t>
            </w:r>
            <w:r w:rsidR="00BC27CA" w:rsidRPr="00A61534">
              <w:rPr>
                <w:b w:val="0"/>
                <w:bCs w:val="0"/>
              </w:rPr>
              <w:t xml:space="preserve">o </w:t>
            </w:r>
            <w:r w:rsidR="0059490D" w:rsidRPr="00A61534">
              <w:rPr>
                <w:b w:val="0"/>
                <w:bCs w:val="0"/>
                <w:i/>
                <w:iCs/>
              </w:rPr>
              <w:t>SuperCIATA</w:t>
            </w:r>
            <w:r w:rsidR="00FB2545" w:rsidRPr="00A61534">
              <w:rPr>
                <w:b w:val="0"/>
                <w:bCs w:val="0"/>
              </w:rPr>
              <w:t>.</w:t>
            </w:r>
            <w:r w:rsidR="00BC27CA" w:rsidRPr="00A61534">
              <w:rPr>
                <w:b w:val="0"/>
                <w:bCs w:val="0"/>
              </w:rPr>
              <w:t>CN</w:t>
            </w:r>
            <w:r w:rsidR="00FB2545" w:rsidRPr="00A61534">
              <w:rPr>
                <w:b w:val="0"/>
                <w:bCs w:val="0"/>
              </w:rPr>
              <w:t>_QUADRAS</w:t>
            </w:r>
          </w:p>
        </w:tc>
        <w:tc>
          <w:tcPr>
            <w:tcW w:w="3963" w:type="dxa"/>
          </w:tcPr>
          <w:p w14:paraId="2683C2FA" w14:textId="77777777" w:rsidR="00BC27CA" w:rsidRPr="009B6CCF" w:rsidRDefault="00BC27CA" w:rsidP="00D55263">
            <w:pPr>
              <w:keepNext/>
              <w:keepLines/>
              <w:widowControl w:val="0"/>
              <w:ind w:firstLine="0"/>
              <w:jc w:val="center"/>
              <w:cnfStyle w:val="000000000000" w:firstRow="0" w:lastRow="0" w:firstColumn="0" w:lastColumn="0" w:oddVBand="0" w:evenVBand="0" w:oddHBand="0" w:evenHBand="0" w:firstRowFirstColumn="0" w:firstRowLastColumn="0" w:lastRowFirstColumn="0" w:lastRowLastColumn="0"/>
            </w:pPr>
            <w:r w:rsidRPr="009B6CCF">
              <w:t>185</w:t>
            </w:r>
          </w:p>
        </w:tc>
      </w:tr>
      <w:tr w:rsidR="00BC27CA" w:rsidRPr="009B6CCF" w14:paraId="62D9829D" w14:textId="77777777" w:rsidTr="004E3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35A16B14" w14:textId="2902F731" w:rsidR="00BC27CA" w:rsidRPr="00A61534" w:rsidRDefault="00BC27CA" w:rsidP="00DE1FE1">
            <w:pPr>
              <w:keepNext/>
              <w:keepLines/>
              <w:widowControl w:val="0"/>
              <w:ind w:firstLine="0"/>
              <w:rPr>
                <w:b w:val="0"/>
                <w:bCs w:val="0"/>
              </w:rPr>
            </w:pPr>
            <w:r w:rsidRPr="00A61534">
              <w:rPr>
                <w:b w:val="0"/>
                <w:bCs w:val="0"/>
              </w:rPr>
              <w:t xml:space="preserve">Correspondentes no </w:t>
            </w:r>
            <w:r w:rsidRPr="00A61534">
              <w:rPr>
                <w:b w:val="0"/>
                <w:bCs w:val="0"/>
                <w:i/>
                <w:iCs/>
              </w:rPr>
              <w:t>SuperCIATA</w:t>
            </w:r>
          </w:p>
        </w:tc>
        <w:tc>
          <w:tcPr>
            <w:tcW w:w="3963" w:type="dxa"/>
          </w:tcPr>
          <w:p w14:paraId="0C959DF5" w14:textId="77777777" w:rsidR="00BC27CA" w:rsidRPr="009B6CCF" w:rsidRDefault="00BC27CA" w:rsidP="00D55263">
            <w:pPr>
              <w:keepNext/>
              <w:keepLines/>
              <w:widowControl w:val="0"/>
              <w:ind w:firstLine="0"/>
              <w:jc w:val="center"/>
              <w:cnfStyle w:val="000000100000" w:firstRow="0" w:lastRow="0" w:firstColumn="0" w:lastColumn="0" w:oddVBand="0" w:evenVBand="0" w:oddHBand="1" w:evenHBand="0" w:firstRowFirstColumn="0" w:firstRowLastColumn="0" w:lastRowFirstColumn="0" w:lastRowLastColumn="0"/>
            </w:pPr>
            <w:r w:rsidRPr="009B6CCF">
              <w:t>84</w:t>
            </w:r>
          </w:p>
        </w:tc>
      </w:tr>
    </w:tbl>
    <w:p w14:paraId="51194213" w14:textId="417E090F" w:rsidR="00DE1FE1" w:rsidRPr="009B6CCF" w:rsidRDefault="00DE1FE1" w:rsidP="00A6278E">
      <w:pPr>
        <w:pStyle w:val="Legenda"/>
      </w:pPr>
      <w:r w:rsidRPr="009B6CCF">
        <w:t xml:space="preserve">Fonte: </w:t>
      </w:r>
      <w:r w:rsidRPr="009B6CCF">
        <w:fldChar w:fldCharType="begin"/>
      </w:r>
      <w:r w:rsidR="006C5394" w:rsidRPr="009B6CCF">
        <w:instrText xml:space="preserve"> ADDIN ZOTERO_ITEM CSL_CITATION {"citationID":"SyeCeCzG","properties":{"formattedCitation":"(SIGWEB-Capanema,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Os autores (2026)</w:t>
      </w:r>
    </w:p>
    <w:p w14:paraId="54A6E8E5" w14:textId="77777777" w:rsidR="00DE1FE1" w:rsidRPr="009B6CCF" w:rsidRDefault="00DE1FE1" w:rsidP="0062798C"/>
    <w:p w14:paraId="5A1F8BB6" w14:textId="3EA59996" w:rsidR="00824AA8" w:rsidRPr="009B6CCF" w:rsidRDefault="00824AA8" w:rsidP="0062798C">
      <w:r w:rsidRPr="009B6CCF">
        <w:t xml:space="preserve">As quadras destacadas em azul na </w:t>
      </w:r>
      <w:r w:rsidRPr="009B6CCF">
        <w:fldChar w:fldCharType="begin"/>
      </w:r>
      <w:r w:rsidRPr="009B6CCF">
        <w:instrText xml:space="preserve"> REF _Ref223428224 \h </w:instrText>
      </w:r>
      <w:r w:rsidRPr="009B6CCF">
        <w:fldChar w:fldCharType="separate"/>
      </w:r>
      <w:r w:rsidR="003750EA" w:rsidRPr="009B6CCF">
        <w:t xml:space="preserve">Figura </w:t>
      </w:r>
      <w:r w:rsidR="003750EA">
        <w:rPr>
          <w:noProof/>
        </w:rPr>
        <w:t>17</w:t>
      </w:r>
      <w:r w:rsidRPr="009B6CCF">
        <w:fldChar w:fldCharType="end"/>
      </w:r>
      <w:r w:rsidRPr="009B6CCF">
        <w:t xml:space="preserve"> representam as 84 instâncias que obtiveram êxito na correlação automática pelo algoritmo SuperCIATA. Este resultado materializa o objetivo central da pesquisa: a identificação e geolocalização automatizada de unidades originárias de domínios distintos (CI_ e CN_), validando a eficácia da metodologia para o estrato da malha urbana que possui maturidade cadastral, mesmo diante das dificuldades impostas pelas bases originais.</w:t>
      </w:r>
    </w:p>
    <w:p w14:paraId="2CEEB59B" w14:textId="77777777" w:rsidR="00A21499" w:rsidRPr="009B6CCF" w:rsidRDefault="00A21499" w:rsidP="0062798C"/>
    <w:p w14:paraId="6FAD8C61" w14:textId="3619DF29" w:rsidR="00576503" w:rsidRPr="009B6CCF" w:rsidRDefault="00576503" w:rsidP="00A6278E">
      <w:pPr>
        <w:pStyle w:val="Legenda"/>
      </w:pPr>
      <w:bookmarkStart w:id="370" w:name="_Ref223428224"/>
      <w:commentRangeStart w:id="371"/>
      <w:r w:rsidRPr="009B6CCF">
        <w:lastRenderedPageBreak/>
        <w:t xml:space="preserve">Figura </w:t>
      </w:r>
      <w:fldSimple w:instr=" SEQ Figura \* ARABIC ">
        <w:r w:rsidR="003750EA">
          <w:rPr>
            <w:noProof/>
          </w:rPr>
          <w:t>17</w:t>
        </w:r>
      </w:fldSimple>
      <w:bookmarkEnd w:id="370"/>
      <w:r w:rsidRPr="009B6CCF">
        <w:t xml:space="preserve"> – </w:t>
      </w:r>
      <w:r w:rsidR="009B02D9" w:rsidRPr="009B6CCF">
        <w:t xml:space="preserve">Quadras </w:t>
      </w:r>
      <w:r w:rsidR="00127278" w:rsidRPr="009B6CCF">
        <w:t>classificadas</w:t>
      </w:r>
      <w:commentRangeEnd w:id="371"/>
      <w:r w:rsidR="006B26C0" w:rsidRPr="009B6CCF">
        <w:rPr>
          <w:rStyle w:val="Refdecomentrio"/>
          <w:sz w:val="20"/>
          <w:szCs w:val="20"/>
        </w:rPr>
        <w:commentReference w:id="371"/>
      </w:r>
    </w:p>
    <w:tbl>
      <w:tblPr>
        <w:tblStyle w:val="Tabelacomgrade"/>
        <w:tblW w:w="0" w:type="auto"/>
        <w:jc w:val="center"/>
        <w:tblLook w:val="04A0" w:firstRow="1" w:lastRow="0" w:firstColumn="1" w:lastColumn="0" w:noHBand="0" w:noVBand="1"/>
      </w:tblPr>
      <w:tblGrid>
        <w:gridCol w:w="9061"/>
      </w:tblGrid>
      <w:tr w:rsidR="00576503" w:rsidRPr="009B6CCF" w14:paraId="4AE5F652" w14:textId="77777777" w:rsidTr="00926561">
        <w:trPr>
          <w:jc w:val="center"/>
        </w:trPr>
        <w:tc>
          <w:tcPr>
            <w:tcW w:w="9061" w:type="dxa"/>
          </w:tcPr>
          <w:p w14:paraId="6FEF503C" w14:textId="798489CD" w:rsidR="00576503" w:rsidRPr="009B6CCF" w:rsidRDefault="00A33B5A" w:rsidP="00A33B5A">
            <w:pPr>
              <w:keepNext/>
              <w:widowControl w:val="0"/>
              <w:ind w:left="-109" w:firstLine="0"/>
              <w:jc w:val="center"/>
            </w:pPr>
            <w:r w:rsidRPr="009B6CCF">
              <w:rPr>
                <w:noProof/>
                <w:lang w:eastAsia="pt-BR"/>
              </w:rPr>
              <w:drawing>
                <wp:inline distT="0" distB="0" distL="0" distR="0" wp14:anchorId="6CA7732F" wp14:editId="37FACEED">
                  <wp:extent cx="5760085" cy="4327263"/>
                  <wp:effectExtent l="0" t="0" r="0" b="0"/>
                  <wp:docPr id="12471700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70050" name="Imagem 1"/>
                          <pic:cNvPicPr/>
                        </pic:nvPicPr>
                        <pic:blipFill>
                          <a:blip r:embed="rId34">
                            <a:extLst>
                              <a:ext uri="{28A0092B-C50C-407E-A947-70E740481C1C}">
                                <a14:useLocalDpi xmlns:a14="http://schemas.microsoft.com/office/drawing/2010/main" val="0"/>
                              </a:ext>
                            </a:extLst>
                          </a:blip>
                          <a:stretch>
                            <a:fillRect/>
                          </a:stretch>
                        </pic:blipFill>
                        <pic:spPr>
                          <a:xfrm>
                            <a:off x="0" y="0"/>
                            <a:ext cx="5760085" cy="4327263"/>
                          </a:xfrm>
                          <a:prstGeom prst="rect">
                            <a:avLst/>
                          </a:prstGeom>
                        </pic:spPr>
                      </pic:pic>
                    </a:graphicData>
                  </a:graphic>
                </wp:inline>
              </w:drawing>
            </w:r>
          </w:p>
        </w:tc>
      </w:tr>
    </w:tbl>
    <w:p w14:paraId="7327909C" w14:textId="77777777" w:rsidR="00576503" w:rsidRPr="009B6CCF" w:rsidRDefault="00576503" w:rsidP="00A6278E">
      <w:pPr>
        <w:pStyle w:val="Legenda"/>
      </w:pPr>
      <w:r w:rsidRPr="009B6CCF">
        <w:t>Elaboração: Os autores (2026)</w:t>
      </w:r>
    </w:p>
    <w:p w14:paraId="3FBB9B6C" w14:textId="77777777" w:rsidR="00925B50" w:rsidRPr="009B6CCF" w:rsidRDefault="00925B50" w:rsidP="0062798C"/>
    <w:p w14:paraId="20CB74AE" w14:textId="77777777" w:rsidR="001C494D" w:rsidRPr="009B6CCF" w:rsidRDefault="001C494D">
      <w:r w:rsidRPr="009B6CCF">
        <w:br w:type="page"/>
      </w:r>
    </w:p>
    <w:p w14:paraId="31EE6616" w14:textId="77777777" w:rsidR="00655CFD" w:rsidRPr="009B6CCF" w:rsidRDefault="00655CFD" w:rsidP="0062798C"/>
    <w:p w14:paraId="048DCF2C" w14:textId="2275136E" w:rsidR="00FE4217" w:rsidRPr="009B6CCF" w:rsidRDefault="00DC721C" w:rsidP="009B6CCF">
      <w:pPr>
        <w:pStyle w:val="Ttulo2"/>
      </w:pPr>
      <w:bookmarkStart w:id="372" w:name="_Toc223789531"/>
      <w:r w:rsidRPr="009B6CCF">
        <w:t>Acurácia dos objetos geográficos</w:t>
      </w:r>
      <w:bookmarkEnd w:id="372"/>
      <w:r w:rsidRPr="009B6CCF">
        <w:t xml:space="preserve"> </w:t>
      </w:r>
    </w:p>
    <w:p w14:paraId="408B6673" w14:textId="206156D5" w:rsidR="00161798" w:rsidRDefault="00DC27DE" w:rsidP="00161798">
      <w:r>
        <w:t>Após</w:t>
      </w:r>
      <w:r w:rsidR="00161798" w:rsidRPr="009B6CCF">
        <w:t xml:space="preserve"> a identificação lógica das 84 quadras, </w:t>
      </w:r>
      <w:r w:rsidR="003100EF">
        <w:t xml:space="preserve">foram selecionadas </w:t>
      </w:r>
      <w:r w:rsidR="004E13D1">
        <w:t>16</w:t>
      </w:r>
      <w:r w:rsidR="00CD3738">
        <w:t xml:space="preserve"> amostras para a </w:t>
      </w:r>
      <w:r w:rsidR="00161798" w:rsidRPr="009B6CCF">
        <w:t xml:space="preserve">validação geométrica. Nesta etapa, </w:t>
      </w:r>
      <w:r w:rsidR="00FC0874" w:rsidRPr="009B6CCF">
        <w:t>avalia-se</w:t>
      </w:r>
      <w:r w:rsidR="00161798" w:rsidRPr="009B6CCF">
        <w:t xml:space="preserve"> o deslocamento espacial entre as coordenadas dos vértices ajustados e </w:t>
      </w:r>
      <w:r w:rsidR="00A35EFD">
        <w:t>a</w:t>
      </w:r>
      <w:r w:rsidR="00CE4D81">
        <w:t>s d</w:t>
      </w:r>
      <w:r w:rsidR="00161798" w:rsidRPr="009B6CCF">
        <w:t>a base oficial</w:t>
      </w:r>
      <w:r w:rsidR="001D79EF" w:rsidRPr="009B6CCF">
        <w:t xml:space="preserve"> </w:t>
      </w:r>
      <w:r w:rsidR="00161798" w:rsidRPr="009B6CCF">
        <w:t xml:space="preserve">a fim de verificar </w:t>
      </w:r>
      <w:r w:rsidR="00457E78" w:rsidRPr="009B6CCF">
        <w:t>qual</w:t>
      </w:r>
      <w:r w:rsidR="00161798" w:rsidRPr="009B6CCF">
        <w:t xml:space="preserve"> a precisão alcançada </w:t>
      </w:r>
      <w:r w:rsidR="00457E78" w:rsidRPr="009B6CCF">
        <w:t>pela metodologia</w:t>
      </w:r>
      <w:r w:rsidR="00161798" w:rsidRPr="009B6CCF">
        <w:t>.</w:t>
      </w:r>
    </w:p>
    <w:p w14:paraId="3D34AA94" w14:textId="03148AC9" w:rsidR="005B3396" w:rsidRDefault="005B3396" w:rsidP="00161798">
      <w:r w:rsidRPr="005B3396">
        <w:t xml:space="preserve">O </w:t>
      </w:r>
      <w:r>
        <w:fldChar w:fldCharType="begin"/>
      </w:r>
      <w:r>
        <w:instrText xml:space="preserve"> REF _Ref223789210 \h </w:instrText>
      </w:r>
      <w:r>
        <w:fldChar w:fldCharType="separate"/>
      </w:r>
      <w:r w:rsidR="003750EA" w:rsidRPr="009B6CCF">
        <w:t xml:space="preserve">Quadro </w:t>
      </w:r>
      <w:r w:rsidR="003750EA">
        <w:rPr>
          <w:noProof/>
        </w:rPr>
        <w:t>46</w:t>
      </w:r>
      <w:r>
        <w:fldChar w:fldCharType="end"/>
      </w:r>
      <w:r w:rsidRPr="005B3396">
        <w:t xml:space="preserve"> detalha os erros calculados para cada uma das quadras que compuseram a amostra.</w:t>
      </w:r>
    </w:p>
    <w:p w14:paraId="00E89EBF" w14:textId="77777777" w:rsidR="00224D1C" w:rsidRDefault="00224D1C" w:rsidP="00161798"/>
    <w:p w14:paraId="0E5B2773" w14:textId="47B13D1C" w:rsidR="00604BE3" w:rsidRPr="009B6CCF" w:rsidRDefault="00604BE3" w:rsidP="00604BE3">
      <w:pPr>
        <w:pStyle w:val="Legenda"/>
      </w:pPr>
      <w:bookmarkStart w:id="373" w:name="_Ref223789210"/>
      <w:r w:rsidRPr="009B6CCF">
        <w:t xml:space="preserve">Quadro </w:t>
      </w:r>
      <w:fldSimple w:instr=" SEQ Quadro \* ARABIC ">
        <w:r w:rsidR="003750EA">
          <w:rPr>
            <w:noProof/>
          </w:rPr>
          <w:t>46</w:t>
        </w:r>
      </w:fldSimple>
      <w:bookmarkEnd w:id="373"/>
      <w:r w:rsidRPr="009B6CCF">
        <w:t xml:space="preserve"> – </w:t>
      </w:r>
      <w:r w:rsidR="00D90524">
        <w:t>Erros</w:t>
      </w:r>
      <w:r w:rsidRPr="009B6CCF">
        <w:t xml:space="preserve"> </w:t>
      </w:r>
      <w:r w:rsidR="00D014E2">
        <w:t xml:space="preserve">de localização </w:t>
      </w:r>
      <w:r w:rsidRPr="009B6CCF">
        <w:t>dos vértices</w:t>
      </w:r>
      <w:r w:rsidR="00D014E2">
        <w:t xml:space="preserve"> </w:t>
      </w:r>
      <w:r w:rsidR="005A0C52">
        <w:t>das quadras estudadas</w:t>
      </w:r>
    </w:p>
    <w:tbl>
      <w:tblPr>
        <w:tblStyle w:val="TabeladeGrade5Escura-nfase11"/>
        <w:tblW w:w="5003" w:type="pct"/>
        <w:jc w:val="center"/>
        <w:tblLook w:val="04A0" w:firstRow="1" w:lastRow="0" w:firstColumn="1" w:lastColumn="0" w:noHBand="0" w:noVBand="1"/>
      </w:tblPr>
      <w:tblGrid>
        <w:gridCol w:w="3798"/>
        <w:gridCol w:w="1910"/>
        <w:gridCol w:w="1799"/>
        <w:gridCol w:w="1559"/>
      </w:tblGrid>
      <w:tr w:rsidR="00E02147" w:rsidRPr="009B6CCF" w14:paraId="7C2725AA" w14:textId="77777777" w:rsidTr="00325768">
        <w:trPr>
          <w:cnfStyle w:val="100000000000" w:firstRow="1" w:lastRow="0" w:firstColumn="0" w:lastColumn="0" w:oddVBand="0" w:evenVBand="0" w:oddHBand="0" w:evenHBand="0" w:firstRowFirstColumn="0" w:firstRowLastColumn="0" w:lastRowFirstColumn="0" w:lastRowLastColumn="0"/>
          <w:trHeight w:val="851"/>
          <w:jc w:val="center"/>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260CD5DF" w14:textId="5C142DA8" w:rsidR="00E02147" w:rsidRPr="003B7499" w:rsidRDefault="00E02147" w:rsidP="00926561">
            <w:pPr>
              <w:ind w:firstLine="0"/>
              <w:jc w:val="center"/>
              <w:rPr>
                <w:rFonts w:eastAsia="Times New Roman" w:cs="Arial"/>
                <w:szCs w:val="24"/>
                <w:lang w:eastAsia="pt-BR"/>
              </w:rPr>
            </w:pPr>
            <w:r w:rsidRPr="003B7499">
              <w:rPr>
                <w:rFonts w:eastAsia="Times New Roman" w:cs="Arial"/>
                <w:szCs w:val="24"/>
                <w:lang w:eastAsia="pt-BR"/>
              </w:rPr>
              <w:t>RELATÓRIO DE ACURÁCIA GEOGRÁFICA</w:t>
            </w:r>
            <w:r w:rsidR="00CC01A5" w:rsidRPr="003B7499">
              <w:rPr>
                <w:rFonts w:eastAsia="Times New Roman" w:cs="Arial"/>
                <w:szCs w:val="24"/>
                <w:lang w:eastAsia="pt-BR"/>
              </w:rPr>
              <w:t xml:space="preserve"> DAS QUADRAS</w:t>
            </w:r>
          </w:p>
          <w:p w14:paraId="19A57932" w14:textId="77777777" w:rsidR="00E02147" w:rsidRPr="009B6CCF" w:rsidRDefault="00E02147" w:rsidP="00926561">
            <w:pPr>
              <w:ind w:firstLine="0"/>
              <w:jc w:val="center"/>
              <w:rPr>
                <w:rFonts w:eastAsia="Times New Roman" w:cs="Arial"/>
                <w:b w:val="0"/>
                <w:bCs w:val="0"/>
                <w:sz w:val="20"/>
                <w:szCs w:val="20"/>
                <w:lang w:eastAsia="pt-BR"/>
              </w:rPr>
            </w:pPr>
            <w:r w:rsidRPr="003B7499">
              <w:rPr>
                <w:rFonts w:eastAsia="Times New Roman" w:cs="Arial"/>
                <w:szCs w:val="24"/>
                <w:lang w:eastAsia="pt-BR"/>
              </w:rPr>
              <w:t xml:space="preserve">Ref: GEO Prefeitura </w:t>
            </w:r>
            <w:r w:rsidRPr="003B7499">
              <w:rPr>
                <w:rFonts w:eastAsia="Times New Roman" w:cs="Arial"/>
                <w:szCs w:val="24"/>
                <w:lang w:eastAsia="pt-BR"/>
              </w:rPr>
              <w:tab/>
              <w:t xml:space="preserve"> Alvo: SuperCIATA</w:t>
            </w:r>
          </w:p>
        </w:tc>
      </w:tr>
      <w:tr w:rsidR="00CC01A5" w:rsidRPr="009B6CCF" w14:paraId="4B8E1540" w14:textId="77777777" w:rsidTr="004E13D1">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noWrap/>
            <w:vAlign w:val="center"/>
            <w:hideMark/>
          </w:tcPr>
          <w:p w14:paraId="04DCD4EF" w14:textId="4E5A3468" w:rsidR="008516FC" w:rsidRPr="00C977DE" w:rsidRDefault="008516FC" w:rsidP="008516FC">
            <w:pPr>
              <w:ind w:firstLine="0"/>
              <w:jc w:val="center"/>
              <w:rPr>
                <w:rFonts w:eastAsia="Times New Roman" w:cs="Arial"/>
                <w:b w:val="0"/>
                <w:bCs w:val="0"/>
                <w:lang w:eastAsia="pt-BR"/>
              </w:rPr>
            </w:pPr>
            <w:r w:rsidRPr="00C977DE">
              <w:t>Q</w:t>
            </w:r>
            <w:r w:rsidR="00C977DE" w:rsidRPr="00C977DE">
              <w:t>uadra</w:t>
            </w:r>
          </w:p>
        </w:tc>
        <w:tc>
          <w:tcPr>
            <w:tcW w:w="1053" w:type="pct"/>
            <w:shd w:val="clear" w:color="auto" w:fill="5B9BD5" w:themeFill="accent1"/>
            <w:noWrap/>
            <w:vAlign w:val="center"/>
            <w:hideMark/>
          </w:tcPr>
          <w:p w14:paraId="26E19723" w14:textId="51BA7D33" w:rsidR="008516FC" w:rsidRPr="00C977DE" w:rsidRDefault="008516FC" w:rsidP="008516FC">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C977DE">
              <w:rPr>
                <w:b/>
                <w:bCs/>
                <w:color w:val="FFFFFF" w:themeColor="background1"/>
              </w:rPr>
              <w:t>Erro Médio</w:t>
            </w:r>
            <w:r w:rsidR="00767B94">
              <w:rPr>
                <w:b/>
                <w:bCs/>
                <w:color w:val="FFFFFF" w:themeColor="background1"/>
              </w:rPr>
              <w:t xml:space="preserve"> (m)</w:t>
            </w:r>
          </w:p>
        </w:tc>
        <w:tc>
          <w:tcPr>
            <w:tcW w:w="992" w:type="pct"/>
            <w:shd w:val="clear" w:color="auto" w:fill="5B9BD5" w:themeFill="accent1"/>
            <w:noWrap/>
            <w:vAlign w:val="center"/>
            <w:hideMark/>
          </w:tcPr>
          <w:p w14:paraId="376FEA0A" w14:textId="21DD7DC3" w:rsidR="008516FC" w:rsidRPr="00C977DE" w:rsidRDefault="008516FC" w:rsidP="008516FC">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C977DE">
              <w:rPr>
                <w:b/>
                <w:bCs/>
                <w:color w:val="FFFFFF" w:themeColor="background1"/>
              </w:rPr>
              <w:t>E</w:t>
            </w:r>
            <w:r w:rsidR="00C2693D">
              <w:rPr>
                <w:b/>
                <w:bCs/>
                <w:color w:val="FFFFFF" w:themeColor="background1"/>
              </w:rPr>
              <w:t>MQ</w:t>
            </w:r>
          </w:p>
        </w:tc>
        <w:tc>
          <w:tcPr>
            <w:tcW w:w="860" w:type="pct"/>
            <w:shd w:val="clear" w:color="auto" w:fill="5B9BD5" w:themeFill="accent1"/>
            <w:noWrap/>
            <w:vAlign w:val="center"/>
          </w:tcPr>
          <w:p w14:paraId="5B7250AE" w14:textId="3126B7FF" w:rsidR="008516FC" w:rsidRPr="00C977DE" w:rsidRDefault="008516FC" w:rsidP="008516FC">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C977DE">
              <w:rPr>
                <w:b/>
                <w:bCs/>
                <w:color w:val="FFFFFF" w:themeColor="background1"/>
              </w:rPr>
              <w:t>RE</w:t>
            </w:r>
            <w:r w:rsidR="0036601B">
              <w:rPr>
                <w:b/>
                <w:bCs/>
                <w:color w:val="FFFFFF" w:themeColor="background1"/>
              </w:rPr>
              <w:t>MQ</w:t>
            </w:r>
            <w:r w:rsidR="00767B94">
              <w:rPr>
                <w:b/>
                <w:bCs/>
                <w:color w:val="FFFFFF" w:themeColor="background1"/>
              </w:rPr>
              <w:t xml:space="preserve"> (m)</w:t>
            </w:r>
          </w:p>
        </w:tc>
      </w:tr>
      <w:tr w:rsidR="00847FE8" w:rsidRPr="009B6CCF" w14:paraId="208D101C"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49FB5EFB" w14:textId="7F2AA679"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01.04.004.1.0029</w:t>
            </w:r>
          </w:p>
        </w:tc>
        <w:tc>
          <w:tcPr>
            <w:tcW w:w="1053" w:type="pct"/>
            <w:noWrap/>
            <w:vAlign w:val="center"/>
          </w:tcPr>
          <w:p w14:paraId="4B778C8A" w14:textId="41E638BF"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0,986</w:t>
            </w:r>
          </w:p>
        </w:tc>
        <w:tc>
          <w:tcPr>
            <w:tcW w:w="992" w:type="pct"/>
            <w:noWrap/>
            <w:vAlign w:val="center"/>
          </w:tcPr>
          <w:p w14:paraId="44575D4E" w14:textId="1F6A01E8"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1,007</w:t>
            </w:r>
          </w:p>
        </w:tc>
        <w:tc>
          <w:tcPr>
            <w:tcW w:w="860" w:type="pct"/>
            <w:noWrap/>
            <w:vAlign w:val="center"/>
          </w:tcPr>
          <w:p w14:paraId="66A344A3" w14:textId="35E1276E"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1,004</w:t>
            </w:r>
          </w:p>
        </w:tc>
      </w:tr>
      <w:tr w:rsidR="00847FE8" w:rsidRPr="009B6CCF" w14:paraId="320219AD"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5EAFD56A" w14:textId="6EED36B0"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01.02.001.0.0018</w:t>
            </w:r>
          </w:p>
        </w:tc>
        <w:tc>
          <w:tcPr>
            <w:tcW w:w="1053" w:type="pct"/>
            <w:noWrap/>
            <w:vAlign w:val="center"/>
          </w:tcPr>
          <w:p w14:paraId="1A9B3C25" w14:textId="505683EF"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0,988</w:t>
            </w:r>
          </w:p>
        </w:tc>
        <w:tc>
          <w:tcPr>
            <w:tcW w:w="992" w:type="pct"/>
            <w:noWrap/>
            <w:vAlign w:val="center"/>
          </w:tcPr>
          <w:p w14:paraId="505F1BDA" w14:textId="67CA64DD"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0,992</w:t>
            </w:r>
          </w:p>
        </w:tc>
        <w:tc>
          <w:tcPr>
            <w:tcW w:w="860" w:type="pct"/>
            <w:noWrap/>
            <w:vAlign w:val="center"/>
          </w:tcPr>
          <w:p w14:paraId="6BBC4DD0" w14:textId="55E37BAE"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0,996</w:t>
            </w:r>
          </w:p>
        </w:tc>
      </w:tr>
      <w:tr w:rsidR="00847FE8" w:rsidRPr="009B6CCF" w14:paraId="291217AD"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159FD818" w14:textId="680776A8"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01.02.001.0.0020</w:t>
            </w:r>
          </w:p>
        </w:tc>
        <w:tc>
          <w:tcPr>
            <w:tcW w:w="1053" w:type="pct"/>
            <w:noWrap/>
            <w:vAlign w:val="center"/>
          </w:tcPr>
          <w:p w14:paraId="3031C6D1" w14:textId="5A5FC834"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1,326</w:t>
            </w:r>
          </w:p>
        </w:tc>
        <w:tc>
          <w:tcPr>
            <w:tcW w:w="992" w:type="pct"/>
            <w:noWrap/>
            <w:vAlign w:val="center"/>
          </w:tcPr>
          <w:p w14:paraId="00A51F50" w14:textId="67F606E2"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1,775</w:t>
            </w:r>
          </w:p>
        </w:tc>
        <w:tc>
          <w:tcPr>
            <w:tcW w:w="860" w:type="pct"/>
            <w:noWrap/>
            <w:vAlign w:val="center"/>
          </w:tcPr>
          <w:p w14:paraId="59AEFC4E" w14:textId="2AE5B271"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1,332</w:t>
            </w:r>
          </w:p>
        </w:tc>
      </w:tr>
      <w:tr w:rsidR="00847FE8" w:rsidRPr="009B6CCF" w14:paraId="491A5A1F"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362316E6" w14:textId="7139E915"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01.03.002.3.0054</w:t>
            </w:r>
          </w:p>
        </w:tc>
        <w:tc>
          <w:tcPr>
            <w:tcW w:w="1053" w:type="pct"/>
            <w:noWrap/>
            <w:vAlign w:val="center"/>
          </w:tcPr>
          <w:p w14:paraId="7B32413B" w14:textId="54CE5612"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1,577</w:t>
            </w:r>
          </w:p>
        </w:tc>
        <w:tc>
          <w:tcPr>
            <w:tcW w:w="992" w:type="pct"/>
            <w:noWrap/>
            <w:vAlign w:val="center"/>
          </w:tcPr>
          <w:p w14:paraId="51FD5FCE" w14:textId="57C5F1D8"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2,555</w:t>
            </w:r>
          </w:p>
        </w:tc>
        <w:tc>
          <w:tcPr>
            <w:tcW w:w="860" w:type="pct"/>
            <w:noWrap/>
            <w:vAlign w:val="center"/>
          </w:tcPr>
          <w:p w14:paraId="005146EB" w14:textId="0E6C4B05"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1,598</w:t>
            </w:r>
          </w:p>
        </w:tc>
      </w:tr>
      <w:tr w:rsidR="00847FE8" w:rsidRPr="009B6CCF" w14:paraId="28842A3E"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13002C4F" w14:textId="29D194A7"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01.06.004.1.0018</w:t>
            </w:r>
          </w:p>
        </w:tc>
        <w:tc>
          <w:tcPr>
            <w:tcW w:w="1053" w:type="pct"/>
            <w:noWrap/>
            <w:vAlign w:val="center"/>
          </w:tcPr>
          <w:p w14:paraId="08B09AC9" w14:textId="0FC385A1"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1,666</w:t>
            </w:r>
          </w:p>
        </w:tc>
        <w:tc>
          <w:tcPr>
            <w:tcW w:w="992" w:type="pct"/>
            <w:noWrap/>
            <w:vAlign w:val="center"/>
          </w:tcPr>
          <w:p w14:paraId="7A2EBA74" w14:textId="6673088D"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2,801</w:t>
            </w:r>
          </w:p>
        </w:tc>
        <w:tc>
          <w:tcPr>
            <w:tcW w:w="860" w:type="pct"/>
            <w:noWrap/>
            <w:vAlign w:val="center"/>
          </w:tcPr>
          <w:p w14:paraId="6DB3DF23" w14:textId="5AED7FED"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1,674</w:t>
            </w:r>
          </w:p>
        </w:tc>
      </w:tr>
      <w:tr w:rsidR="00847FE8" w:rsidRPr="009B6CCF" w14:paraId="7DE58425"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71554EFB" w14:textId="279DF3E9"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01.04.004.1.0017</w:t>
            </w:r>
          </w:p>
        </w:tc>
        <w:tc>
          <w:tcPr>
            <w:tcW w:w="1053" w:type="pct"/>
            <w:noWrap/>
            <w:vAlign w:val="center"/>
          </w:tcPr>
          <w:p w14:paraId="70C3F7CE" w14:textId="149B0124"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1,836</w:t>
            </w:r>
          </w:p>
        </w:tc>
        <w:tc>
          <w:tcPr>
            <w:tcW w:w="992" w:type="pct"/>
            <w:noWrap/>
            <w:vAlign w:val="center"/>
          </w:tcPr>
          <w:p w14:paraId="29068728" w14:textId="7B5CA9C6"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3,580</w:t>
            </w:r>
          </w:p>
        </w:tc>
        <w:tc>
          <w:tcPr>
            <w:tcW w:w="860" w:type="pct"/>
            <w:noWrap/>
            <w:vAlign w:val="center"/>
          </w:tcPr>
          <w:p w14:paraId="7A7BE3F7" w14:textId="29EDDF1E"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1,892</w:t>
            </w:r>
          </w:p>
        </w:tc>
      </w:tr>
      <w:tr w:rsidR="00847FE8" w:rsidRPr="009B6CCF" w14:paraId="083E2C72"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690B84BD" w14:textId="6CF31E95"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01.03.002.0.0034</w:t>
            </w:r>
          </w:p>
        </w:tc>
        <w:tc>
          <w:tcPr>
            <w:tcW w:w="1053" w:type="pct"/>
            <w:noWrap/>
            <w:vAlign w:val="center"/>
          </w:tcPr>
          <w:p w14:paraId="79F025E4" w14:textId="1B9B6CCE"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2,190</w:t>
            </w:r>
          </w:p>
        </w:tc>
        <w:tc>
          <w:tcPr>
            <w:tcW w:w="992" w:type="pct"/>
            <w:noWrap/>
            <w:vAlign w:val="center"/>
          </w:tcPr>
          <w:p w14:paraId="0CEA96DD" w14:textId="7142C5E5"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5,181</w:t>
            </w:r>
          </w:p>
        </w:tc>
        <w:tc>
          <w:tcPr>
            <w:tcW w:w="860" w:type="pct"/>
            <w:noWrap/>
            <w:vAlign w:val="center"/>
          </w:tcPr>
          <w:p w14:paraId="1EAA59A7" w14:textId="34EDF157"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2,276</w:t>
            </w:r>
          </w:p>
        </w:tc>
      </w:tr>
      <w:tr w:rsidR="00847FE8" w:rsidRPr="009B6CCF" w14:paraId="564556AD"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543BBD8C" w14:textId="50DA5AE9"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01.04.004.0.0036</w:t>
            </w:r>
          </w:p>
        </w:tc>
        <w:tc>
          <w:tcPr>
            <w:tcW w:w="1053" w:type="pct"/>
            <w:noWrap/>
            <w:vAlign w:val="center"/>
          </w:tcPr>
          <w:p w14:paraId="12E37D2D" w14:textId="66FBB5A9"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2,255</w:t>
            </w:r>
          </w:p>
        </w:tc>
        <w:tc>
          <w:tcPr>
            <w:tcW w:w="992" w:type="pct"/>
            <w:noWrap/>
            <w:vAlign w:val="center"/>
          </w:tcPr>
          <w:p w14:paraId="3C45EE9B" w14:textId="5E3D6175"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5,137</w:t>
            </w:r>
          </w:p>
        </w:tc>
        <w:tc>
          <w:tcPr>
            <w:tcW w:w="860" w:type="pct"/>
            <w:noWrap/>
            <w:vAlign w:val="center"/>
          </w:tcPr>
          <w:p w14:paraId="61DF802E" w14:textId="2946790F"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2,267</w:t>
            </w:r>
          </w:p>
        </w:tc>
      </w:tr>
      <w:tr w:rsidR="00847FE8" w:rsidRPr="009B6CCF" w14:paraId="3A8130D2"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24D223A0" w14:textId="62BD8C85"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01.06.004.1.0023</w:t>
            </w:r>
          </w:p>
        </w:tc>
        <w:tc>
          <w:tcPr>
            <w:tcW w:w="1053" w:type="pct"/>
            <w:noWrap/>
            <w:vAlign w:val="center"/>
          </w:tcPr>
          <w:p w14:paraId="2CAD6FC4" w14:textId="423E7D26"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2,336</w:t>
            </w:r>
          </w:p>
        </w:tc>
        <w:tc>
          <w:tcPr>
            <w:tcW w:w="992" w:type="pct"/>
            <w:noWrap/>
            <w:vAlign w:val="center"/>
          </w:tcPr>
          <w:p w14:paraId="14A5865A" w14:textId="17424D9F"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5,875</w:t>
            </w:r>
          </w:p>
        </w:tc>
        <w:tc>
          <w:tcPr>
            <w:tcW w:w="860" w:type="pct"/>
            <w:noWrap/>
            <w:vAlign w:val="center"/>
          </w:tcPr>
          <w:p w14:paraId="2D1FDD80" w14:textId="0BCDFB87"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2,424</w:t>
            </w:r>
          </w:p>
        </w:tc>
      </w:tr>
      <w:tr w:rsidR="00847FE8" w:rsidRPr="009B6CCF" w14:paraId="2194B928"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093AC069" w14:textId="73D09BDE"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01.05.004.1.0019</w:t>
            </w:r>
          </w:p>
        </w:tc>
        <w:tc>
          <w:tcPr>
            <w:tcW w:w="1053" w:type="pct"/>
            <w:noWrap/>
            <w:vAlign w:val="center"/>
          </w:tcPr>
          <w:p w14:paraId="2DF420A3" w14:textId="6D69F9AB"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2,442</w:t>
            </w:r>
          </w:p>
        </w:tc>
        <w:tc>
          <w:tcPr>
            <w:tcW w:w="992" w:type="pct"/>
            <w:noWrap/>
            <w:vAlign w:val="center"/>
          </w:tcPr>
          <w:p w14:paraId="0994D24D" w14:textId="1B6A36D6"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5,971</w:t>
            </w:r>
          </w:p>
        </w:tc>
        <w:tc>
          <w:tcPr>
            <w:tcW w:w="860" w:type="pct"/>
            <w:noWrap/>
            <w:vAlign w:val="center"/>
          </w:tcPr>
          <w:p w14:paraId="2D549995" w14:textId="5C4EB0B1"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2,444</w:t>
            </w:r>
          </w:p>
        </w:tc>
      </w:tr>
      <w:tr w:rsidR="00847FE8" w:rsidRPr="009B6CCF" w14:paraId="237E57DB"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618FE6B5" w14:textId="3501881A"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01.03.001.2.0048</w:t>
            </w:r>
          </w:p>
        </w:tc>
        <w:tc>
          <w:tcPr>
            <w:tcW w:w="1053" w:type="pct"/>
            <w:noWrap/>
            <w:vAlign w:val="center"/>
          </w:tcPr>
          <w:p w14:paraId="689289EA" w14:textId="216E2C5C"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2,537</w:t>
            </w:r>
          </w:p>
        </w:tc>
        <w:tc>
          <w:tcPr>
            <w:tcW w:w="992" w:type="pct"/>
            <w:noWrap/>
            <w:vAlign w:val="center"/>
          </w:tcPr>
          <w:p w14:paraId="58C1BFE1" w14:textId="513D8729"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7,575</w:t>
            </w:r>
          </w:p>
        </w:tc>
        <w:tc>
          <w:tcPr>
            <w:tcW w:w="860" w:type="pct"/>
            <w:noWrap/>
            <w:vAlign w:val="center"/>
          </w:tcPr>
          <w:p w14:paraId="1BEB0DD5" w14:textId="3055F323"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2,752</w:t>
            </w:r>
          </w:p>
        </w:tc>
      </w:tr>
      <w:tr w:rsidR="00847FE8" w:rsidRPr="009B6CCF" w14:paraId="53B21EC0"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40FD3E3B" w14:textId="51CC22ED"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01.03.001.0.0046</w:t>
            </w:r>
          </w:p>
        </w:tc>
        <w:tc>
          <w:tcPr>
            <w:tcW w:w="1053" w:type="pct"/>
            <w:noWrap/>
            <w:vAlign w:val="center"/>
          </w:tcPr>
          <w:p w14:paraId="4E4936D3" w14:textId="76923C9D"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2,849</w:t>
            </w:r>
          </w:p>
        </w:tc>
        <w:tc>
          <w:tcPr>
            <w:tcW w:w="992" w:type="pct"/>
            <w:noWrap/>
            <w:vAlign w:val="center"/>
          </w:tcPr>
          <w:p w14:paraId="69C90AE0" w14:textId="3659DEB8"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8,162</w:t>
            </w:r>
          </w:p>
        </w:tc>
        <w:tc>
          <w:tcPr>
            <w:tcW w:w="860" w:type="pct"/>
            <w:noWrap/>
            <w:vAlign w:val="center"/>
          </w:tcPr>
          <w:p w14:paraId="60B3257D" w14:textId="1E738AD9"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2,857</w:t>
            </w:r>
          </w:p>
        </w:tc>
      </w:tr>
      <w:tr w:rsidR="00847FE8" w:rsidRPr="009B6CCF" w14:paraId="5CDC2543"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6891E22A" w14:textId="5C04FF28"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01.02.002.0.0033</w:t>
            </w:r>
          </w:p>
        </w:tc>
        <w:tc>
          <w:tcPr>
            <w:tcW w:w="1053" w:type="pct"/>
            <w:noWrap/>
            <w:vAlign w:val="center"/>
          </w:tcPr>
          <w:p w14:paraId="3F9E5EF1" w14:textId="6DFC1FA3"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3,043</w:t>
            </w:r>
          </w:p>
        </w:tc>
        <w:tc>
          <w:tcPr>
            <w:tcW w:w="992" w:type="pct"/>
            <w:noWrap/>
            <w:vAlign w:val="center"/>
          </w:tcPr>
          <w:p w14:paraId="39AD1CCB" w14:textId="24E5E8C1"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9,821</w:t>
            </w:r>
          </w:p>
        </w:tc>
        <w:tc>
          <w:tcPr>
            <w:tcW w:w="860" w:type="pct"/>
            <w:noWrap/>
            <w:vAlign w:val="center"/>
          </w:tcPr>
          <w:p w14:paraId="41365809" w14:textId="77EBAC61"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3,134</w:t>
            </w:r>
          </w:p>
        </w:tc>
      </w:tr>
      <w:tr w:rsidR="00847FE8" w:rsidRPr="009B6CCF" w14:paraId="5EB80B4C"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048E6CEF" w14:textId="0571C6AE"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01.03.002.3.0053</w:t>
            </w:r>
          </w:p>
        </w:tc>
        <w:tc>
          <w:tcPr>
            <w:tcW w:w="1053" w:type="pct"/>
            <w:noWrap/>
            <w:vAlign w:val="center"/>
          </w:tcPr>
          <w:p w14:paraId="66F5CE62" w14:textId="38BEFA23"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3,850</w:t>
            </w:r>
          </w:p>
        </w:tc>
        <w:tc>
          <w:tcPr>
            <w:tcW w:w="992" w:type="pct"/>
            <w:noWrap/>
            <w:vAlign w:val="center"/>
          </w:tcPr>
          <w:p w14:paraId="7EFB8354" w14:textId="31592BD0"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14,906</w:t>
            </w:r>
          </w:p>
        </w:tc>
        <w:tc>
          <w:tcPr>
            <w:tcW w:w="860" w:type="pct"/>
            <w:noWrap/>
            <w:vAlign w:val="center"/>
          </w:tcPr>
          <w:p w14:paraId="11EA25C7" w14:textId="2A18A66C"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3,861</w:t>
            </w:r>
          </w:p>
        </w:tc>
      </w:tr>
      <w:tr w:rsidR="00847FE8" w:rsidRPr="009B6CCF" w14:paraId="3C0C246C"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39A57E64" w14:textId="5A4DEE71"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01.01.004.0.0047</w:t>
            </w:r>
          </w:p>
        </w:tc>
        <w:tc>
          <w:tcPr>
            <w:tcW w:w="1053" w:type="pct"/>
            <w:noWrap/>
            <w:vAlign w:val="center"/>
          </w:tcPr>
          <w:p w14:paraId="1CEE85FE" w14:textId="6234C6E5"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4,863</w:t>
            </w:r>
          </w:p>
        </w:tc>
        <w:tc>
          <w:tcPr>
            <w:tcW w:w="992" w:type="pct"/>
            <w:noWrap/>
            <w:vAlign w:val="center"/>
          </w:tcPr>
          <w:p w14:paraId="05971594" w14:textId="4ADEEF29"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23,657</w:t>
            </w:r>
          </w:p>
        </w:tc>
        <w:tc>
          <w:tcPr>
            <w:tcW w:w="860" w:type="pct"/>
            <w:noWrap/>
            <w:vAlign w:val="center"/>
          </w:tcPr>
          <w:p w14:paraId="10237A01" w14:textId="71D5BB43"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4,864</w:t>
            </w:r>
          </w:p>
        </w:tc>
      </w:tr>
      <w:tr w:rsidR="00847FE8" w:rsidRPr="009B6CCF" w14:paraId="633DC8C0"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559651CD" w14:textId="0C1DBACD"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01.03.002.3.0065</w:t>
            </w:r>
          </w:p>
        </w:tc>
        <w:tc>
          <w:tcPr>
            <w:tcW w:w="1053" w:type="pct"/>
            <w:noWrap/>
            <w:vAlign w:val="center"/>
          </w:tcPr>
          <w:p w14:paraId="02CD1498" w14:textId="29B2ABBB"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8,510</w:t>
            </w:r>
          </w:p>
        </w:tc>
        <w:tc>
          <w:tcPr>
            <w:tcW w:w="992" w:type="pct"/>
            <w:noWrap/>
            <w:vAlign w:val="center"/>
          </w:tcPr>
          <w:p w14:paraId="109BCD02" w14:textId="44E400C2"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72,456</w:t>
            </w:r>
          </w:p>
        </w:tc>
        <w:tc>
          <w:tcPr>
            <w:tcW w:w="860" w:type="pct"/>
            <w:noWrap/>
            <w:vAlign w:val="center"/>
          </w:tcPr>
          <w:p w14:paraId="44148BA3" w14:textId="1B37C9EE"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8,512</w:t>
            </w:r>
          </w:p>
        </w:tc>
      </w:tr>
    </w:tbl>
    <w:p w14:paraId="307C8D91" w14:textId="311B0FC9" w:rsidR="00604BE3" w:rsidRPr="009B6CCF" w:rsidRDefault="00604BE3" w:rsidP="00604BE3">
      <w:pPr>
        <w:pStyle w:val="Legenda"/>
      </w:pPr>
      <w:r w:rsidRPr="009B6CCF">
        <w:t xml:space="preserve">Fonte: </w:t>
      </w:r>
      <w:r w:rsidRPr="009B6CCF">
        <w:fldChar w:fldCharType="begin"/>
      </w:r>
      <w:r w:rsidRPr="009B6CCF">
        <w:instrText xml:space="preserve"> ADDIN ZOTERO_ITEM CSL_CITATION {"citationID":"P957K9j3","properties":{"formattedCitation":"(SIGWEB-Capanema,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w:t>
      </w:r>
      <w:r w:rsidR="008965A9">
        <w:t>–</w:t>
      </w:r>
      <w:r w:rsidRPr="009B6CCF">
        <w:t xml:space="preserve"> Elaboração: Os autores (2026)</w:t>
      </w:r>
    </w:p>
    <w:p w14:paraId="4CDE7C80" w14:textId="77777777" w:rsidR="00604BE3" w:rsidRDefault="00604BE3" w:rsidP="00161798"/>
    <w:p w14:paraId="6926E582" w14:textId="22399CAA" w:rsidR="00E61B05" w:rsidRDefault="00FA64E7" w:rsidP="003B7499">
      <w:commentRangeStart w:id="374"/>
      <w:r w:rsidRPr="00FA64E7">
        <w:t xml:space="preserve">Com </w:t>
      </w:r>
      <w:r w:rsidR="00045CD3">
        <w:t>93,8</w:t>
      </w:r>
      <w:r w:rsidRPr="00FA64E7">
        <w:t xml:space="preserve">% das amostras apresentando erro posicional inferior a 5 metros, os resultados da geolocalização enquadram-se na Classe </w:t>
      </w:r>
      <w:r w:rsidR="00045CD3">
        <w:t>B</w:t>
      </w:r>
      <w:r w:rsidRPr="00FA64E7">
        <w:t xml:space="preserve"> da escala 1:10.000</w:t>
      </w:r>
      <w:r w:rsidR="004879A3">
        <w:t xml:space="preserve"> </w:t>
      </w:r>
      <w:r w:rsidRPr="00FA64E7">
        <w:t>, conforme os parâmetros do Padrão de Exatidão Cartográfica (PEC).</w:t>
      </w:r>
      <w:commentRangeEnd w:id="374"/>
      <w:r w:rsidR="006B26C0" w:rsidRPr="00FA64E7">
        <w:rPr>
          <w:rStyle w:val="Refdecomentrio"/>
          <w:sz w:val="24"/>
          <w:szCs w:val="22"/>
        </w:rPr>
        <w:commentReference w:id="374"/>
      </w:r>
      <w:r w:rsidRPr="00FA64E7">
        <w:t xml:space="preserve"> Embora este </w:t>
      </w:r>
      <w:r w:rsidRPr="00FA64E7">
        <w:lastRenderedPageBreak/>
        <w:t xml:space="preserve">índice não </w:t>
      </w:r>
      <w:r w:rsidR="00540AFC">
        <w:t xml:space="preserve">seja adequado </w:t>
      </w:r>
      <w:r w:rsidR="00AE68D1">
        <w:t xml:space="preserve">para </w:t>
      </w:r>
      <w:r w:rsidRPr="00FA64E7">
        <w:t>atividades que exijam alta precisão métrica ou rigor cadastral para registro imobiliário, o desempenho assemelha-se à acurácia obtida em cartografia analógica (mapas impressos) na mesma escala. Tal resultado valida a utilidade da metodologia para aplicações de planejamento macro, onde a visão sistêmica do território precede a necessidade de detalhamento centimétrico.</w:t>
      </w:r>
    </w:p>
    <w:p w14:paraId="2FE27E7D" w14:textId="77777777" w:rsidR="00CC4339" w:rsidRDefault="00CC4339" w:rsidP="003B7499"/>
    <w:p w14:paraId="22E04BBE" w14:textId="713F76A6" w:rsidR="00BE2212" w:rsidRDefault="003750EA" w:rsidP="003750EA">
      <w:pPr>
        <w:pStyle w:val="Legenda"/>
      </w:pPr>
      <w:r>
        <w:t xml:space="preserve">Quadro </w:t>
      </w:r>
      <w:fldSimple w:instr=" SEQ Quadro \* ARABIC ">
        <w:r>
          <w:rPr>
            <w:noProof/>
          </w:rPr>
          <w:t>47</w:t>
        </w:r>
      </w:fldSimple>
      <w:r>
        <w:t xml:space="preserve"> </w:t>
      </w:r>
      <w:r w:rsidR="00BE2212" w:rsidRPr="009B6CCF">
        <w:t xml:space="preserve">– </w:t>
      </w:r>
      <w:r w:rsidR="00B85324">
        <w:t xml:space="preserve">Tabela prática do </w:t>
      </w:r>
      <w:r w:rsidR="00B85324" w:rsidRPr="00BE2212">
        <w:t>Padrão de Exatidão Cartográfica</w:t>
      </w:r>
      <w:r w:rsidR="00B85324">
        <w:t xml:space="preserve"> - PEC</w:t>
      </w:r>
    </w:p>
    <w:tbl>
      <w:tblPr>
        <w:tblStyle w:val="TabeladeGrade5Escura-nfase11"/>
        <w:tblW w:w="9067" w:type="dxa"/>
        <w:tblLayout w:type="fixed"/>
        <w:tblLook w:val="04A0" w:firstRow="1" w:lastRow="0" w:firstColumn="1" w:lastColumn="0" w:noHBand="0" w:noVBand="1"/>
      </w:tblPr>
      <w:tblGrid>
        <w:gridCol w:w="1813"/>
        <w:gridCol w:w="1813"/>
        <w:gridCol w:w="1814"/>
        <w:gridCol w:w="1813"/>
        <w:gridCol w:w="1814"/>
      </w:tblGrid>
      <w:tr w:rsidR="008F62EC" w14:paraId="542EDDE9" w14:textId="77777777" w:rsidTr="009265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7" w:type="dxa"/>
            <w:gridSpan w:val="5"/>
            <w:vAlign w:val="center"/>
          </w:tcPr>
          <w:p w14:paraId="5880B3A3" w14:textId="4C1165E8" w:rsidR="008F62EC" w:rsidRDefault="008965A9" w:rsidP="008F62EC">
            <w:pPr>
              <w:ind w:firstLine="0"/>
              <w:jc w:val="center"/>
            </w:pPr>
            <w:r>
              <w:t>Tabela prática d</w:t>
            </w:r>
            <w:r w:rsidR="00BE2212">
              <w:t xml:space="preserve">o </w:t>
            </w:r>
            <w:r w:rsidR="00BE2212" w:rsidRPr="00BE2212">
              <w:t>Padrão de Exatidão Cartográfica</w:t>
            </w:r>
            <w:r w:rsidR="00BE2212">
              <w:t xml:space="preserve"> - PEC</w:t>
            </w:r>
          </w:p>
        </w:tc>
      </w:tr>
      <w:tr w:rsidR="00DD796F" w14:paraId="2BFC7B18" w14:textId="77777777" w:rsidTr="00496B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3" w:type="dxa"/>
            <w:vAlign w:val="center"/>
          </w:tcPr>
          <w:p w14:paraId="25041A60" w14:textId="5BBA1E64" w:rsidR="00DD796F" w:rsidRDefault="00DD796F" w:rsidP="00924C90">
            <w:pPr>
              <w:ind w:firstLine="0"/>
              <w:jc w:val="center"/>
            </w:pPr>
            <w:r w:rsidRPr="00065DC6">
              <w:t>Escala</w:t>
            </w:r>
          </w:p>
        </w:tc>
        <w:tc>
          <w:tcPr>
            <w:tcW w:w="1813" w:type="dxa"/>
            <w:shd w:val="clear" w:color="auto" w:fill="5B9BD5" w:themeFill="accent1"/>
            <w:vAlign w:val="center"/>
          </w:tcPr>
          <w:p w14:paraId="59E8DE95" w14:textId="77777777" w:rsidR="00F91EAC"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Classe A</w:t>
            </w:r>
          </w:p>
          <w:p w14:paraId="2974897A" w14:textId="41D8B705" w:rsidR="00DD796F" w:rsidRPr="00DD796F"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(Erro &lt;)</w:t>
            </w:r>
          </w:p>
        </w:tc>
        <w:tc>
          <w:tcPr>
            <w:tcW w:w="1814" w:type="dxa"/>
            <w:shd w:val="clear" w:color="auto" w:fill="5B9BD5" w:themeFill="accent1"/>
            <w:vAlign w:val="center"/>
          </w:tcPr>
          <w:p w14:paraId="595A551D" w14:textId="77777777" w:rsidR="00F91EAC"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Classe B</w:t>
            </w:r>
          </w:p>
          <w:p w14:paraId="76CAD46D" w14:textId="31F21D80" w:rsidR="00DD796F" w:rsidRPr="00DD796F"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(Erro &lt;)</w:t>
            </w:r>
          </w:p>
        </w:tc>
        <w:tc>
          <w:tcPr>
            <w:tcW w:w="1813" w:type="dxa"/>
            <w:shd w:val="clear" w:color="auto" w:fill="5B9BD5" w:themeFill="accent1"/>
            <w:vAlign w:val="center"/>
          </w:tcPr>
          <w:p w14:paraId="5E4441E5" w14:textId="5C002D71" w:rsidR="00DD796F" w:rsidRPr="00DD796F"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Classe</w:t>
            </w:r>
            <w:r w:rsidR="00F91EAC">
              <w:rPr>
                <w:b/>
                <w:bCs/>
                <w:color w:val="FFFFFF" w:themeColor="background1"/>
              </w:rPr>
              <w:br/>
            </w:r>
            <w:r w:rsidRPr="00DD796F">
              <w:rPr>
                <w:b/>
                <w:bCs/>
                <w:color w:val="FFFFFF" w:themeColor="background1"/>
              </w:rPr>
              <w:t xml:space="preserve"> C (Erro &lt;)</w:t>
            </w:r>
          </w:p>
        </w:tc>
        <w:tc>
          <w:tcPr>
            <w:tcW w:w="1814" w:type="dxa"/>
            <w:shd w:val="clear" w:color="auto" w:fill="5B9BD5" w:themeFill="accent1"/>
            <w:vAlign w:val="center"/>
          </w:tcPr>
          <w:p w14:paraId="7BA0E865" w14:textId="43D621AD" w:rsidR="00DD796F" w:rsidRPr="00DD796F"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Aplicação Comum</w:t>
            </w:r>
          </w:p>
        </w:tc>
      </w:tr>
      <w:tr w:rsidR="00B23089" w14:paraId="09DB06AC" w14:textId="77777777" w:rsidTr="00496BFC">
        <w:tc>
          <w:tcPr>
            <w:cnfStyle w:val="001000000000" w:firstRow="0" w:lastRow="0" w:firstColumn="1" w:lastColumn="0" w:oddVBand="0" w:evenVBand="0" w:oddHBand="0" w:evenHBand="0" w:firstRowFirstColumn="0" w:firstRowLastColumn="0" w:lastRowFirstColumn="0" w:lastRowLastColumn="0"/>
            <w:tcW w:w="1813" w:type="dxa"/>
            <w:vAlign w:val="center"/>
          </w:tcPr>
          <w:p w14:paraId="100B186B" w14:textId="26FB2BE7" w:rsidR="00B23089" w:rsidRDefault="00B23089" w:rsidP="00924C90">
            <w:pPr>
              <w:ind w:firstLine="0"/>
              <w:jc w:val="center"/>
            </w:pPr>
            <w:r w:rsidRPr="0042032F">
              <w:t>1:1.000</w:t>
            </w:r>
          </w:p>
        </w:tc>
        <w:tc>
          <w:tcPr>
            <w:tcW w:w="1813" w:type="dxa"/>
            <w:vAlign w:val="center"/>
          </w:tcPr>
          <w:p w14:paraId="14B48C67" w14:textId="11407111" w:rsidR="00B23089"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pPr>
            <w:r w:rsidRPr="0042032F">
              <w:t>0,</w:t>
            </w:r>
            <w:r w:rsidR="00E01250">
              <w:t>30</w:t>
            </w:r>
            <w:r w:rsidRPr="0042032F">
              <w:t xml:space="preserve"> m</w:t>
            </w:r>
          </w:p>
        </w:tc>
        <w:tc>
          <w:tcPr>
            <w:tcW w:w="1814" w:type="dxa"/>
            <w:vAlign w:val="center"/>
          </w:tcPr>
          <w:p w14:paraId="6D7B027D" w14:textId="251D7878" w:rsidR="00B23089"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pPr>
            <w:r w:rsidRPr="0042032F">
              <w:t>0,50 m</w:t>
            </w:r>
          </w:p>
        </w:tc>
        <w:tc>
          <w:tcPr>
            <w:tcW w:w="1813" w:type="dxa"/>
            <w:vAlign w:val="center"/>
          </w:tcPr>
          <w:p w14:paraId="231B62A8" w14:textId="21AB6977" w:rsidR="00B23089"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pPr>
            <w:r w:rsidRPr="0042032F">
              <w:t>0,</w:t>
            </w:r>
            <w:r w:rsidR="00AD4CAF">
              <w:t>6</w:t>
            </w:r>
            <w:r w:rsidRPr="0042032F">
              <w:t>0 m</w:t>
            </w:r>
          </w:p>
        </w:tc>
        <w:tc>
          <w:tcPr>
            <w:tcW w:w="1814" w:type="dxa"/>
            <w:vAlign w:val="center"/>
          </w:tcPr>
          <w:p w14:paraId="6CA49A93" w14:textId="0A0F7C57" w:rsidR="00B23089"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pPr>
            <w:r w:rsidRPr="0042032F">
              <w:t>Engenharia e IPTU</w:t>
            </w:r>
          </w:p>
        </w:tc>
      </w:tr>
      <w:tr w:rsidR="00B23089" w14:paraId="29071147" w14:textId="77777777" w:rsidTr="00496B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3" w:type="dxa"/>
            <w:vAlign w:val="center"/>
          </w:tcPr>
          <w:p w14:paraId="329B9D8C" w14:textId="0F21C50A" w:rsidR="00B23089" w:rsidRDefault="00B23089" w:rsidP="00924C90">
            <w:pPr>
              <w:ind w:firstLine="0"/>
              <w:jc w:val="center"/>
            </w:pPr>
            <w:r w:rsidRPr="0042032F">
              <w:t>1:5.000</w:t>
            </w:r>
          </w:p>
        </w:tc>
        <w:tc>
          <w:tcPr>
            <w:tcW w:w="1813" w:type="dxa"/>
            <w:vAlign w:val="center"/>
          </w:tcPr>
          <w:p w14:paraId="16F7CC05" w14:textId="5A554DDE" w:rsidR="00B23089" w:rsidRDefault="00B23089" w:rsidP="00924C90">
            <w:pPr>
              <w:ind w:firstLine="0"/>
              <w:jc w:val="center"/>
              <w:cnfStyle w:val="000000100000" w:firstRow="0" w:lastRow="0" w:firstColumn="0" w:lastColumn="0" w:oddVBand="0" w:evenVBand="0" w:oddHBand="1" w:evenHBand="0" w:firstRowFirstColumn="0" w:firstRowLastColumn="0" w:lastRowFirstColumn="0" w:lastRowLastColumn="0"/>
            </w:pPr>
            <w:r w:rsidRPr="0042032F">
              <w:t>1,</w:t>
            </w:r>
            <w:r w:rsidR="00F558C1">
              <w:t>50</w:t>
            </w:r>
            <w:r w:rsidRPr="0042032F">
              <w:t xml:space="preserve"> m</w:t>
            </w:r>
          </w:p>
        </w:tc>
        <w:tc>
          <w:tcPr>
            <w:tcW w:w="1814" w:type="dxa"/>
            <w:vAlign w:val="center"/>
          </w:tcPr>
          <w:p w14:paraId="3B5A8C38" w14:textId="55A09944" w:rsidR="00B23089" w:rsidRDefault="00B23089" w:rsidP="00924C90">
            <w:pPr>
              <w:ind w:firstLine="0"/>
              <w:jc w:val="center"/>
              <w:cnfStyle w:val="000000100000" w:firstRow="0" w:lastRow="0" w:firstColumn="0" w:lastColumn="0" w:oddVBand="0" w:evenVBand="0" w:oddHBand="1" w:evenHBand="0" w:firstRowFirstColumn="0" w:firstRowLastColumn="0" w:lastRowFirstColumn="0" w:lastRowLastColumn="0"/>
            </w:pPr>
            <w:r w:rsidRPr="0042032F">
              <w:t>2,50 m</w:t>
            </w:r>
          </w:p>
        </w:tc>
        <w:tc>
          <w:tcPr>
            <w:tcW w:w="1813" w:type="dxa"/>
            <w:vAlign w:val="center"/>
          </w:tcPr>
          <w:p w14:paraId="1BC22739" w14:textId="4B575388" w:rsidR="00B23089" w:rsidRDefault="00FB1D3A" w:rsidP="00924C90">
            <w:pPr>
              <w:ind w:firstLine="0"/>
              <w:jc w:val="center"/>
              <w:cnfStyle w:val="000000100000" w:firstRow="0" w:lastRow="0" w:firstColumn="0" w:lastColumn="0" w:oddVBand="0" w:evenVBand="0" w:oddHBand="1" w:evenHBand="0" w:firstRowFirstColumn="0" w:firstRowLastColumn="0" w:lastRowFirstColumn="0" w:lastRowLastColumn="0"/>
            </w:pPr>
            <w:r>
              <w:t>3</w:t>
            </w:r>
            <w:r w:rsidR="00B23089" w:rsidRPr="0042032F">
              <w:t>,00 m</w:t>
            </w:r>
          </w:p>
        </w:tc>
        <w:tc>
          <w:tcPr>
            <w:tcW w:w="1814" w:type="dxa"/>
            <w:vAlign w:val="center"/>
          </w:tcPr>
          <w:p w14:paraId="0267783F" w14:textId="52037DEA" w:rsidR="00B23089" w:rsidRDefault="00B23089" w:rsidP="00924C90">
            <w:pPr>
              <w:ind w:firstLine="0"/>
              <w:jc w:val="center"/>
              <w:cnfStyle w:val="000000100000" w:firstRow="0" w:lastRow="0" w:firstColumn="0" w:lastColumn="0" w:oddVBand="0" w:evenVBand="0" w:oddHBand="1" w:evenHBand="0" w:firstRowFirstColumn="0" w:firstRowLastColumn="0" w:lastRowFirstColumn="0" w:lastRowLastColumn="0"/>
            </w:pPr>
            <w:r w:rsidRPr="0042032F">
              <w:t>Cadastro Urbano Geral</w:t>
            </w:r>
          </w:p>
        </w:tc>
      </w:tr>
      <w:tr w:rsidR="00B23089" w14:paraId="7AFBAABC" w14:textId="77777777" w:rsidTr="00496BFC">
        <w:tc>
          <w:tcPr>
            <w:cnfStyle w:val="001000000000" w:firstRow="0" w:lastRow="0" w:firstColumn="1" w:lastColumn="0" w:oddVBand="0" w:evenVBand="0" w:oddHBand="0" w:evenHBand="0" w:firstRowFirstColumn="0" w:firstRowLastColumn="0" w:lastRowFirstColumn="0" w:lastRowLastColumn="0"/>
            <w:tcW w:w="1813" w:type="dxa"/>
            <w:vAlign w:val="center"/>
          </w:tcPr>
          <w:p w14:paraId="0F2EA88A" w14:textId="6B026C7F" w:rsidR="00B23089" w:rsidRDefault="00B23089" w:rsidP="00924C90">
            <w:pPr>
              <w:ind w:firstLine="0"/>
              <w:jc w:val="center"/>
            </w:pPr>
            <w:r w:rsidRPr="0042032F">
              <w:t>1:10.000</w:t>
            </w:r>
          </w:p>
        </w:tc>
        <w:tc>
          <w:tcPr>
            <w:tcW w:w="1813" w:type="dxa"/>
            <w:vAlign w:val="center"/>
          </w:tcPr>
          <w:p w14:paraId="0C045E26" w14:textId="599483B5" w:rsidR="00B23089" w:rsidRDefault="00F558C1" w:rsidP="00924C90">
            <w:pPr>
              <w:ind w:firstLine="0"/>
              <w:jc w:val="center"/>
              <w:cnfStyle w:val="000000000000" w:firstRow="0" w:lastRow="0" w:firstColumn="0" w:lastColumn="0" w:oddVBand="0" w:evenVBand="0" w:oddHBand="0" w:evenHBand="0" w:firstRowFirstColumn="0" w:firstRowLastColumn="0" w:lastRowFirstColumn="0" w:lastRowLastColumn="0"/>
            </w:pPr>
            <w:r>
              <w:t>3,</w:t>
            </w:r>
            <w:r w:rsidR="00AD4CAF">
              <w:t>00</w:t>
            </w:r>
            <w:r w:rsidR="00B23089" w:rsidRPr="0042032F">
              <w:t xml:space="preserve"> m</w:t>
            </w:r>
          </w:p>
        </w:tc>
        <w:tc>
          <w:tcPr>
            <w:tcW w:w="1814" w:type="dxa"/>
            <w:vAlign w:val="center"/>
          </w:tcPr>
          <w:p w14:paraId="1E9C8B22" w14:textId="16F4AD5C" w:rsidR="00B23089"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pPr>
            <w:r w:rsidRPr="0042032F">
              <w:t>5,00 m</w:t>
            </w:r>
          </w:p>
        </w:tc>
        <w:tc>
          <w:tcPr>
            <w:tcW w:w="1813" w:type="dxa"/>
            <w:vAlign w:val="center"/>
          </w:tcPr>
          <w:p w14:paraId="76925B15" w14:textId="4BFBF3FD" w:rsidR="00B23089" w:rsidRDefault="00AD4CAF" w:rsidP="00924C90">
            <w:pPr>
              <w:ind w:firstLine="0"/>
              <w:jc w:val="center"/>
              <w:cnfStyle w:val="000000000000" w:firstRow="0" w:lastRow="0" w:firstColumn="0" w:lastColumn="0" w:oddVBand="0" w:evenVBand="0" w:oddHBand="0" w:evenHBand="0" w:firstRowFirstColumn="0" w:firstRowLastColumn="0" w:lastRowFirstColumn="0" w:lastRowLastColumn="0"/>
            </w:pPr>
            <w:r>
              <w:t>6</w:t>
            </w:r>
            <w:r w:rsidR="00B23089" w:rsidRPr="0042032F">
              <w:t>,00 m</w:t>
            </w:r>
          </w:p>
        </w:tc>
        <w:tc>
          <w:tcPr>
            <w:tcW w:w="1814" w:type="dxa"/>
            <w:vAlign w:val="center"/>
          </w:tcPr>
          <w:p w14:paraId="67BD3C9F" w14:textId="1F924427" w:rsidR="00B23089"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pPr>
            <w:r w:rsidRPr="0042032F">
              <w:t>Planejamento Municipal</w:t>
            </w:r>
          </w:p>
        </w:tc>
      </w:tr>
    </w:tbl>
    <w:p w14:paraId="683E377E" w14:textId="391746A6" w:rsidR="00B85324" w:rsidRPr="009B6CCF" w:rsidRDefault="00B85324" w:rsidP="00B85324">
      <w:pPr>
        <w:pStyle w:val="Legenda"/>
      </w:pPr>
      <w:r w:rsidRPr="009B6CCF">
        <w:t>Fonte</w:t>
      </w:r>
      <w:r w:rsidR="00C14DF9">
        <w:t xml:space="preserve"> </w:t>
      </w:r>
      <w:r w:rsidR="00C14DF9">
        <w:fldChar w:fldCharType="begin"/>
      </w:r>
      <w:r w:rsidR="00C14DF9">
        <w:instrText xml:space="preserve"> ADDIN ZOTERO_ITEM CSL_CITATION {"citationID":"ljnc4X1o","properties":{"formattedCitation":"(BRASIL, 1984)","plainCitation":"(BRASIL, 1984)","noteIndex":0},"citationItems":[{"id":345,"uris":["http://zotero.org/users/15531986/items/JVKABAZB"],"itemData":{"id":345,"type":"book","publisher-place":"Brasília, DF","title":"Decreto nº 89.817, de 20 de junho de 1984. Estabelece as Instruções Reguladoras das Normas Técnicas da Cartografia Nacional","URL":"http://www.planalto.gov.br/ccivil_03/decreto/1980-1989/d89817.htm","author":[{"literal":"BRASIL"}],"issued":{"date-parts":[["1984"]]}}}],"schema":"https://github.com/citation-style-language/schema/raw/master/csl-citation.json"} </w:instrText>
      </w:r>
      <w:r w:rsidR="00C14DF9">
        <w:fldChar w:fldCharType="separate"/>
      </w:r>
      <w:r w:rsidR="00C14DF9" w:rsidRPr="00C14DF9">
        <w:rPr>
          <w:rFonts w:cs="Arial"/>
        </w:rPr>
        <w:t>(BRASIL, 1984)</w:t>
      </w:r>
      <w:r w:rsidR="00C14DF9">
        <w:fldChar w:fldCharType="end"/>
      </w:r>
      <w:r w:rsidRPr="009B6CCF">
        <w:t xml:space="preserve"> </w:t>
      </w:r>
      <w:r>
        <w:t>–</w:t>
      </w:r>
      <w:r w:rsidRPr="009B6CCF">
        <w:t xml:space="preserve"> Elaboração: Os autores (2026)</w:t>
      </w:r>
    </w:p>
    <w:p w14:paraId="75D38B94" w14:textId="77777777" w:rsidR="00CC4339" w:rsidRDefault="00CC4339" w:rsidP="003B7499"/>
    <w:p w14:paraId="0B4F78D3" w14:textId="689E2FC3" w:rsidR="003B7499" w:rsidRDefault="00EA6B9D" w:rsidP="006C67D1">
      <w:pPr>
        <w:ind w:left="28"/>
      </w:pPr>
      <w:r w:rsidRPr="00EA6B9D">
        <w:t>O resumo estatístico agregado dos 6</w:t>
      </w:r>
      <w:r w:rsidR="00271DF6">
        <w:t>4</w:t>
      </w:r>
      <w:r w:rsidRPr="00EA6B9D">
        <w:t xml:space="preserve"> vértices que compõem essas quadras é apresentado no </w:t>
      </w:r>
      <w:r w:rsidR="003B7499" w:rsidRPr="009B6CCF">
        <w:fldChar w:fldCharType="begin"/>
      </w:r>
      <w:r w:rsidR="003B7499" w:rsidRPr="009B6CCF">
        <w:instrText xml:space="preserve"> REF _Ref223617976 \h </w:instrText>
      </w:r>
      <w:r w:rsidR="003B7499" w:rsidRPr="009B6CCF">
        <w:fldChar w:fldCharType="separate"/>
      </w:r>
      <w:r w:rsidR="003750EA" w:rsidRPr="009B6CCF">
        <w:t xml:space="preserve">Quadro </w:t>
      </w:r>
      <w:r w:rsidR="003750EA">
        <w:rPr>
          <w:noProof/>
        </w:rPr>
        <w:t>48</w:t>
      </w:r>
      <w:r w:rsidR="003B7499" w:rsidRPr="009B6CCF">
        <w:fldChar w:fldCharType="end"/>
      </w:r>
      <w:r w:rsidRPr="00EA6B9D">
        <w:t xml:space="preserve">. A tabela completa, contendo os dados individuais de cada vértice, encontra-se disponível no </w:t>
      </w:r>
      <w:r w:rsidR="003B7499" w:rsidRPr="009B6CCF">
        <w:fldChar w:fldCharType="begin"/>
      </w:r>
      <w:r w:rsidR="003B7499" w:rsidRPr="009B6CCF">
        <w:instrText xml:space="preserve"> REF _Ref223618666 \h </w:instrText>
      </w:r>
      <w:r w:rsidR="003B7499" w:rsidRPr="009B6CCF">
        <w:fldChar w:fldCharType="separate"/>
      </w:r>
      <w:r w:rsidR="003750EA" w:rsidRPr="009B6CCF">
        <w:t xml:space="preserve">Anexo </w:t>
      </w:r>
      <w:r w:rsidR="003750EA">
        <w:rPr>
          <w:noProof/>
        </w:rPr>
        <w:t>1</w:t>
      </w:r>
      <w:r w:rsidR="003B7499" w:rsidRPr="009B6CCF">
        <w:fldChar w:fldCharType="end"/>
      </w:r>
      <w:r w:rsidR="003B7499" w:rsidRPr="009B6CCF">
        <w:t>.</w:t>
      </w:r>
    </w:p>
    <w:p w14:paraId="5A32BB31" w14:textId="77777777" w:rsidR="00D55F5C" w:rsidRPr="009B6CCF" w:rsidRDefault="00D55F5C" w:rsidP="00161798"/>
    <w:p w14:paraId="2EF6DB76" w14:textId="2B137F9C" w:rsidR="008574A7" w:rsidRPr="009B6CCF" w:rsidRDefault="008574A7" w:rsidP="00A6278E">
      <w:pPr>
        <w:pStyle w:val="Legenda"/>
      </w:pPr>
      <w:bookmarkStart w:id="375" w:name="_Ref223617976"/>
      <w:r w:rsidRPr="009B6CCF">
        <w:t xml:space="preserve">Quadro </w:t>
      </w:r>
      <w:fldSimple w:instr=" SEQ Quadro \* ARABIC ">
        <w:r w:rsidR="003750EA">
          <w:rPr>
            <w:noProof/>
          </w:rPr>
          <w:t>48</w:t>
        </w:r>
      </w:fldSimple>
      <w:bookmarkEnd w:id="375"/>
      <w:r w:rsidRPr="009B6CCF">
        <w:t xml:space="preserve"> – Resumo estatístico </w:t>
      </w:r>
      <w:r w:rsidR="00D55F5C" w:rsidRPr="009B6CCF">
        <w:t xml:space="preserve">dos erros </w:t>
      </w:r>
      <w:r w:rsidR="00A97063" w:rsidRPr="009B6CCF">
        <w:t>de localização dos vértices</w:t>
      </w:r>
    </w:p>
    <w:tbl>
      <w:tblPr>
        <w:tblStyle w:val="TabeladeGrade5Escura-nfase11"/>
        <w:tblW w:w="4067" w:type="pct"/>
        <w:jc w:val="center"/>
        <w:tblLook w:val="04A0" w:firstRow="1" w:lastRow="0" w:firstColumn="1" w:lastColumn="0" w:noHBand="0" w:noVBand="1"/>
      </w:tblPr>
      <w:tblGrid>
        <w:gridCol w:w="4338"/>
        <w:gridCol w:w="3032"/>
      </w:tblGrid>
      <w:tr w:rsidR="002B6937" w:rsidRPr="00C977DE" w14:paraId="28A0DFBC" w14:textId="77777777" w:rsidTr="00E06E1A">
        <w:trPr>
          <w:cnfStyle w:val="100000000000" w:firstRow="1" w:lastRow="0" w:firstColumn="0" w:lastColumn="0" w:oddVBand="0" w:evenVBand="0" w:oddHBand="0"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943" w:type="pct"/>
            <w:noWrap/>
            <w:vAlign w:val="center"/>
            <w:hideMark/>
          </w:tcPr>
          <w:p w14:paraId="3C86DF0F" w14:textId="1D648014" w:rsidR="002B6937" w:rsidRPr="00C977DE" w:rsidRDefault="002B6937" w:rsidP="002B6937">
            <w:pPr>
              <w:ind w:firstLine="0"/>
              <w:jc w:val="center"/>
              <w:rPr>
                <w:rFonts w:eastAsia="Times New Roman" w:cs="Arial"/>
                <w:b w:val="0"/>
                <w:bCs w:val="0"/>
                <w:lang w:eastAsia="pt-BR"/>
              </w:rPr>
            </w:pPr>
            <w:r w:rsidRPr="009B6CCF">
              <w:t>Atributo</w:t>
            </w:r>
          </w:p>
        </w:tc>
        <w:tc>
          <w:tcPr>
            <w:tcW w:w="2057" w:type="pct"/>
            <w:noWrap/>
            <w:vAlign w:val="center"/>
            <w:hideMark/>
          </w:tcPr>
          <w:p w14:paraId="1D28285B" w14:textId="0D9CD313" w:rsidR="002B6937" w:rsidRPr="00C977DE" w:rsidRDefault="002B6937" w:rsidP="002B6937">
            <w:pPr>
              <w:ind w:firstLine="0"/>
              <w:jc w:val="center"/>
              <w:cnfStyle w:val="100000000000" w:firstRow="1" w:lastRow="0" w:firstColumn="0" w:lastColumn="0" w:oddVBand="0" w:evenVBand="0" w:oddHBand="0" w:evenHBand="0" w:firstRowFirstColumn="0" w:firstRowLastColumn="0" w:lastRowFirstColumn="0" w:lastRowLastColumn="0"/>
              <w:rPr>
                <w:b w:val="0"/>
                <w:bCs w:val="0"/>
              </w:rPr>
            </w:pPr>
            <w:r w:rsidRPr="009B6CCF">
              <w:t>Quantidade</w:t>
            </w:r>
          </w:p>
        </w:tc>
      </w:tr>
      <w:tr w:rsidR="00CB71F8" w:rsidRPr="00CC64F9" w14:paraId="5ADC9F85" w14:textId="77777777" w:rsidTr="00926561">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943" w:type="pct"/>
            <w:shd w:val="clear" w:color="auto" w:fill="BDD6EE" w:themeFill="accent1" w:themeFillTint="66"/>
            <w:noWrap/>
          </w:tcPr>
          <w:p w14:paraId="3EB3FD5F" w14:textId="54D0051B" w:rsidR="00CB71F8" w:rsidRPr="00E06E1A" w:rsidRDefault="00CB71F8" w:rsidP="00CB71F8">
            <w:pPr>
              <w:keepNext/>
              <w:keepLines/>
              <w:widowControl w:val="0"/>
              <w:tabs>
                <w:tab w:val="decimal" w:pos="855"/>
              </w:tabs>
              <w:ind w:firstLine="0"/>
              <w:rPr>
                <w:b w:val="0"/>
                <w:bCs w:val="0"/>
                <w:color w:val="auto"/>
              </w:rPr>
            </w:pPr>
            <w:r w:rsidRPr="00E06E1A">
              <w:rPr>
                <w:b w:val="0"/>
                <w:bCs w:val="0"/>
                <w:color w:val="auto"/>
              </w:rPr>
              <w:t>Amostras</w:t>
            </w:r>
          </w:p>
        </w:tc>
        <w:tc>
          <w:tcPr>
            <w:tcW w:w="2057" w:type="pct"/>
            <w:noWrap/>
          </w:tcPr>
          <w:p w14:paraId="1A0C09B2" w14:textId="5322E609" w:rsidR="00CB71F8" w:rsidRPr="00E06E1A" w:rsidRDefault="007C3704" w:rsidP="00CB71F8">
            <w:pPr>
              <w:keepNext/>
              <w:keepLines/>
              <w:widowControl w:val="0"/>
              <w:tabs>
                <w:tab w:val="decimal" w:pos="855"/>
              </w:tabs>
              <w:ind w:firstLine="0"/>
              <w:cnfStyle w:val="000000100000" w:firstRow="0" w:lastRow="0" w:firstColumn="0" w:lastColumn="0" w:oddVBand="0" w:evenVBand="0" w:oddHBand="1" w:evenHBand="0" w:firstRowFirstColumn="0" w:firstRowLastColumn="0" w:lastRowFirstColumn="0" w:lastRowLastColumn="0"/>
            </w:pPr>
            <w:r>
              <w:t>64</w:t>
            </w:r>
          </w:p>
        </w:tc>
      </w:tr>
      <w:tr w:rsidR="00CB71F8" w:rsidRPr="00CC64F9" w14:paraId="52D11618" w14:textId="77777777" w:rsidTr="00926561">
        <w:trPr>
          <w:trHeight w:val="405"/>
          <w:jc w:val="center"/>
        </w:trPr>
        <w:tc>
          <w:tcPr>
            <w:cnfStyle w:val="001000000000" w:firstRow="0" w:lastRow="0" w:firstColumn="1" w:lastColumn="0" w:oddVBand="0" w:evenVBand="0" w:oddHBand="0" w:evenHBand="0" w:firstRowFirstColumn="0" w:firstRowLastColumn="0" w:lastRowFirstColumn="0" w:lastRowLastColumn="0"/>
            <w:tcW w:w="2943" w:type="pct"/>
            <w:shd w:val="clear" w:color="auto" w:fill="DEEAF6" w:themeFill="accent1" w:themeFillTint="33"/>
            <w:noWrap/>
          </w:tcPr>
          <w:p w14:paraId="5CE09173" w14:textId="40EC2FEC" w:rsidR="00CB71F8" w:rsidRPr="00E06E1A" w:rsidRDefault="00CB71F8" w:rsidP="00CB71F8">
            <w:pPr>
              <w:keepNext/>
              <w:keepLines/>
              <w:widowControl w:val="0"/>
              <w:tabs>
                <w:tab w:val="decimal" w:pos="855"/>
              </w:tabs>
              <w:ind w:firstLine="0"/>
              <w:rPr>
                <w:b w:val="0"/>
                <w:bCs w:val="0"/>
                <w:color w:val="auto"/>
              </w:rPr>
            </w:pPr>
            <w:r w:rsidRPr="00E06E1A">
              <w:rPr>
                <w:b w:val="0"/>
                <w:bCs w:val="0"/>
                <w:color w:val="auto"/>
              </w:rPr>
              <w:t>Erro Máximo</w:t>
            </w:r>
            <w:r>
              <w:rPr>
                <w:b w:val="0"/>
                <w:bCs w:val="0"/>
                <w:color w:val="auto"/>
              </w:rPr>
              <w:t xml:space="preserve"> </w:t>
            </w:r>
            <w:r w:rsidRPr="00E06E1A">
              <w:rPr>
                <w:b w:val="0"/>
                <w:bCs w:val="0"/>
                <w:color w:val="auto"/>
              </w:rPr>
              <w:t>(m)</w:t>
            </w:r>
          </w:p>
        </w:tc>
        <w:tc>
          <w:tcPr>
            <w:tcW w:w="2057" w:type="pct"/>
            <w:noWrap/>
          </w:tcPr>
          <w:p w14:paraId="2E38C457" w14:textId="2F33147D" w:rsidR="00CB71F8" w:rsidRPr="00E06E1A" w:rsidRDefault="00C56A8A" w:rsidP="00CB71F8">
            <w:pPr>
              <w:keepNext/>
              <w:keepLines/>
              <w:widowControl w:val="0"/>
              <w:tabs>
                <w:tab w:val="decimal" w:pos="855"/>
              </w:tabs>
              <w:ind w:firstLine="0"/>
              <w:cnfStyle w:val="000000000000" w:firstRow="0" w:lastRow="0" w:firstColumn="0" w:lastColumn="0" w:oddVBand="0" w:evenVBand="0" w:oddHBand="0" w:evenHBand="0" w:firstRowFirstColumn="0" w:firstRowLastColumn="0" w:lastRowFirstColumn="0" w:lastRowLastColumn="0"/>
            </w:pPr>
            <w:r w:rsidRPr="00C56A8A">
              <w:t>8,779</w:t>
            </w:r>
          </w:p>
        </w:tc>
      </w:tr>
      <w:tr w:rsidR="00CB71F8" w:rsidRPr="00CC64F9" w14:paraId="3E2C1D2D" w14:textId="77777777" w:rsidTr="00926561">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943" w:type="pct"/>
            <w:shd w:val="clear" w:color="auto" w:fill="BDD6EE" w:themeFill="accent1" w:themeFillTint="66"/>
            <w:noWrap/>
          </w:tcPr>
          <w:p w14:paraId="3A49846A" w14:textId="3FF74C99" w:rsidR="00CB71F8" w:rsidRPr="00E06E1A" w:rsidRDefault="00CB71F8" w:rsidP="00CB71F8">
            <w:pPr>
              <w:keepNext/>
              <w:keepLines/>
              <w:widowControl w:val="0"/>
              <w:tabs>
                <w:tab w:val="decimal" w:pos="855"/>
              </w:tabs>
              <w:ind w:firstLine="0"/>
              <w:rPr>
                <w:b w:val="0"/>
                <w:bCs w:val="0"/>
                <w:color w:val="auto"/>
              </w:rPr>
            </w:pPr>
            <w:r w:rsidRPr="00E06E1A">
              <w:rPr>
                <w:b w:val="0"/>
                <w:bCs w:val="0"/>
                <w:color w:val="auto"/>
              </w:rPr>
              <w:t>Erro Mínimo</w:t>
            </w:r>
            <w:r>
              <w:rPr>
                <w:b w:val="0"/>
                <w:bCs w:val="0"/>
                <w:color w:val="auto"/>
              </w:rPr>
              <w:t xml:space="preserve"> </w:t>
            </w:r>
            <w:r w:rsidRPr="00E06E1A">
              <w:rPr>
                <w:b w:val="0"/>
                <w:bCs w:val="0"/>
                <w:color w:val="auto"/>
              </w:rPr>
              <w:t>(m)</w:t>
            </w:r>
          </w:p>
        </w:tc>
        <w:tc>
          <w:tcPr>
            <w:tcW w:w="2057" w:type="pct"/>
            <w:noWrap/>
          </w:tcPr>
          <w:p w14:paraId="3169AD5A" w14:textId="770AAC92" w:rsidR="00CB71F8" w:rsidRPr="00E06E1A" w:rsidRDefault="00C56A8A" w:rsidP="00CB71F8">
            <w:pPr>
              <w:keepNext/>
              <w:keepLines/>
              <w:widowControl w:val="0"/>
              <w:tabs>
                <w:tab w:val="decimal" w:pos="855"/>
              </w:tabs>
              <w:ind w:firstLine="0"/>
              <w:cnfStyle w:val="000000100000" w:firstRow="0" w:lastRow="0" w:firstColumn="0" w:lastColumn="0" w:oddVBand="0" w:evenVBand="0" w:oddHBand="1" w:evenHBand="0" w:firstRowFirstColumn="0" w:firstRowLastColumn="0" w:lastRowFirstColumn="0" w:lastRowLastColumn="0"/>
            </w:pPr>
            <w:r w:rsidRPr="00C56A8A">
              <w:t>0,742</w:t>
            </w:r>
          </w:p>
        </w:tc>
      </w:tr>
      <w:tr w:rsidR="00CB71F8" w:rsidRPr="00CC64F9" w14:paraId="040F6F9A" w14:textId="77777777" w:rsidTr="00926561">
        <w:trPr>
          <w:trHeight w:val="405"/>
          <w:jc w:val="center"/>
        </w:trPr>
        <w:tc>
          <w:tcPr>
            <w:cnfStyle w:val="001000000000" w:firstRow="0" w:lastRow="0" w:firstColumn="1" w:lastColumn="0" w:oddVBand="0" w:evenVBand="0" w:oddHBand="0" w:evenHBand="0" w:firstRowFirstColumn="0" w:firstRowLastColumn="0" w:lastRowFirstColumn="0" w:lastRowLastColumn="0"/>
            <w:tcW w:w="2943" w:type="pct"/>
            <w:shd w:val="clear" w:color="auto" w:fill="DEEAF6" w:themeFill="accent1" w:themeFillTint="33"/>
            <w:noWrap/>
          </w:tcPr>
          <w:p w14:paraId="3D682C20" w14:textId="0D425796" w:rsidR="00CB71F8" w:rsidRPr="00E06E1A" w:rsidRDefault="00CB71F8" w:rsidP="00CB71F8">
            <w:pPr>
              <w:keepNext/>
              <w:keepLines/>
              <w:widowControl w:val="0"/>
              <w:tabs>
                <w:tab w:val="decimal" w:pos="855"/>
              </w:tabs>
              <w:ind w:firstLine="0"/>
              <w:rPr>
                <w:b w:val="0"/>
                <w:bCs w:val="0"/>
                <w:color w:val="auto"/>
              </w:rPr>
            </w:pPr>
            <w:r w:rsidRPr="00E06E1A">
              <w:rPr>
                <w:b w:val="0"/>
                <w:bCs w:val="0"/>
                <w:color w:val="auto"/>
              </w:rPr>
              <w:t>Erro Médio</w:t>
            </w:r>
            <w:r>
              <w:rPr>
                <w:b w:val="0"/>
                <w:bCs w:val="0"/>
                <w:color w:val="auto"/>
              </w:rPr>
              <w:t xml:space="preserve"> </w:t>
            </w:r>
            <w:r w:rsidRPr="00E06E1A">
              <w:rPr>
                <w:b w:val="0"/>
                <w:bCs w:val="0"/>
                <w:color w:val="auto"/>
              </w:rPr>
              <w:t>(m)</w:t>
            </w:r>
          </w:p>
        </w:tc>
        <w:tc>
          <w:tcPr>
            <w:tcW w:w="2057" w:type="pct"/>
            <w:noWrap/>
          </w:tcPr>
          <w:p w14:paraId="6071AD3A" w14:textId="38A8A99A" w:rsidR="00CB71F8" w:rsidRPr="00E06E1A" w:rsidRDefault="007C3704" w:rsidP="00CB71F8">
            <w:pPr>
              <w:keepNext/>
              <w:keepLines/>
              <w:widowControl w:val="0"/>
              <w:tabs>
                <w:tab w:val="decimal" w:pos="855"/>
              </w:tabs>
              <w:ind w:firstLine="0"/>
              <w:cnfStyle w:val="000000000000" w:firstRow="0" w:lastRow="0" w:firstColumn="0" w:lastColumn="0" w:oddVBand="0" w:evenVBand="0" w:oddHBand="0" w:evenHBand="0" w:firstRowFirstColumn="0" w:firstRowLastColumn="0" w:lastRowFirstColumn="0" w:lastRowLastColumn="0"/>
            </w:pPr>
            <w:r>
              <w:t>2,703</w:t>
            </w:r>
          </w:p>
        </w:tc>
      </w:tr>
      <w:tr w:rsidR="00CB71F8" w:rsidRPr="00CC64F9" w14:paraId="381416C9" w14:textId="77777777" w:rsidTr="00926561">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943" w:type="pct"/>
            <w:shd w:val="clear" w:color="auto" w:fill="BDD6EE" w:themeFill="accent1" w:themeFillTint="66"/>
            <w:noWrap/>
          </w:tcPr>
          <w:p w14:paraId="5F391F24" w14:textId="657A33CC" w:rsidR="00CB71F8" w:rsidRPr="00E06E1A" w:rsidRDefault="00CB71F8" w:rsidP="00CB71F8">
            <w:pPr>
              <w:keepNext/>
              <w:keepLines/>
              <w:widowControl w:val="0"/>
              <w:tabs>
                <w:tab w:val="decimal" w:pos="0"/>
              </w:tabs>
              <w:ind w:firstLine="0"/>
              <w:rPr>
                <w:b w:val="0"/>
                <w:bCs w:val="0"/>
                <w:color w:val="auto"/>
              </w:rPr>
            </w:pPr>
            <w:r>
              <w:rPr>
                <w:b w:val="0"/>
                <w:bCs w:val="0"/>
                <w:color w:val="auto"/>
              </w:rPr>
              <w:t>E</w:t>
            </w:r>
            <w:r w:rsidR="0042714E">
              <w:rPr>
                <w:b w:val="0"/>
                <w:bCs w:val="0"/>
                <w:color w:val="auto"/>
              </w:rPr>
              <w:t>MQ</w:t>
            </w:r>
          </w:p>
        </w:tc>
        <w:tc>
          <w:tcPr>
            <w:tcW w:w="2057" w:type="pct"/>
            <w:noWrap/>
          </w:tcPr>
          <w:p w14:paraId="2D6C8AC3" w14:textId="7FB6D918" w:rsidR="00CB71F8" w:rsidRPr="00E06E1A" w:rsidRDefault="0042714E" w:rsidP="00CB71F8">
            <w:pPr>
              <w:keepNext/>
              <w:keepLines/>
              <w:widowControl w:val="0"/>
              <w:tabs>
                <w:tab w:val="decimal" w:pos="855"/>
              </w:tabs>
              <w:ind w:firstLine="0"/>
              <w:cnfStyle w:val="000000100000" w:firstRow="0" w:lastRow="0" w:firstColumn="0" w:lastColumn="0" w:oddVBand="0" w:evenVBand="0" w:oddHBand="1" w:evenHBand="0" w:firstRowFirstColumn="0" w:firstRowLastColumn="0" w:lastRowFirstColumn="0" w:lastRowLastColumn="0"/>
            </w:pPr>
            <w:r w:rsidRPr="0042714E">
              <w:t>10,716</w:t>
            </w:r>
          </w:p>
        </w:tc>
      </w:tr>
      <w:tr w:rsidR="00CB71F8" w:rsidRPr="00CC64F9" w14:paraId="2733323F" w14:textId="77777777" w:rsidTr="00926561">
        <w:trPr>
          <w:trHeight w:val="405"/>
          <w:jc w:val="center"/>
        </w:trPr>
        <w:tc>
          <w:tcPr>
            <w:cnfStyle w:val="001000000000" w:firstRow="0" w:lastRow="0" w:firstColumn="1" w:lastColumn="0" w:oddVBand="0" w:evenVBand="0" w:oddHBand="0" w:evenHBand="0" w:firstRowFirstColumn="0" w:firstRowLastColumn="0" w:lastRowFirstColumn="0" w:lastRowLastColumn="0"/>
            <w:tcW w:w="2943" w:type="pct"/>
            <w:shd w:val="clear" w:color="auto" w:fill="DEEAF6" w:themeFill="accent1" w:themeFillTint="33"/>
            <w:noWrap/>
          </w:tcPr>
          <w:p w14:paraId="75BADC7B" w14:textId="685BCF2D" w:rsidR="00CB71F8" w:rsidRPr="00E06E1A" w:rsidRDefault="00CB71F8" w:rsidP="00CB71F8">
            <w:pPr>
              <w:keepNext/>
              <w:keepLines/>
              <w:widowControl w:val="0"/>
              <w:tabs>
                <w:tab w:val="decimal" w:pos="855"/>
              </w:tabs>
              <w:ind w:firstLine="0"/>
              <w:rPr>
                <w:b w:val="0"/>
                <w:bCs w:val="0"/>
                <w:color w:val="auto"/>
              </w:rPr>
            </w:pPr>
            <w:r w:rsidRPr="00E06E1A">
              <w:rPr>
                <w:b w:val="0"/>
                <w:bCs w:val="0"/>
                <w:color w:val="auto"/>
              </w:rPr>
              <w:t>R</w:t>
            </w:r>
            <w:r w:rsidR="0042714E">
              <w:rPr>
                <w:b w:val="0"/>
                <w:bCs w:val="0"/>
                <w:color w:val="auto"/>
              </w:rPr>
              <w:t>EMQ</w:t>
            </w:r>
            <w:r>
              <w:rPr>
                <w:b w:val="0"/>
                <w:bCs w:val="0"/>
                <w:color w:val="auto"/>
              </w:rPr>
              <w:t xml:space="preserve"> </w:t>
            </w:r>
            <w:r w:rsidRPr="00E06E1A">
              <w:rPr>
                <w:b w:val="0"/>
                <w:bCs w:val="0"/>
                <w:color w:val="auto"/>
              </w:rPr>
              <w:t>(m)</w:t>
            </w:r>
          </w:p>
        </w:tc>
        <w:tc>
          <w:tcPr>
            <w:tcW w:w="2057" w:type="pct"/>
            <w:noWrap/>
          </w:tcPr>
          <w:p w14:paraId="1CA9551E" w14:textId="30CCC2DB" w:rsidR="00CB71F8" w:rsidRPr="00E06E1A" w:rsidRDefault="004948DC" w:rsidP="00CB71F8">
            <w:pPr>
              <w:keepNext/>
              <w:keepLines/>
              <w:widowControl w:val="0"/>
              <w:tabs>
                <w:tab w:val="decimal" w:pos="855"/>
              </w:tabs>
              <w:ind w:firstLine="0"/>
              <w:cnfStyle w:val="000000000000" w:firstRow="0" w:lastRow="0" w:firstColumn="0" w:lastColumn="0" w:oddVBand="0" w:evenVBand="0" w:oddHBand="0" w:evenHBand="0" w:firstRowFirstColumn="0" w:firstRowLastColumn="0" w:lastRowFirstColumn="0" w:lastRowLastColumn="0"/>
            </w:pPr>
            <w:r w:rsidRPr="004948DC">
              <w:t>3,273</w:t>
            </w:r>
          </w:p>
        </w:tc>
      </w:tr>
    </w:tbl>
    <w:p w14:paraId="34BC72A4" w14:textId="77777777" w:rsidR="002B6937" w:rsidRDefault="002B6937" w:rsidP="00A6278E">
      <w:pPr>
        <w:pStyle w:val="Legenda"/>
      </w:pPr>
    </w:p>
    <w:p w14:paraId="40994B66" w14:textId="64F8CDDD" w:rsidR="008574A7" w:rsidRPr="009B6CCF" w:rsidRDefault="008574A7" w:rsidP="00A6278E">
      <w:pPr>
        <w:pStyle w:val="Legenda"/>
      </w:pPr>
      <w:r w:rsidRPr="009B6CCF">
        <w:t xml:space="preserve">Fonte: </w:t>
      </w:r>
      <w:r w:rsidRPr="009B6CCF">
        <w:fldChar w:fldCharType="begin"/>
      </w:r>
      <w:r w:rsidR="00C14DF9">
        <w:instrText xml:space="preserve"> ADDIN ZOTERO_ITEM CSL_CITATION {"citationID":"hwIDLlhE","properties":{"formattedCitation":"(SIGWEB-Capanema,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Os autores (2026)</w:t>
      </w:r>
    </w:p>
    <w:p w14:paraId="3F05A68A" w14:textId="77777777" w:rsidR="008574A7" w:rsidRPr="009B6CCF" w:rsidRDefault="008574A7" w:rsidP="00161798"/>
    <w:p w14:paraId="101E1DF8" w14:textId="36A227B6" w:rsidR="00D1128B" w:rsidRDefault="00BE59AC" w:rsidP="002F3081">
      <w:r w:rsidRPr="009B6CCF">
        <w:t>A análise da acurácia revelou uma amplitude residual significativa</w:t>
      </w:r>
      <w:r w:rsidR="00A83733" w:rsidRPr="009B6CCF">
        <w:t xml:space="preserve"> (</w:t>
      </w:r>
      <w:r w:rsidR="00A83733" w:rsidRPr="009B6CCF">
        <w:fldChar w:fldCharType="begin"/>
      </w:r>
      <w:r w:rsidR="00A83733" w:rsidRPr="009B6CCF">
        <w:instrText xml:space="preserve"> REF _Ref223632096 \h </w:instrText>
      </w:r>
      <w:r w:rsidR="00A83733" w:rsidRPr="009B6CCF">
        <w:fldChar w:fldCharType="separate"/>
      </w:r>
      <w:r w:rsidR="003750EA" w:rsidRPr="009B6CCF">
        <w:t xml:space="preserve">Figura </w:t>
      </w:r>
      <w:r w:rsidR="003750EA">
        <w:rPr>
          <w:noProof/>
        </w:rPr>
        <w:t>18</w:t>
      </w:r>
      <w:r w:rsidR="00A83733" w:rsidRPr="009B6CCF">
        <w:fldChar w:fldCharType="end"/>
      </w:r>
      <w:r w:rsidR="00A83733" w:rsidRPr="009B6CCF">
        <w:t>)</w:t>
      </w:r>
      <w:r w:rsidRPr="009B6CCF">
        <w:t xml:space="preserve">, </w:t>
      </w:r>
      <w:r w:rsidR="00C91AC7" w:rsidRPr="009B6CCF">
        <w:t>percebida</w:t>
      </w:r>
      <w:r w:rsidRPr="009B6CCF">
        <w:t xml:space="preserve"> pelo Erro Máximo de 8,779 m (quadra 01.03.002.3.0065) e pelo Erro Mínimo de 0,506 m (quadra 01.05.004.1.0019). A seleção dessas unidades para uma análise pormenorizada justifica-se pela necessidade de diagnosticar se as discrepâncias </w:t>
      </w:r>
      <w:r w:rsidR="0082148B" w:rsidRPr="009B6CCF">
        <w:t>se originam dos dados</w:t>
      </w:r>
      <w:r w:rsidRPr="009B6CCF">
        <w:t xml:space="preserve"> </w:t>
      </w:r>
      <w:r w:rsidR="0082148B" w:rsidRPr="009B6CCF">
        <w:t>d</w:t>
      </w:r>
      <w:r w:rsidR="00105D98" w:rsidRPr="009B6CCF">
        <w:t xml:space="preserve">as bases utilizadas ou </w:t>
      </w:r>
      <w:r w:rsidR="0082148B" w:rsidRPr="009B6CCF">
        <w:t>se existe uma falha metodol</w:t>
      </w:r>
      <w:r w:rsidR="002107EB" w:rsidRPr="009B6CCF">
        <w:t>ógica</w:t>
      </w:r>
      <w:r w:rsidRPr="009B6CCF">
        <w:t>.</w:t>
      </w:r>
    </w:p>
    <w:p w14:paraId="3F46AF46" w14:textId="77777777" w:rsidR="003B7499" w:rsidRPr="009B6CCF" w:rsidRDefault="003B7499" w:rsidP="002F3081"/>
    <w:p w14:paraId="5CDE1329" w14:textId="500F17E8" w:rsidR="00704579" w:rsidRPr="009B6CCF" w:rsidRDefault="00704579" w:rsidP="00704579">
      <w:pPr>
        <w:pStyle w:val="Legenda"/>
      </w:pPr>
      <w:bookmarkStart w:id="376" w:name="_Ref223632096"/>
      <w:r w:rsidRPr="009B6CCF">
        <w:t xml:space="preserve">Figura </w:t>
      </w:r>
      <w:fldSimple w:instr=" SEQ Figura \* ARABIC ">
        <w:r w:rsidR="003750EA">
          <w:rPr>
            <w:noProof/>
          </w:rPr>
          <w:t>18</w:t>
        </w:r>
      </w:fldSimple>
      <w:bookmarkEnd w:id="376"/>
      <w:r w:rsidRPr="009B6CCF">
        <w:t xml:space="preserve"> – </w:t>
      </w:r>
      <w:r w:rsidR="00084377" w:rsidRPr="009B6CCF">
        <w:t>Gráfico</w:t>
      </w:r>
      <w:r w:rsidR="0055793D" w:rsidRPr="009B6CCF">
        <w:t xml:space="preserve"> de </w:t>
      </w:r>
      <w:r w:rsidR="002C3E81" w:rsidRPr="009B6CCF">
        <w:t xml:space="preserve">Erros Posicionais </w:t>
      </w:r>
      <w:r w:rsidR="00084377" w:rsidRPr="009B6CCF">
        <w:t xml:space="preserve">das Quadras </w:t>
      </w:r>
      <w:r w:rsidR="002C3E81" w:rsidRPr="009B6CCF">
        <w:t>- Capanema/PR</w:t>
      </w:r>
    </w:p>
    <w:tbl>
      <w:tblPr>
        <w:tblStyle w:val="Tabelacomgrade"/>
        <w:tblW w:w="0" w:type="auto"/>
        <w:jc w:val="center"/>
        <w:tblLook w:val="04A0" w:firstRow="1" w:lastRow="0" w:firstColumn="1" w:lastColumn="0" w:noHBand="0" w:noVBand="1"/>
      </w:tblPr>
      <w:tblGrid>
        <w:gridCol w:w="9061"/>
      </w:tblGrid>
      <w:tr w:rsidR="00704579" w:rsidRPr="009B6CCF" w14:paraId="4F801F73" w14:textId="77777777" w:rsidTr="00926561">
        <w:trPr>
          <w:jc w:val="center"/>
        </w:trPr>
        <w:tc>
          <w:tcPr>
            <w:tcW w:w="9061" w:type="dxa"/>
          </w:tcPr>
          <w:p w14:paraId="4E91EEB9" w14:textId="77777777" w:rsidR="00704579" w:rsidRPr="009B6CCF" w:rsidRDefault="00704579" w:rsidP="00926561">
            <w:pPr>
              <w:keepNext/>
              <w:widowControl w:val="0"/>
              <w:ind w:left="-109" w:firstLine="0"/>
              <w:jc w:val="center"/>
            </w:pPr>
            <w:r w:rsidRPr="009B6CCF">
              <w:rPr>
                <w:noProof/>
                <w:lang w:eastAsia="pt-BR"/>
              </w:rPr>
              <w:drawing>
                <wp:inline distT="0" distB="0" distL="0" distR="0" wp14:anchorId="103B309B" wp14:editId="592F1418">
                  <wp:extent cx="5760085" cy="3840056"/>
                  <wp:effectExtent l="0" t="0" r="0" b="8255"/>
                  <wp:docPr id="8688593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59379" name="Imagem 1"/>
                          <pic:cNvPicPr/>
                        </pic:nvPicPr>
                        <pic:blipFill>
                          <a:blip r:embed="rId35">
                            <a:extLst>
                              <a:ext uri="{28A0092B-C50C-407E-A947-70E740481C1C}">
                                <a14:useLocalDpi xmlns:a14="http://schemas.microsoft.com/office/drawing/2010/main" val="0"/>
                              </a:ext>
                            </a:extLst>
                          </a:blip>
                          <a:stretch>
                            <a:fillRect/>
                          </a:stretch>
                        </pic:blipFill>
                        <pic:spPr>
                          <a:xfrm>
                            <a:off x="0" y="0"/>
                            <a:ext cx="5760085" cy="3840056"/>
                          </a:xfrm>
                          <a:prstGeom prst="rect">
                            <a:avLst/>
                          </a:prstGeom>
                        </pic:spPr>
                      </pic:pic>
                    </a:graphicData>
                  </a:graphic>
                </wp:inline>
              </w:drawing>
            </w:r>
          </w:p>
        </w:tc>
      </w:tr>
    </w:tbl>
    <w:p w14:paraId="01435C5E" w14:textId="6FE48BCF" w:rsidR="00704579" w:rsidRPr="009B6CCF" w:rsidRDefault="00704579" w:rsidP="00704579">
      <w:pPr>
        <w:pStyle w:val="Legenda"/>
      </w:pPr>
      <w:r w:rsidRPr="009B6CCF">
        <w:t>Elaboração: Os autores (2026)</w:t>
      </w:r>
      <w:r w:rsidR="00927EBA" w:rsidRPr="009B6CCF">
        <w:t xml:space="preserve">; Biblioteca </w:t>
      </w:r>
      <w:r w:rsidR="00D7639B" w:rsidRPr="009B6CCF">
        <w:t>Plotly.js</w:t>
      </w:r>
    </w:p>
    <w:p w14:paraId="074E2B41" w14:textId="77777777" w:rsidR="00704579" w:rsidRPr="009B6CCF" w:rsidRDefault="00704579" w:rsidP="002F3081"/>
    <w:p w14:paraId="1FE13A90" w14:textId="1DE9C7C2" w:rsidR="00A700A9" w:rsidRDefault="0042668C" w:rsidP="002F3081">
      <w:r w:rsidRPr="009B6CCF">
        <w:t xml:space="preserve">Os dados detalhados da quadra 01.03.002.3.0065, apresentados na </w:t>
      </w:r>
      <w:r w:rsidR="009C1239" w:rsidRPr="009B6CCF">
        <w:fldChar w:fldCharType="begin"/>
      </w:r>
      <w:r w:rsidR="009C1239" w:rsidRPr="009B6CCF">
        <w:instrText xml:space="preserve"> REF _Ref222304998 \h </w:instrText>
      </w:r>
      <w:r w:rsidR="009C1239" w:rsidRPr="009B6CCF">
        <w:fldChar w:fldCharType="separate"/>
      </w:r>
      <w:r w:rsidR="003750EA" w:rsidRPr="009B6CCF">
        <w:t xml:space="preserve">Tabela </w:t>
      </w:r>
      <w:r w:rsidR="003750EA">
        <w:rPr>
          <w:noProof/>
        </w:rPr>
        <w:t>2</w:t>
      </w:r>
      <w:r w:rsidR="009C1239" w:rsidRPr="009B6CCF">
        <w:fldChar w:fldCharType="end"/>
      </w:r>
      <w:r w:rsidRPr="009B6CCF">
        <w:t>,</w:t>
      </w:r>
      <w:r w:rsidR="009C1239" w:rsidRPr="009B6CCF">
        <w:t xml:space="preserve"> </w:t>
      </w:r>
      <w:r w:rsidR="00913D61" w:rsidRPr="009B6CCF">
        <w:t xml:space="preserve">quantificam os valores que se comportam como </w:t>
      </w:r>
      <w:r w:rsidR="00913D61" w:rsidRPr="009B6CCF">
        <w:rPr>
          <w:i/>
          <w:iCs/>
        </w:rPr>
        <w:t>outliers</w:t>
      </w:r>
      <w:r w:rsidR="00913D61" w:rsidRPr="009B6CCF">
        <w:t xml:space="preserve">. Discrepâncias desta magnitude são comuns em quadras não ortogonais, com perímetros curvilíneos ou erros de georreferenciamento de origem. Contudo, tal erro é atípico para uma quadra com geometria de quadrilátero regular, cujos logradouros são consolidados e possuem pontos de controle disponíveis no </w:t>
      </w:r>
      <w:r w:rsidR="00913D61" w:rsidRPr="009B6CCF">
        <w:rPr>
          <w:i/>
          <w:iCs/>
        </w:rPr>
        <w:t>OpenStreetMap</w:t>
      </w:r>
      <w:r w:rsidR="00913D61" w:rsidRPr="009B6CCF">
        <w:t xml:space="preserve"> (OSM).</w:t>
      </w:r>
    </w:p>
    <w:p w14:paraId="448D5362" w14:textId="77777777" w:rsidR="00FD22EA" w:rsidRPr="009B6CCF" w:rsidRDefault="00FD22EA" w:rsidP="002F3081"/>
    <w:p w14:paraId="29117C52" w14:textId="64811D8E" w:rsidR="00951328" w:rsidRPr="009B6CCF" w:rsidRDefault="00951328" w:rsidP="00951328">
      <w:pPr>
        <w:pStyle w:val="Legenda"/>
      </w:pPr>
      <w:bookmarkStart w:id="377" w:name="_Ref222304998"/>
      <w:r w:rsidRPr="009B6CCF">
        <w:t xml:space="preserve">Tabela </w:t>
      </w:r>
      <w:fldSimple w:instr=" SEQ Tabela \* ARABIC ">
        <w:r w:rsidR="003750EA">
          <w:rPr>
            <w:noProof/>
          </w:rPr>
          <w:t>2</w:t>
        </w:r>
      </w:fldSimple>
      <w:bookmarkEnd w:id="377"/>
      <w:r w:rsidRPr="009B6CCF">
        <w:t xml:space="preserve"> - Relatório de Acurácia – Quadra 01.03.002.3.0065 - Outlier</w:t>
      </w:r>
    </w:p>
    <w:tbl>
      <w:tblPr>
        <w:tblStyle w:val="TabeladeGrade5Escura-nfase11"/>
        <w:tblW w:w="5000" w:type="pct"/>
        <w:jc w:val="center"/>
        <w:tblLook w:val="04A0" w:firstRow="1" w:lastRow="0" w:firstColumn="1" w:lastColumn="0" w:noHBand="0" w:noVBand="1"/>
      </w:tblPr>
      <w:tblGrid>
        <w:gridCol w:w="901"/>
        <w:gridCol w:w="1451"/>
        <w:gridCol w:w="1451"/>
        <w:gridCol w:w="1453"/>
        <w:gridCol w:w="1452"/>
        <w:gridCol w:w="1296"/>
        <w:gridCol w:w="835"/>
        <w:gridCol w:w="222"/>
      </w:tblGrid>
      <w:tr w:rsidR="00543C4F" w:rsidRPr="009B6CCF" w14:paraId="507DDF1C" w14:textId="67ADBFA0" w:rsidTr="005B65B8">
        <w:trPr>
          <w:cnfStyle w:val="100000000000" w:firstRow="1" w:lastRow="0" w:firstColumn="0" w:lastColumn="0" w:oddVBand="0" w:evenVBand="0" w:oddHBand="0" w:evenHBand="0" w:firstRowFirstColumn="0" w:firstRowLastColumn="0" w:lastRowFirstColumn="0" w:lastRowLastColumn="0"/>
          <w:trHeight w:val="851"/>
          <w:jc w:val="center"/>
        </w:trPr>
        <w:tc>
          <w:tcPr>
            <w:cnfStyle w:val="001000000000" w:firstRow="0" w:lastRow="0" w:firstColumn="1" w:lastColumn="0" w:oddVBand="0" w:evenVBand="0" w:oddHBand="0" w:evenHBand="0" w:firstRowFirstColumn="0" w:firstRowLastColumn="0" w:lastRowFirstColumn="0" w:lastRowLastColumn="0"/>
            <w:tcW w:w="4877" w:type="pct"/>
            <w:gridSpan w:val="7"/>
            <w:vAlign w:val="center"/>
          </w:tcPr>
          <w:p w14:paraId="0A8F3EC2" w14:textId="77777777" w:rsidR="00543C4F" w:rsidRPr="009B6CCF" w:rsidRDefault="00543C4F"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RELATÓRIO DE ACURÁCIA GEOGRÁFICA</w:t>
            </w:r>
          </w:p>
          <w:p w14:paraId="34674104" w14:textId="77777777" w:rsidR="00543C4F" w:rsidRPr="009B6CCF" w:rsidRDefault="00543C4F"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QUADRA: 01.03.002.3.0065</w:t>
            </w:r>
          </w:p>
          <w:p w14:paraId="0F9D5BE8" w14:textId="381E99D6" w:rsidR="00543C4F" w:rsidRPr="009B6CCF" w:rsidRDefault="00543C4F"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 xml:space="preserve">Ref: GEO Prefeitura </w:t>
            </w:r>
            <w:r w:rsidRPr="009B6CCF">
              <w:rPr>
                <w:rFonts w:eastAsia="Times New Roman" w:cs="Arial"/>
                <w:b w:val="0"/>
                <w:bCs w:val="0"/>
                <w:sz w:val="20"/>
                <w:szCs w:val="20"/>
                <w:lang w:eastAsia="pt-BR"/>
              </w:rPr>
              <w:tab/>
              <w:t xml:space="preserve"> Alvo: SuperCIATA</w:t>
            </w:r>
          </w:p>
        </w:tc>
        <w:tc>
          <w:tcPr>
            <w:tcW w:w="123" w:type="pct"/>
            <w:shd w:val="clear" w:color="auto" w:fill="auto"/>
          </w:tcPr>
          <w:p w14:paraId="22DB93A6" w14:textId="77777777" w:rsidR="00543C4F" w:rsidRPr="009B6CCF" w:rsidRDefault="00543C4F" w:rsidP="00926561">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sz w:val="20"/>
                <w:szCs w:val="20"/>
                <w:lang w:eastAsia="pt-BR"/>
              </w:rPr>
            </w:pPr>
          </w:p>
        </w:tc>
      </w:tr>
      <w:tr w:rsidR="005B65B8" w:rsidRPr="009B6CCF" w14:paraId="659D58C6" w14:textId="66EA5043" w:rsidTr="003F6DCB">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07E5086C" w14:textId="77777777" w:rsidR="00F52CB4" w:rsidRPr="009B6CCF" w:rsidRDefault="00F52CB4" w:rsidP="00F52CB4">
            <w:pPr>
              <w:ind w:firstLine="0"/>
              <w:jc w:val="center"/>
              <w:rPr>
                <w:rFonts w:eastAsia="Times New Roman" w:cs="Arial"/>
                <w:b w:val="0"/>
                <w:bCs w:val="0"/>
                <w:sz w:val="22"/>
                <w:szCs w:val="20"/>
                <w:lang w:eastAsia="pt-BR"/>
              </w:rPr>
            </w:pPr>
            <w:r w:rsidRPr="009B6CCF">
              <w:rPr>
                <w:b w:val="0"/>
                <w:bCs w:val="0"/>
                <w:sz w:val="22"/>
                <w:szCs w:val="20"/>
              </w:rPr>
              <w:t xml:space="preserve">Vértice </w:t>
            </w:r>
          </w:p>
        </w:tc>
        <w:tc>
          <w:tcPr>
            <w:tcW w:w="801" w:type="pct"/>
            <w:shd w:val="clear" w:color="auto" w:fill="5B9BD5" w:themeFill="accent1"/>
            <w:noWrap/>
            <w:vAlign w:val="center"/>
            <w:hideMark/>
          </w:tcPr>
          <w:p w14:paraId="7880C324" w14:textId="75DE6255"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 xml:space="preserve"> Latitude</w:t>
            </w:r>
            <w:r w:rsidRPr="009B6CCF">
              <w:rPr>
                <w:color w:val="FFFFFF" w:themeColor="background1"/>
                <w:sz w:val="22"/>
                <w:szCs w:val="20"/>
              </w:rPr>
              <w:br/>
              <w:t>SIGWEB</w:t>
            </w:r>
          </w:p>
        </w:tc>
        <w:tc>
          <w:tcPr>
            <w:tcW w:w="801" w:type="pct"/>
            <w:shd w:val="clear" w:color="auto" w:fill="5B9BD5" w:themeFill="accent1"/>
            <w:noWrap/>
            <w:vAlign w:val="center"/>
            <w:hideMark/>
          </w:tcPr>
          <w:p w14:paraId="7ECB26D9" w14:textId="27F208C3"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Longitude</w:t>
            </w:r>
            <w:r w:rsidRPr="009B6CCF">
              <w:rPr>
                <w:color w:val="FFFFFF" w:themeColor="background1"/>
                <w:sz w:val="22"/>
                <w:szCs w:val="20"/>
              </w:rPr>
              <w:br/>
              <w:t>SIGWEB</w:t>
            </w:r>
          </w:p>
        </w:tc>
        <w:tc>
          <w:tcPr>
            <w:tcW w:w="802" w:type="pct"/>
            <w:shd w:val="clear" w:color="auto" w:fill="5B9BD5" w:themeFill="accent1"/>
            <w:noWrap/>
            <w:vAlign w:val="center"/>
          </w:tcPr>
          <w:p w14:paraId="529E4CE4" w14:textId="5F258F95"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 xml:space="preserve"> Latitude</w:t>
            </w:r>
            <w:r w:rsidRPr="009B6CCF">
              <w:rPr>
                <w:color w:val="FFFFFF" w:themeColor="background1"/>
                <w:sz w:val="22"/>
                <w:szCs w:val="20"/>
              </w:rPr>
              <w:br/>
              <w:t>SuperCIATA</w:t>
            </w:r>
          </w:p>
        </w:tc>
        <w:tc>
          <w:tcPr>
            <w:tcW w:w="801" w:type="pct"/>
            <w:shd w:val="clear" w:color="auto" w:fill="5B9BD5" w:themeFill="accent1"/>
            <w:noWrap/>
            <w:vAlign w:val="center"/>
          </w:tcPr>
          <w:p w14:paraId="1DF89CA0" w14:textId="6C9F1D97"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Longitude</w:t>
            </w:r>
            <w:r w:rsidRPr="009B6CCF">
              <w:rPr>
                <w:color w:val="FFFFFF" w:themeColor="background1"/>
                <w:sz w:val="22"/>
                <w:szCs w:val="20"/>
              </w:rPr>
              <w:br/>
              <w:t>SuperCIATA</w:t>
            </w:r>
          </w:p>
        </w:tc>
        <w:tc>
          <w:tcPr>
            <w:tcW w:w="715" w:type="pct"/>
            <w:shd w:val="clear" w:color="auto" w:fill="5B9BD5" w:themeFill="accent1"/>
            <w:vAlign w:val="center"/>
          </w:tcPr>
          <w:p w14:paraId="356A4859" w14:textId="112FCF61"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 xml:space="preserve">Distância </w:t>
            </w:r>
            <w:r w:rsidRPr="009B6CCF">
              <w:rPr>
                <w:color w:val="FFFFFF" w:themeColor="background1"/>
                <w:sz w:val="22"/>
                <w:szCs w:val="20"/>
              </w:rPr>
              <w:br/>
              <w:t>(m)</w:t>
            </w:r>
          </w:p>
        </w:tc>
        <w:tc>
          <w:tcPr>
            <w:tcW w:w="460" w:type="pct"/>
            <w:shd w:val="clear" w:color="auto" w:fill="5B9BD5" w:themeFill="accent1"/>
            <w:vAlign w:val="center"/>
          </w:tcPr>
          <w:p w14:paraId="4616148C" w14:textId="3BB3213F"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rPr>
            </w:pPr>
            <w:r w:rsidRPr="009B6CCF">
              <w:rPr>
                <w:color w:val="FFFFFF" w:themeColor="background1"/>
              </w:rPr>
              <w:t xml:space="preserve">EQ </w:t>
            </w:r>
          </w:p>
        </w:tc>
        <w:tc>
          <w:tcPr>
            <w:tcW w:w="123" w:type="pct"/>
            <w:shd w:val="clear" w:color="auto" w:fill="auto"/>
          </w:tcPr>
          <w:p w14:paraId="581F2283" w14:textId="77777777"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rPr>
            </w:pPr>
          </w:p>
        </w:tc>
      </w:tr>
      <w:tr w:rsidR="003F6DCB" w:rsidRPr="009B6CCF" w14:paraId="6C1BA695" w14:textId="49AA99A9" w:rsidTr="003F6DCB">
        <w:trPr>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60639C0A" w14:textId="77777777" w:rsidR="003F6DCB" w:rsidRPr="009B6CCF" w:rsidRDefault="003F6DCB" w:rsidP="003F6DCB">
            <w:pPr>
              <w:pStyle w:val="Legenda"/>
              <w:rPr>
                <w:rFonts w:eastAsia="Times New Roman" w:cs="Arial"/>
                <w:b w:val="0"/>
                <w:bCs w:val="0"/>
                <w:lang w:eastAsia="pt-BR"/>
              </w:rPr>
            </w:pPr>
            <w:r w:rsidRPr="009B6CCF">
              <w:rPr>
                <w:b w:val="0"/>
                <w:bCs w:val="0"/>
              </w:rPr>
              <w:lastRenderedPageBreak/>
              <w:t>V1</w:t>
            </w:r>
          </w:p>
        </w:tc>
        <w:tc>
          <w:tcPr>
            <w:tcW w:w="801" w:type="pct"/>
            <w:noWrap/>
            <w:vAlign w:val="center"/>
          </w:tcPr>
          <w:p w14:paraId="68660BFD" w14:textId="775A2DE9"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-25,68085871</w:t>
            </w:r>
          </w:p>
        </w:tc>
        <w:tc>
          <w:tcPr>
            <w:tcW w:w="801" w:type="pct"/>
            <w:noWrap/>
            <w:vAlign w:val="center"/>
          </w:tcPr>
          <w:p w14:paraId="2DE6D961" w14:textId="1DA7D98E"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-53,80414398</w:t>
            </w:r>
          </w:p>
        </w:tc>
        <w:tc>
          <w:tcPr>
            <w:tcW w:w="802" w:type="pct"/>
            <w:noWrap/>
            <w:vAlign w:val="center"/>
          </w:tcPr>
          <w:p w14:paraId="0C2E2A5E" w14:textId="588E3FED"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rPr>
              <w:t>-25,68078665</w:t>
            </w:r>
          </w:p>
        </w:tc>
        <w:tc>
          <w:tcPr>
            <w:tcW w:w="801" w:type="pct"/>
            <w:noWrap/>
            <w:vAlign w:val="center"/>
          </w:tcPr>
          <w:p w14:paraId="621C209A" w14:textId="2D763BC3"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rPr>
              <w:t>-53,8041632</w:t>
            </w:r>
          </w:p>
        </w:tc>
        <w:tc>
          <w:tcPr>
            <w:tcW w:w="715" w:type="pct"/>
            <w:vAlign w:val="center"/>
          </w:tcPr>
          <w:p w14:paraId="5C910ABE" w14:textId="3208ECB5"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color w:val="000000"/>
              </w:rPr>
              <w:t>8,240</w:t>
            </w:r>
          </w:p>
        </w:tc>
        <w:tc>
          <w:tcPr>
            <w:tcW w:w="460" w:type="pct"/>
            <w:vAlign w:val="center"/>
          </w:tcPr>
          <w:p w14:paraId="30D5B32D" w14:textId="4ACF12CA"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color w:val="000000"/>
              </w:rPr>
            </w:pPr>
            <w:r w:rsidRPr="009B6CCF">
              <w:rPr>
                <w:rFonts w:cs="Arial"/>
                <w:color w:val="000000"/>
              </w:rPr>
              <w:t>67,909</w:t>
            </w:r>
          </w:p>
        </w:tc>
        <w:tc>
          <w:tcPr>
            <w:tcW w:w="123" w:type="pct"/>
            <w:shd w:val="clear" w:color="auto" w:fill="auto"/>
          </w:tcPr>
          <w:p w14:paraId="11478377" w14:textId="77777777"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pPr>
          </w:p>
        </w:tc>
      </w:tr>
      <w:tr w:rsidR="003F6DCB" w:rsidRPr="009B6CCF" w14:paraId="20E5CBA6" w14:textId="5134EC97" w:rsidTr="003F6DCB">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7BD29EE2" w14:textId="77777777" w:rsidR="003F6DCB" w:rsidRPr="009B6CCF" w:rsidRDefault="003F6DCB" w:rsidP="003F6DCB">
            <w:pPr>
              <w:pStyle w:val="Legenda"/>
              <w:rPr>
                <w:rFonts w:eastAsia="Times New Roman" w:cs="Arial"/>
                <w:b w:val="0"/>
                <w:bCs w:val="0"/>
                <w:lang w:eastAsia="pt-BR"/>
              </w:rPr>
            </w:pPr>
            <w:r w:rsidRPr="009B6CCF">
              <w:rPr>
                <w:b w:val="0"/>
                <w:bCs w:val="0"/>
              </w:rPr>
              <w:t>V2</w:t>
            </w:r>
          </w:p>
        </w:tc>
        <w:tc>
          <w:tcPr>
            <w:tcW w:w="801" w:type="pct"/>
            <w:noWrap/>
            <w:vAlign w:val="center"/>
          </w:tcPr>
          <w:p w14:paraId="5A262E93" w14:textId="71CE0ACE"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-25,68119406</w:t>
            </w:r>
          </w:p>
        </w:tc>
        <w:tc>
          <w:tcPr>
            <w:tcW w:w="801" w:type="pct"/>
            <w:noWrap/>
            <w:vAlign w:val="center"/>
          </w:tcPr>
          <w:p w14:paraId="05D59B97" w14:textId="1BF6FF71"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-53,80280021</w:t>
            </w:r>
          </w:p>
        </w:tc>
        <w:tc>
          <w:tcPr>
            <w:tcW w:w="802" w:type="pct"/>
            <w:noWrap/>
            <w:vAlign w:val="center"/>
          </w:tcPr>
          <w:p w14:paraId="6EBEAFB1" w14:textId="378C3FCF"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-25,68111855</w:t>
            </w:r>
          </w:p>
        </w:tc>
        <w:tc>
          <w:tcPr>
            <w:tcW w:w="801" w:type="pct"/>
            <w:noWrap/>
            <w:vAlign w:val="center"/>
          </w:tcPr>
          <w:p w14:paraId="24671037" w14:textId="34C18CF3"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-53,80281998</w:t>
            </w:r>
          </w:p>
        </w:tc>
        <w:tc>
          <w:tcPr>
            <w:tcW w:w="715" w:type="pct"/>
            <w:vAlign w:val="center"/>
          </w:tcPr>
          <w:p w14:paraId="2D70EDA2" w14:textId="05109AFD"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cs="Arial"/>
              </w:rPr>
            </w:pPr>
            <w:r w:rsidRPr="009B6CCF">
              <w:rPr>
                <w:rFonts w:cs="Arial"/>
                <w:color w:val="000000"/>
              </w:rPr>
              <w:t>8,627</w:t>
            </w:r>
          </w:p>
        </w:tc>
        <w:tc>
          <w:tcPr>
            <w:tcW w:w="460" w:type="pct"/>
            <w:vAlign w:val="center"/>
          </w:tcPr>
          <w:p w14:paraId="76652E39" w14:textId="691699F3"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cs="Arial"/>
              </w:rPr>
            </w:pPr>
            <w:r w:rsidRPr="009B6CCF">
              <w:rPr>
                <w:rFonts w:cs="Arial"/>
              </w:rPr>
              <w:t>74,431</w:t>
            </w:r>
          </w:p>
        </w:tc>
        <w:tc>
          <w:tcPr>
            <w:tcW w:w="123" w:type="pct"/>
            <w:shd w:val="clear" w:color="auto" w:fill="auto"/>
          </w:tcPr>
          <w:p w14:paraId="22AB4AF4" w14:textId="77777777"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pPr>
          </w:p>
        </w:tc>
      </w:tr>
      <w:tr w:rsidR="003F6DCB" w:rsidRPr="009B6CCF" w14:paraId="304111AE" w14:textId="627EED36" w:rsidTr="003F6DCB">
        <w:trPr>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2AC26597" w14:textId="77777777" w:rsidR="003F6DCB" w:rsidRPr="009B6CCF" w:rsidRDefault="003F6DCB" w:rsidP="003F6DCB">
            <w:pPr>
              <w:pStyle w:val="Legenda"/>
              <w:rPr>
                <w:rFonts w:eastAsia="Times New Roman" w:cs="Arial"/>
                <w:b w:val="0"/>
                <w:bCs w:val="0"/>
                <w:lang w:eastAsia="pt-BR"/>
              </w:rPr>
            </w:pPr>
            <w:r w:rsidRPr="009B6CCF">
              <w:rPr>
                <w:b w:val="0"/>
                <w:bCs w:val="0"/>
              </w:rPr>
              <w:t>V3</w:t>
            </w:r>
          </w:p>
        </w:tc>
        <w:tc>
          <w:tcPr>
            <w:tcW w:w="801" w:type="pct"/>
            <w:noWrap/>
            <w:vAlign w:val="center"/>
          </w:tcPr>
          <w:p w14:paraId="7EC013DD" w14:textId="6812B2E7"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-25,68241173</w:t>
            </w:r>
          </w:p>
        </w:tc>
        <w:tc>
          <w:tcPr>
            <w:tcW w:w="801" w:type="pct"/>
            <w:noWrap/>
            <w:vAlign w:val="center"/>
          </w:tcPr>
          <w:p w14:paraId="29C70677" w14:textId="6BAEF760"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-53,80317029</w:t>
            </w:r>
          </w:p>
        </w:tc>
        <w:tc>
          <w:tcPr>
            <w:tcW w:w="802" w:type="pct"/>
            <w:noWrap/>
            <w:vAlign w:val="center"/>
          </w:tcPr>
          <w:p w14:paraId="534FBC66" w14:textId="22AAEE7C"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-25,6823348</w:t>
            </w:r>
          </w:p>
        </w:tc>
        <w:tc>
          <w:tcPr>
            <w:tcW w:w="801" w:type="pct"/>
            <w:noWrap/>
            <w:vAlign w:val="center"/>
          </w:tcPr>
          <w:p w14:paraId="34FB8599" w14:textId="0F00607B"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-53,80319</w:t>
            </w:r>
          </w:p>
        </w:tc>
        <w:tc>
          <w:tcPr>
            <w:tcW w:w="715" w:type="pct"/>
            <w:vAlign w:val="center"/>
          </w:tcPr>
          <w:p w14:paraId="63BAAE8B" w14:textId="231CE867"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color w:val="000000"/>
              </w:rPr>
              <w:t>8,778</w:t>
            </w:r>
          </w:p>
        </w:tc>
        <w:tc>
          <w:tcPr>
            <w:tcW w:w="460" w:type="pct"/>
            <w:vAlign w:val="center"/>
          </w:tcPr>
          <w:p w14:paraId="3A5F1792" w14:textId="270C8B31"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rPr>
              <w:t>77,068</w:t>
            </w:r>
          </w:p>
        </w:tc>
        <w:tc>
          <w:tcPr>
            <w:tcW w:w="123" w:type="pct"/>
            <w:shd w:val="clear" w:color="auto" w:fill="auto"/>
          </w:tcPr>
          <w:p w14:paraId="6D18058B" w14:textId="77777777"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pPr>
          </w:p>
        </w:tc>
      </w:tr>
      <w:tr w:rsidR="003F6DCB" w:rsidRPr="009B6CCF" w14:paraId="40D69CE4" w14:textId="0E3424CC" w:rsidTr="003F6DCB">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4B50048C" w14:textId="77777777" w:rsidR="003F6DCB" w:rsidRPr="009B6CCF" w:rsidRDefault="003F6DCB" w:rsidP="003F6DCB">
            <w:pPr>
              <w:pStyle w:val="Legenda"/>
              <w:rPr>
                <w:rFonts w:eastAsia="Times New Roman" w:cs="Arial"/>
                <w:b w:val="0"/>
                <w:bCs w:val="0"/>
                <w:lang w:eastAsia="pt-BR"/>
              </w:rPr>
            </w:pPr>
            <w:r w:rsidRPr="009B6CCF">
              <w:rPr>
                <w:b w:val="0"/>
                <w:bCs w:val="0"/>
              </w:rPr>
              <w:t>V4</w:t>
            </w:r>
          </w:p>
        </w:tc>
        <w:tc>
          <w:tcPr>
            <w:tcW w:w="801" w:type="pct"/>
            <w:noWrap/>
            <w:vAlign w:val="center"/>
          </w:tcPr>
          <w:p w14:paraId="57CB3B83" w14:textId="5B65E769"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-25,68207637</w:t>
            </w:r>
          </w:p>
        </w:tc>
        <w:tc>
          <w:tcPr>
            <w:tcW w:w="801" w:type="pct"/>
            <w:noWrap/>
            <w:vAlign w:val="center"/>
          </w:tcPr>
          <w:p w14:paraId="2AB6E376" w14:textId="04DD491F"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-53,80451408</w:t>
            </w:r>
          </w:p>
        </w:tc>
        <w:tc>
          <w:tcPr>
            <w:tcW w:w="802" w:type="pct"/>
            <w:noWrap/>
            <w:vAlign w:val="center"/>
          </w:tcPr>
          <w:p w14:paraId="4540FBA9" w14:textId="17499EA5"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-25,6820029</w:t>
            </w:r>
          </w:p>
        </w:tc>
        <w:tc>
          <w:tcPr>
            <w:tcW w:w="801" w:type="pct"/>
            <w:noWrap/>
            <w:vAlign w:val="center"/>
          </w:tcPr>
          <w:p w14:paraId="69035B68" w14:textId="43C1D19D"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-53,80453322</w:t>
            </w:r>
          </w:p>
        </w:tc>
        <w:tc>
          <w:tcPr>
            <w:tcW w:w="715" w:type="pct"/>
            <w:vAlign w:val="center"/>
          </w:tcPr>
          <w:p w14:paraId="3D3B9127" w14:textId="27448D20"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cs="Arial"/>
              </w:rPr>
            </w:pPr>
            <w:r w:rsidRPr="009B6CCF">
              <w:rPr>
                <w:rFonts w:cs="Arial"/>
                <w:color w:val="000000"/>
              </w:rPr>
              <w:t>8,391</w:t>
            </w:r>
          </w:p>
        </w:tc>
        <w:tc>
          <w:tcPr>
            <w:tcW w:w="460" w:type="pct"/>
            <w:vAlign w:val="center"/>
          </w:tcPr>
          <w:p w14:paraId="01744BF4" w14:textId="0BE6D28E"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cs="Arial"/>
              </w:rPr>
            </w:pPr>
            <w:r w:rsidRPr="009B6CCF">
              <w:rPr>
                <w:rFonts w:cs="Arial"/>
              </w:rPr>
              <w:t>70,414</w:t>
            </w:r>
          </w:p>
        </w:tc>
        <w:tc>
          <w:tcPr>
            <w:tcW w:w="123" w:type="pct"/>
            <w:shd w:val="clear" w:color="auto" w:fill="auto"/>
          </w:tcPr>
          <w:p w14:paraId="659278B3" w14:textId="77777777"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pPr>
          </w:p>
        </w:tc>
      </w:tr>
      <w:tr w:rsidR="005A1738" w:rsidRPr="009B6CCF" w14:paraId="32C57EA0" w14:textId="797B7B36" w:rsidTr="00A42FD3">
        <w:trPr>
          <w:trHeight w:val="405"/>
          <w:jc w:val="center"/>
        </w:trPr>
        <w:tc>
          <w:tcPr>
            <w:cnfStyle w:val="001000000000" w:firstRow="0" w:lastRow="0" w:firstColumn="1" w:lastColumn="0" w:oddVBand="0" w:evenVBand="0" w:oddHBand="0" w:evenHBand="0" w:firstRowFirstColumn="0" w:firstRowLastColumn="0" w:lastRowFirstColumn="0" w:lastRowLastColumn="0"/>
            <w:tcW w:w="2099" w:type="pct"/>
            <w:gridSpan w:val="3"/>
            <w:noWrap/>
            <w:vAlign w:val="center"/>
          </w:tcPr>
          <w:p w14:paraId="044DB731" w14:textId="77777777" w:rsidR="005A1738" w:rsidRPr="009B6CCF" w:rsidRDefault="005A1738" w:rsidP="005A1738">
            <w:pPr>
              <w:pStyle w:val="Legenda"/>
              <w:rPr>
                <w:b w:val="0"/>
                <w:bCs w:val="0"/>
              </w:rPr>
            </w:pPr>
            <w:r w:rsidRPr="009B6CCF">
              <w:rPr>
                <w:b w:val="0"/>
                <w:bCs w:val="0"/>
              </w:rPr>
              <w:t>Erro Médio Quadrático (EMQ):</w:t>
            </w:r>
          </w:p>
        </w:tc>
        <w:tc>
          <w:tcPr>
            <w:tcW w:w="2779" w:type="pct"/>
            <w:gridSpan w:val="4"/>
            <w:noWrap/>
            <w:vAlign w:val="center"/>
          </w:tcPr>
          <w:p w14:paraId="1132C52D" w14:textId="7F1A3919" w:rsidR="005A1738" w:rsidRPr="009B6CCF" w:rsidRDefault="005A1738" w:rsidP="005A1738">
            <w:pPr>
              <w:pStyle w:val="Legenda"/>
              <w:jc w:val="left"/>
              <w:cnfStyle w:val="000000000000" w:firstRow="0" w:lastRow="0" w:firstColumn="0" w:lastColumn="0" w:oddVBand="0" w:evenVBand="0" w:oddHBand="0" w:evenHBand="0" w:firstRowFirstColumn="0" w:firstRowLastColumn="0" w:lastRowFirstColumn="0" w:lastRowLastColumn="0"/>
              <w:rPr>
                <w:sz w:val="24"/>
                <w:szCs w:val="24"/>
              </w:rPr>
            </w:pPr>
            <w:r w:rsidRPr="009B6CCF">
              <w:rPr>
                <w:sz w:val="24"/>
                <w:szCs w:val="24"/>
              </w:rPr>
              <w:t>72,455</w:t>
            </w:r>
          </w:p>
        </w:tc>
        <w:tc>
          <w:tcPr>
            <w:tcW w:w="123" w:type="pct"/>
            <w:shd w:val="clear" w:color="auto" w:fill="auto"/>
          </w:tcPr>
          <w:p w14:paraId="63C2FAE1" w14:textId="77777777" w:rsidR="005A1738" w:rsidRPr="009B6CCF" w:rsidRDefault="005A1738" w:rsidP="005A1738">
            <w:pPr>
              <w:pStyle w:val="Legenda"/>
              <w:cnfStyle w:val="000000000000" w:firstRow="0" w:lastRow="0" w:firstColumn="0" w:lastColumn="0" w:oddVBand="0" w:evenVBand="0" w:oddHBand="0" w:evenHBand="0" w:firstRowFirstColumn="0" w:firstRowLastColumn="0" w:lastRowFirstColumn="0" w:lastRowLastColumn="0"/>
              <w:rPr>
                <w:sz w:val="24"/>
                <w:szCs w:val="24"/>
              </w:rPr>
            </w:pPr>
          </w:p>
        </w:tc>
      </w:tr>
      <w:tr w:rsidR="005A1738" w:rsidRPr="009B6CCF" w14:paraId="0100D42E" w14:textId="7D80EC39" w:rsidTr="00A42FD3">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9" w:type="pct"/>
            <w:gridSpan w:val="3"/>
            <w:noWrap/>
            <w:vAlign w:val="center"/>
          </w:tcPr>
          <w:p w14:paraId="5D978894" w14:textId="77777777" w:rsidR="005A1738" w:rsidRPr="009B6CCF" w:rsidRDefault="005A1738" w:rsidP="005A1738">
            <w:pPr>
              <w:pStyle w:val="Legenda"/>
              <w:rPr>
                <w:b w:val="0"/>
                <w:bCs w:val="0"/>
              </w:rPr>
            </w:pPr>
            <w:r w:rsidRPr="009B6CCF">
              <w:rPr>
                <w:b w:val="0"/>
                <w:bCs w:val="0"/>
              </w:rPr>
              <w:t>Raiz Quadrada do EMQ (REMQ):</w:t>
            </w:r>
          </w:p>
        </w:tc>
        <w:tc>
          <w:tcPr>
            <w:tcW w:w="2779" w:type="pct"/>
            <w:gridSpan w:val="4"/>
            <w:noWrap/>
            <w:vAlign w:val="center"/>
          </w:tcPr>
          <w:p w14:paraId="55F354D8" w14:textId="1685B073" w:rsidR="005A1738" w:rsidRPr="009B6CCF" w:rsidRDefault="005A1738" w:rsidP="005A1738">
            <w:pPr>
              <w:pStyle w:val="Legenda"/>
              <w:jc w:val="left"/>
              <w:cnfStyle w:val="000000100000" w:firstRow="0" w:lastRow="0" w:firstColumn="0" w:lastColumn="0" w:oddVBand="0" w:evenVBand="0" w:oddHBand="1" w:evenHBand="0" w:firstRowFirstColumn="0" w:firstRowLastColumn="0" w:lastRowFirstColumn="0" w:lastRowLastColumn="0"/>
              <w:rPr>
                <w:sz w:val="24"/>
                <w:szCs w:val="24"/>
              </w:rPr>
            </w:pPr>
            <w:r w:rsidRPr="009B6CCF">
              <w:rPr>
                <w:sz w:val="24"/>
                <w:szCs w:val="24"/>
              </w:rPr>
              <w:t>8,512 m</w:t>
            </w:r>
          </w:p>
        </w:tc>
        <w:tc>
          <w:tcPr>
            <w:tcW w:w="123" w:type="pct"/>
            <w:shd w:val="clear" w:color="auto" w:fill="auto"/>
          </w:tcPr>
          <w:p w14:paraId="730AD255" w14:textId="77777777" w:rsidR="005A1738" w:rsidRPr="009B6CCF" w:rsidRDefault="005A1738" w:rsidP="005A1738">
            <w:pPr>
              <w:pStyle w:val="Legenda"/>
              <w:cnfStyle w:val="000000100000" w:firstRow="0" w:lastRow="0" w:firstColumn="0" w:lastColumn="0" w:oddVBand="0" w:evenVBand="0" w:oddHBand="1" w:evenHBand="0" w:firstRowFirstColumn="0" w:firstRowLastColumn="0" w:lastRowFirstColumn="0" w:lastRowLastColumn="0"/>
              <w:rPr>
                <w:sz w:val="24"/>
                <w:szCs w:val="24"/>
              </w:rPr>
            </w:pPr>
          </w:p>
        </w:tc>
      </w:tr>
    </w:tbl>
    <w:p w14:paraId="17D88663" w14:textId="315BD574" w:rsidR="00951328" w:rsidRPr="009B6CCF" w:rsidRDefault="00951328" w:rsidP="00951328">
      <w:pPr>
        <w:pStyle w:val="Legenda"/>
      </w:pPr>
      <w:r w:rsidRPr="009B6CCF">
        <w:t xml:space="preserve">Fontes: SuperCIATA e </w:t>
      </w:r>
      <w:r w:rsidRPr="009B6CCF">
        <w:fldChar w:fldCharType="begin"/>
      </w:r>
      <w:r w:rsidR="00B96461">
        <w:instrText xml:space="preserve"> ADDIN ZOTERO_ITEM CSL_CITATION {"citationID":"c3x0Cq9w","properties":{"formattedCitation":"(SIGWEB-Capanema,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Os autores (2026)</w:t>
      </w:r>
    </w:p>
    <w:p w14:paraId="3325A716" w14:textId="77777777" w:rsidR="00E3606D" w:rsidRPr="009B6CCF" w:rsidRDefault="00E3606D" w:rsidP="006D3D4B"/>
    <w:p w14:paraId="73CD85F2" w14:textId="003C0D89" w:rsidR="005A1B75" w:rsidRPr="009B6CCF" w:rsidRDefault="00C1147A" w:rsidP="006D3D4B">
      <w:r w:rsidRPr="009B6CCF">
        <w:t xml:space="preserve">A </w:t>
      </w:r>
      <w:r w:rsidRPr="009B6CCF">
        <w:fldChar w:fldCharType="begin"/>
      </w:r>
      <w:r w:rsidRPr="009B6CCF">
        <w:instrText xml:space="preserve"> REF _Ref222304599 \h </w:instrText>
      </w:r>
      <w:r w:rsidRPr="009B6CCF">
        <w:fldChar w:fldCharType="separate"/>
      </w:r>
      <w:r w:rsidR="003750EA" w:rsidRPr="009B6CCF">
        <w:t xml:space="preserve">Figura </w:t>
      </w:r>
      <w:r w:rsidR="003750EA">
        <w:rPr>
          <w:noProof/>
        </w:rPr>
        <w:t>19</w:t>
      </w:r>
      <w:r w:rsidRPr="009B6CCF">
        <w:fldChar w:fldCharType="end"/>
      </w:r>
      <w:r w:rsidR="00C9418C" w:rsidRPr="009B6CCF">
        <w:t xml:space="preserve"> permite uma análise diagnóstica do problema. Observou-se que os pontos do OSM utilizados para o cálculo do centroide de translação da quadra SuperCIATA não foram selecionados adequadamente pelo algoritmo. A interseção entre a Avenida Rio Grande do Sul e a Avenida Botucaris </w:t>
      </w:r>
      <w:r w:rsidR="00285074" w:rsidRPr="009B6CCF">
        <w:t>forma uma curva</w:t>
      </w:r>
      <w:r w:rsidR="00C9418C" w:rsidRPr="009B6CCF">
        <w:t xml:space="preserve"> e apresenta </w:t>
      </w:r>
      <w:r w:rsidR="00285074" w:rsidRPr="009B6CCF">
        <w:t>vários</w:t>
      </w:r>
      <w:r w:rsidR="00C9418C" w:rsidRPr="009B6CCF">
        <w:t xml:space="preserve"> vértices, incluindo pontos </w:t>
      </w:r>
      <w:r w:rsidR="00285074" w:rsidRPr="009B6CCF">
        <w:t>que se referem</w:t>
      </w:r>
      <w:r w:rsidR="00C9418C" w:rsidRPr="009B6CCF">
        <w:t xml:space="preserve"> ao entroncamento com um terceiro logradouro, a Avenida Brasil.</w:t>
      </w:r>
    </w:p>
    <w:p w14:paraId="0EDB3E2D" w14:textId="656F63A2" w:rsidR="00A60329" w:rsidRPr="009B6CCF" w:rsidRDefault="00A60329" w:rsidP="00A60329">
      <w:pPr>
        <w:ind w:firstLine="0"/>
      </w:pPr>
    </w:p>
    <w:p w14:paraId="135C28DA" w14:textId="5507B54E" w:rsidR="00E3606D" w:rsidRPr="009B6CCF" w:rsidRDefault="00E3606D" w:rsidP="00A6278E">
      <w:pPr>
        <w:pStyle w:val="Legenda"/>
      </w:pPr>
      <w:bookmarkStart w:id="378" w:name="_Ref222304599"/>
      <w:r w:rsidRPr="009B6CCF">
        <w:t xml:space="preserve">Figura </w:t>
      </w:r>
      <w:fldSimple w:instr=" SEQ Figura \* ARABIC ">
        <w:r w:rsidR="003750EA">
          <w:rPr>
            <w:noProof/>
          </w:rPr>
          <w:t>19</w:t>
        </w:r>
      </w:fldSimple>
      <w:bookmarkEnd w:id="378"/>
      <w:r w:rsidRPr="009B6CCF">
        <w:t xml:space="preserve"> –</w:t>
      </w:r>
      <w:r w:rsidR="00A26D7C" w:rsidRPr="009B6CCF">
        <w:t xml:space="preserve"> </w:t>
      </w:r>
      <w:r w:rsidR="00096779" w:rsidRPr="009B6CCF">
        <w:t xml:space="preserve">Exemplo de outlier: </w:t>
      </w:r>
      <w:r w:rsidR="00A26D7C" w:rsidRPr="009B6CCF">
        <w:t>Quadra 01.03.002.3.0065</w:t>
      </w:r>
    </w:p>
    <w:tbl>
      <w:tblPr>
        <w:tblStyle w:val="Tabelacomgrade"/>
        <w:tblW w:w="0" w:type="auto"/>
        <w:tblLook w:val="04A0" w:firstRow="1" w:lastRow="0" w:firstColumn="1" w:lastColumn="0" w:noHBand="0" w:noVBand="1"/>
      </w:tblPr>
      <w:tblGrid>
        <w:gridCol w:w="9061"/>
      </w:tblGrid>
      <w:tr w:rsidR="00E3606D" w:rsidRPr="009B6CCF" w14:paraId="4DD1EB20" w14:textId="77777777" w:rsidTr="00E3606D">
        <w:tc>
          <w:tcPr>
            <w:tcW w:w="9061" w:type="dxa"/>
          </w:tcPr>
          <w:p w14:paraId="5197F655" w14:textId="0D052CC0" w:rsidR="00E3606D" w:rsidRPr="009B6CCF" w:rsidRDefault="00002516" w:rsidP="006F2B1A">
            <w:pPr>
              <w:keepNext/>
              <w:widowControl w:val="0"/>
              <w:ind w:hanging="113"/>
              <w:jc w:val="center"/>
            </w:pPr>
            <w:r w:rsidRPr="009B6CCF">
              <w:rPr>
                <w:noProof/>
                <w:lang w:eastAsia="pt-BR"/>
              </w:rPr>
              <w:drawing>
                <wp:inline distT="0" distB="0" distL="0" distR="0" wp14:anchorId="1A9274B4" wp14:editId="64EFD5F7">
                  <wp:extent cx="5760085" cy="4321861"/>
                  <wp:effectExtent l="0" t="0" r="0" b="2540"/>
                  <wp:docPr id="31255157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1575" name="Imagem 2"/>
                          <pic:cNvPicPr/>
                        </pic:nvPicPr>
                        <pic:blipFill>
                          <a:blip r:embed="rId36">
                            <a:extLst>
                              <a:ext uri="{28A0092B-C50C-407E-A947-70E740481C1C}">
                                <a14:useLocalDpi xmlns:a14="http://schemas.microsoft.com/office/drawing/2010/main" val="0"/>
                              </a:ext>
                            </a:extLst>
                          </a:blip>
                          <a:stretch>
                            <a:fillRect/>
                          </a:stretch>
                        </pic:blipFill>
                        <pic:spPr>
                          <a:xfrm>
                            <a:off x="0" y="0"/>
                            <a:ext cx="5760085" cy="4321861"/>
                          </a:xfrm>
                          <a:prstGeom prst="rect">
                            <a:avLst/>
                          </a:prstGeom>
                        </pic:spPr>
                      </pic:pic>
                    </a:graphicData>
                  </a:graphic>
                </wp:inline>
              </w:drawing>
            </w:r>
          </w:p>
        </w:tc>
      </w:tr>
    </w:tbl>
    <w:p w14:paraId="09361913" w14:textId="1F6D24EC" w:rsidR="00E3606D" w:rsidRPr="009B6CCF" w:rsidRDefault="009521C5" w:rsidP="00A6278E">
      <w:pPr>
        <w:pStyle w:val="Legenda"/>
      </w:pPr>
      <w:r w:rsidRPr="009B6CCF">
        <w:t>Fontes: OSM, SuperCIATA</w:t>
      </w:r>
      <w:r w:rsidR="00837523" w:rsidRPr="009B6CCF">
        <w:t xml:space="preserve"> e</w:t>
      </w:r>
      <w:r w:rsidR="00224A13" w:rsidRPr="009B6CCF">
        <w:t xml:space="preserve"> </w:t>
      </w:r>
      <w:r w:rsidR="00224A13" w:rsidRPr="009B6CCF">
        <w:fldChar w:fldCharType="begin"/>
      </w:r>
      <w:r w:rsidR="00B96461">
        <w:instrText xml:space="preserve"> ADDIN ZOTERO_ITEM CSL_CITATION {"citationID":"pwritMYN","properties":{"formattedCitation":"(SIGWEB-Capanema,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00224A13" w:rsidRPr="009B6CCF">
        <w:fldChar w:fldCharType="separate"/>
      </w:r>
      <w:r w:rsidR="00224A13" w:rsidRPr="009B6CCF">
        <w:rPr>
          <w:rFonts w:cs="Arial"/>
        </w:rPr>
        <w:t>(SIGWEB-Capanema, 2025)</w:t>
      </w:r>
      <w:r w:rsidR="00224A13" w:rsidRPr="009B6CCF">
        <w:fldChar w:fldCharType="end"/>
      </w:r>
      <w:r w:rsidR="00DE6868" w:rsidRPr="009B6CCF">
        <w:t xml:space="preserve"> -</w:t>
      </w:r>
      <w:r w:rsidR="00837523" w:rsidRPr="009B6CCF">
        <w:t xml:space="preserve"> </w:t>
      </w:r>
      <w:r w:rsidR="00E3606D" w:rsidRPr="009B6CCF">
        <w:t>Elaboração: Os autores (2026)</w:t>
      </w:r>
    </w:p>
    <w:p w14:paraId="5A5754DF" w14:textId="769344BF" w:rsidR="007054A2" w:rsidRPr="009B6CCF" w:rsidRDefault="007054A2" w:rsidP="00860DAF">
      <w:pPr>
        <w:ind w:firstLine="0"/>
      </w:pPr>
    </w:p>
    <w:p w14:paraId="239C21CB" w14:textId="5BAE5E46" w:rsidR="001459DF" w:rsidRPr="009B6CCF" w:rsidRDefault="001459DF" w:rsidP="001459DF">
      <w:r w:rsidRPr="009B6CCF">
        <w:lastRenderedPageBreak/>
        <w:t xml:space="preserve">A proximidade excessiva desses pontos em relação ao centroide da face induziu o algoritmo a uma seleção equivocada. Consequentemente, a quadra </w:t>
      </w:r>
      <w:r w:rsidRPr="009B6CCF">
        <w:rPr>
          <w:i/>
          <w:iCs/>
        </w:rPr>
        <w:t>SuperCIATA</w:t>
      </w:r>
      <w:r w:rsidRPr="009B6CCF">
        <w:t xml:space="preserve"> foi transladada para um centroide deslocado na direção Noroeste, conforme ilustrado.</w:t>
      </w:r>
    </w:p>
    <w:p w14:paraId="137F3751" w14:textId="3D97625D" w:rsidR="0018250B" w:rsidRPr="009B6CCF" w:rsidRDefault="0018250B" w:rsidP="0018250B">
      <w:r w:rsidRPr="009B6CCF">
        <w:t xml:space="preserve">Embora o algoritmo possa ser </w:t>
      </w:r>
      <w:r w:rsidR="00BA2DDE" w:rsidRPr="009B6CCF">
        <w:t>alterado</w:t>
      </w:r>
      <w:r w:rsidRPr="009B6CCF">
        <w:t xml:space="preserve"> para corrigir este caso específico, tal alteração poderia comprometer </w:t>
      </w:r>
      <w:r w:rsidR="00BA2DDE" w:rsidRPr="009B6CCF">
        <w:t xml:space="preserve">seu </w:t>
      </w:r>
      <w:r w:rsidRPr="009B6CCF">
        <w:t>desempenho em outras unidades, visto que a lógica de seleção atual é eficaz na maioria das situações.</w:t>
      </w:r>
    </w:p>
    <w:p w14:paraId="1CB65B0D" w14:textId="3AEEC342" w:rsidR="00EA2927" w:rsidRPr="009B6CCF" w:rsidRDefault="00322ED5" w:rsidP="0018250B">
      <w:r w:rsidRPr="009B6CCF">
        <w:t xml:space="preserve">Esse </w:t>
      </w:r>
      <w:r w:rsidR="00190C3F" w:rsidRPr="009B6CCF">
        <w:t xml:space="preserve">impasse </w:t>
      </w:r>
      <w:r w:rsidR="00300EFC" w:rsidRPr="009B6CCF">
        <w:t>evidencia</w:t>
      </w:r>
      <w:r w:rsidR="0018250B" w:rsidRPr="009B6CCF">
        <w:t xml:space="preserve"> que o refinamento na seleção de pontos de controle constitui um campo promissor para pesquisas futuras, especialmente mediante o emprego de inteligência artificial. Por este motivo, o aplicativo </w:t>
      </w:r>
      <w:r w:rsidR="0018250B" w:rsidRPr="009B6CCF">
        <w:rPr>
          <w:i/>
          <w:iCs/>
        </w:rPr>
        <w:t>SuperCIATA</w:t>
      </w:r>
      <w:r w:rsidR="0018250B" w:rsidRPr="009B6CCF">
        <w:t xml:space="preserve"> armazena logs de operações e registros visuais dos ajustes manuais. Esta base de dados prática poderá servir, futuramente, como conjunto de treinamento para sistemas de aprendizado profundo (</w:t>
      </w:r>
      <w:r w:rsidR="0018250B" w:rsidRPr="009B6CCF">
        <w:rPr>
          <w:i/>
          <w:iCs/>
        </w:rPr>
        <w:t>Deep Learning</w:t>
      </w:r>
      <w:r w:rsidR="0018250B" w:rsidRPr="009B6CCF">
        <w:t>), visando a automação da correção de ambiguidades topológicas.</w:t>
      </w:r>
    </w:p>
    <w:p w14:paraId="10D62A6D" w14:textId="046F5880" w:rsidR="000D44D3" w:rsidRPr="009B6CCF" w:rsidRDefault="000D44D3" w:rsidP="0018250B">
      <w:r w:rsidRPr="009B6CCF">
        <w:t>J</w:t>
      </w:r>
      <w:r w:rsidR="001A7D54" w:rsidRPr="009B6CCF">
        <w:t xml:space="preserve">á a quadra 01.05.004.1.0019 </w:t>
      </w:r>
      <w:r w:rsidR="009A05F3" w:rsidRPr="009B6CCF">
        <w:t>apresenta uma situação oposta</w:t>
      </w:r>
      <w:r w:rsidR="00713C34" w:rsidRPr="009B6CCF">
        <w:t xml:space="preserve">, como mostra a </w:t>
      </w:r>
      <w:r w:rsidR="00D04B34" w:rsidRPr="009B6CCF">
        <w:fldChar w:fldCharType="begin"/>
      </w:r>
      <w:r w:rsidR="00D04B34" w:rsidRPr="009B6CCF">
        <w:instrText xml:space="preserve"> REF _Ref222304633 \h </w:instrText>
      </w:r>
      <w:r w:rsidR="00D04B34" w:rsidRPr="009B6CCF">
        <w:fldChar w:fldCharType="separate"/>
      </w:r>
      <w:r w:rsidR="003750EA" w:rsidRPr="009B6CCF">
        <w:t xml:space="preserve">Figura </w:t>
      </w:r>
      <w:r w:rsidR="003750EA">
        <w:rPr>
          <w:noProof/>
        </w:rPr>
        <w:t>20</w:t>
      </w:r>
      <w:r w:rsidR="00D04B34" w:rsidRPr="009B6CCF">
        <w:fldChar w:fldCharType="end"/>
      </w:r>
      <w:r w:rsidR="009A05F3" w:rsidRPr="009B6CCF">
        <w:t xml:space="preserve">. </w:t>
      </w:r>
      <w:r w:rsidR="00D04B34" w:rsidRPr="009B6CCF">
        <w:t>N</w:t>
      </w:r>
      <w:r w:rsidR="00762C5D" w:rsidRPr="009B6CCF">
        <w:t xml:space="preserve">esse caso há uma </w:t>
      </w:r>
      <w:r w:rsidR="00E63E11">
        <w:t xml:space="preserve">boa </w:t>
      </w:r>
      <w:r w:rsidR="00762C5D" w:rsidRPr="009B6CCF">
        <w:t xml:space="preserve">distribuição de </w:t>
      </w:r>
      <w:r w:rsidR="00923BD0" w:rsidRPr="009B6CCF">
        <w:t xml:space="preserve">pontos OSM e a seleção do algoritmo foi </w:t>
      </w:r>
      <w:r w:rsidR="00A754D3" w:rsidRPr="009B6CCF">
        <w:t>perfeita</w:t>
      </w:r>
      <w:r w:rsidR="00923BD0" w:rsidRPr="009B6CCF">
        <w:t>.</w:t>
      </w:r>
      <w:r w:rsidR="00A754D3" w:rsidRPr="009B6CCF">
        <w:t xml:space="preserve"> </w:t>
      </w:r>
      <w:r w:rsidR="00A86DB4" w:rsidRPr="009B6CCF">
        <w:t>A raiz do erro quadrático médio (REQM)</w:t>
      </w:r>
      <w:r w:rsidR="009A05F3" w:rsidRPr="009B6CCF">
        <w:t xml:space="preserve"> dos vértices </w:t>
      </w:r>
      <w:r w:rsidR="0090451A" w:rsidRPr="009B6CCF">
        <w:t xml:space="preserve">ficou em </w:t>
      </w:r>
      <w:r w:rsidR="002F53BD" w:rsidRPr="009B6CCF">
        <w:rPr>
          <w:szCs w:val="24"/>
        </w:rPr>
        <w:t>0,995 m</w:t>
      </w:r>
      <w:r w:rsidR="002E57A0" w:rsidRPr="009B6CCF">
        <w:rPr>
          <w:szCs w:val="24"/>
        </w:rPr>
        <w:t xml:space="preserve"> (</w:t>
      </w:r>
      <w:r w:rsidR="00992A87" w:rsidRPr="009B6CCF">
        <w:rPr>
          <w:szCs w:val="24"/>
        </w:rPr>
        <w:fldChar w:fldCharType="begin"/>
      </w:r>
      <w:r w:rsidR="00992A87" w:rsidRPr="009B6CCF">
        <w:rPr>
          <w:szCs w:val="24"/>
        </w:rPr>
        <w:instrText xml:space="preserve"> REF _Ref223711699 \h </w:instrText>
      </w:r>
      <w:r w:rsidR="00992A87" w:rsidRPr="009B6CCF">
        <w:rPr>
          <w:szCs w:val="24"/>
        </w:rPr>
      </w:r>
      <w:r w:rsidR="00992A87" w:rsidRPr="009B6CCF">
        <w:rPr>
          <w:szCs w:val="24"/>
        </w:rPr>
        <w:fldChar w:fldCharType="separate"/>
      </w:r>
      <w:r w:rsidR="003750EA" w:rsidRPr="009B6CCF">
        <w:t xml:space="preserve">Tabela </w:t>
      </w:r>
      <w:r w:rsidR="003750EA">
        <w:rPr>
          <w:noProof/>
        </w:rPr>
        <w:t>3</w:t>
      </w:r>
      <w:r w:rsidR="00992A87" w:rsidRPr="009B6CCF">
        <w:rPr>
          <w:szCs w:val="24"/>
        </w:rPr>
        <w:fldChar w:fldCharType="end"/>
      </w:r>
      <w:r w:rsidR="0088107D">
        <w:rPr>
          <w:szCs w:val="24"/>
        </w:rPr>
        <w:t>)</w:t>
      </w:r>
      <w:r w:rsidR="002E57A0" w:rsidRPr="009B6CCF">
        <w:rPr>
          <w:szCs w:val="24"/>
        </w:rPr>
        <w:t>.</w:t>
      </w:r>
    </w:p>
    <w:p w14:paraId="58BA7881" w14:textId="77777777" w:rsidR="0018250B" w:rsidRPr="009B6CCF" w:rsidRDefault="0018250B" w:rsidP="0018250B"/>
    <w:p w14:paraId="069172EF" w14:textId="050906E1" w:rsidR="00D81F67" w:rsidRPr="009B6CCF" w:rsidRDefault="00D81F67" w:rsidP="00A6278E">
      <w:pPr>
        <w:pStyle w:val="Legenda"/>
      </w:pPr>
      <w:bookmarkStart w:id="379" w:name="_Ref222304633"/>
      <w:r w:rsidRPr="009B6CCF">
        <w:lastRenderedPageBreak/>
        <w:t xml:space="preserve">Figura </w:t>
      </w:r>
      <w:fldSimple w:instr=" SEQ Figura \* ARABIC ">
        <w:r w:rsidR="003750EA">
          <w:rPr>
            <w:noProof/>
          </w:rPr>
          <w:t>20</w:t>
        </w:r>
      </w:fldSimple>
      <w:bookmarkEnd w:id="379"/>
      <w:r w:rsidRPr="009B6CCF">
        <w:t xml:space="preserve"> – </w:t>
      </w:r>
      <w:r w:rsidR="00096779" w:rsidRPr="009B6CCF">
        <w:t>Exemplo de boa acurácia</w:t>
      </w:r>
      <w:r w:rsidR="00DB7A32" w:rsidRPr="009B6CCF">
        <w:t>: Quadra 01.05.004.1.0019</w:t>
      </w:r>
    </w:p>
    <w:tbl>
      <w:tblPr>
        <w:tblStyle w:val="Tabelacomgrade"/>
        <w:tblW w:w="0" w:type="auto"/>
        <w:tblLook w:val="04A0" w:firstRow="1" w:lastRow="0" w:firstColumn="1" w:lastColumn="0" w:noHBand="0" w:noVBand="1"/>
      </w:tblPr>
      <w:tblGrid>
        <w:gridCol w:w="9061"/>
      </w:tblGrid>
      <w:tr w:rsidR="00D81F67" w:rsidRPr="009B6CCF" w14:paraId="4695D2AE" w14:textId="77777777" w:rsidTr="00926561">
        <w:tc>
          <w:tcPr>
            <w:tcW w:w="9061" w:type="dxa"/>
          </w:tcPr>
          <w:p w14:paraId="14F2EDB4" w14:textId="77777777" w:rsidR="00D81F67" w:rsidRPr="009B6CCF" w:rsidRDefault="00D81F67" w:rsidP="00926561">
            <w:pPr>
              <w:keepNext/>
              <w:widowControl w:val="0"/>
              <w:ind w:hanging="113"/>
              <w:jc w:val="center"/>
            </w:pPr>
            <w:r w:rsidRPr="009B6CCF">
              <w:rPr>
                <w:noProof/>
                <w:lang w:eastAsia="pt-BR"/>
              </w:rPr>
              <w:drawing>
                <wp:inline distT="0" distB="0" distL="0" distR="0" wp14:anchorId="742C897B" wp14:editId="7894B36A">
                  <wp:extent cx="5719110" cy="4291118"/>
                  <wp:effectExtent l="0" t="0" r="0" b="0"/>
                  <wp:docPr id="69966602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66026" name="Imagem 2"/>
                          <pic:cNvPicPr/>
                        </pic:nvPicPr>
                        <pic:blipFill>
                          <a:blip r:embed="rId37">
                            <a:extLst>
                              <a:ext uri="{28A0092B-C50C-407E-A947-70E740481C1C}">
                                <a14:useLocalDpi xmlns:a14="http://schemas.microsoft.com/office/drawing/2010/main" val="0"/>
                              </a:ext>
                            </a:extLst>
                          </a:blip>
                          <a:stretch>
                            <a:fillRect/>
                          </a:stretch>
                        </pic:blipFill>
                        <pic:spPr>
                          <a:xfrm>
                            <a:off x="0" y="0"/>
                            <a:ext cx="5719110" cy="4291118"/>
                          </a:xfrm>
                          <a:prstGeom prst="rect">
                            <a:avLst/>
                          </a:prstGeom>
                        </pic:spPr>
                      </pic:pic>
                    </a:graphicData>
                  </a:graphic>
                </wp:inline>
              </w:drawing>
            </w:r>
          </w:p>
        </w:tc>
      </w:tr>
    </w:tbl>
    <w:p w14:paraId="31B81441" w14:textId="689FC902" w:rsidR="004F4A9B" w:rsidRPr="009B6CCF" w:rsidRDefault="004F4A9B" w:rsidP="004F4A9B">
      <w:pPr>
        <w:pStyle w:val="Legenda"/>
      </w:pPr>
      <w:r w:rsidRPr="009B6CCF">
        <w:t xml:space="preserve">Fontes: OSM, SuperCIATA e </w:t>
      </w:r>
      <w:r w:rsidRPr="009B6CCF">
        <w:fldChar w:fldCharType="begin"/>
      </w:r>
      <w:r w:rsidR="00B96461">
        <w:instrText xml:space="preserve"> ADDIN ZOTERO_ITEM CSL_CITATION {"citationID":"NVSV9Vog","properties":{"formattedCitation":"(SIGWEB-Capanema,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Os autores (2026)</w:t>
      </w:r>
    </w:p>
    <w:p w14:paraId="385EE5A0" w14:textId="77777777" w:rsidR="00EA2927" w:rsidRPr="009B6CCF" w:rsidRDefault="00EA2927" w:rsidP="00EA2927"/>
    <w:p w14:paraId="75D2E3D2" w14:textId="543804CE" w:rsidR="00AB73A6" w:rsidRPr="009B6CCF" w:rsidRDefault="00AB73A6" w:rsidP="00AB73A6">
      <w:pPr>
        <w:pStyle w:val="Legenda"/>
      </w:pPr>
      <w:bookmarkStart w:id="380" w:name="_Ref223711699"/>
      <w:r w:rsidRPr="009B6CCF">
        <w:t xml:space="preserve">Tabela </w:t>
      </w:r>
      <w:fldSimple w:instr=" SEQ Tabela \* ARABIC ">
        <w:r w:rsidR="003750EA">
          <w:rPr>
            <w:noProof/>
          </w:rPr>
          <w:t>3</w:t>
        </w:r>
      </w:fldSimple>
      <w:bookmarkEnd w:id="380"/>
      <w:r w:rsidRPr="009B6CCF">
        <w:t xml:space="preserve"> - Relatório de Acurácia – 01.05.004.1.0019 – </w:t>
      </w:r>
      <w:r w:rsidR="005835DA" w:rsidRPr="009B6CCF">
        <w:t>Precisão</w:t>
      </w:r>
    </w:p>
    <w:tbl>
      <w:tblPr>
        <w:tblStyle w:val="TabeladeGrade5Escura-nfase11"/>
        <w:tblW w:w="5000" w:type="pct"/>
        <w:jc w:val="center"/>
        <w:tblLook w:val="04A0" w:firstRow="1" w:lastRow="0" w:firstColumn="1" w:lastColumn="0" w:noHBand="0" w:noVBand="1"/>
      </w:tblPr>
      <w:tblGrid>
        <w:gridCol w:w="854"/>
        <w:gridCol w:w="1451"/>
        <w:gridCol w:w="1451"/>
        <w:gridCol w:w="1451"/>
        <w:gridCol w:w="1451"/>
        <w:gridCol w:w="1130"/>
        <w:gridCol w:w="1051"/>
        <w:gridCol w:w="222"/>
      </w:tblGrid>
      <w:tr w:rsidR="00AB73A6" w:rsidRPr="009B6CCF" w14:paraId="5ABE94A6" w14:textId="77777777" w:rsidTr="00926561">
        <w:trPr>
          <w:cnfStyle w:val="100000000000" w:firstRow="1" w:lastRow="0" w:firstColumn="0" w:lastColumn="0" w:oddVBand="0" w:evenVBand="0" w:oddHBand="0" w:evenHBand="0" w:firstRowFirstColumn="0" w:firstRowLastColumn="0" w:lastRowFirstColumn="0" w:lastRowLastColumn="0"/>
          <w:trHeight w:val="851"/>
          <w:jc w:val="center"/>
        </w:trPr>
        <w:tc>
          <w:tcPr>
            <w:cnfStyle w:val="001000000000" w:firstRow="0" w:lastRow="0" w:firstColumn="1" w:lastColumn="0" w:oddVBand="0" w:evenVBand="0" w:oddHBand="0" w:evenHBand="0" w:firstRowFirstColumn="0" w:firstRowLastColumn="0" w:lastRowFirstColumn="0" w:lastRowLastColumn="0"/>
            <w:tcW w:w="4877" w:type="pct"/>
            <w:gridSpan w:val="7"/>
            <w:vAlign w:val="center"/>
          </w:tcPr>
          <w:p w14:paraId="367AEED1" w14:textId="77777777" w:rsidR="00AB73A6" w:rsidRPr="009B6CCF" w:rsidRDefault="00AB73A6"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RELATÓRIO DE ACURÁCIA GEOGRÁFICA</w:t>
            </w:r>
          </w:p>
          <w:p w14:paraId="2528A7C3" w14:textId="23F61408" w:rsidR="00AB73A6" w:rsidRPr="009B6CCF" w:rsidRDefault="00AB73A6"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QUADRA: 01.05.004.1.0019</w:t>
            </w:r>
          </w:p>
          <w:p w14:paraId="23B8A388" w14:textId="77777777" w:rsidR="00AB73A6" w:rsidRPr="009B6CCF" w:rsidRDefault="00AB73A6"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 xml:space="preserve">Ref: GEO Prefeitura </w:t>
            </w:r>
            <w:r w:rsidRPr="009B6CCF">
              <w:rPr>
                <w:rFonts w:eastAsia="Times New Roman" w:cs="Arial"/>
                <w:b w:val="0"/>
                <w:bCs w:val="0"/>
                <w:sz w:val="20"/>
                <w:szCs w:val="20"/>
                <w:lang w:eastAsia="pt-BR"/>
              </w:rPr>
              <w:tab/>
              <w:t xml:space="preserve"> Alvo: SuperCIATA</w:t>
            </w:r>
          </w:p>
        </w:tc>
        <w:tc>
          <w:tcPr>
            <w:tcW w:w="123" w:type="pct"/>
            <w:shd w:val="clear" w:color="auto" w:fill="auto"/>
          </w:tcPr>
          <w:p w14:paraId="7D665B04" w14:textId="77777777" w:rsidR="00AB73A6" w:rsidRPr="009B6CCF" w:rsidRDefault="00AB73A6" w:rsidP="00926561">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sz w:val="20"/>
                <w:szCs w:val="20"/>
                <w:lang w:eastAsia="pt-BR"/>
              </w:rPr>
            </w:pPr>
          </w:p>
        </w:tc>
      </w:tr>
      <w:tr w:rsidR="00280768" w:rsidRPr="009B6CCF" w14:paraId="72FC942B" w14:textId="77777777" w:rsidTr="007E6090">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5C59893B" w14:textId="77777777" w:rsidR="00AB73A6" w:rsidRPr="009B6CCF" w:rsidRDefault="00AB73A6" w:rsidP="00926561">
            <w:pPr>
              <w:ind w:firstLine="0"/>
              <w:jc w:val="center"/>
              <w:rPr>
                <w:rFonts w:eastAsia="Times New Roman" w:cs="Arial"/>
                <w:b w:val="0"/>
                <w:bCs w:val="0"/>
                <w:sz w:val="20"/>
                <w:szCs w:val="18"/>
                <w:lang w:eastAsia="pt-BR"/>
              </w:rPr>
            </w:pPr>
            <w:r w:rsidRPr="009B6CCF">
              <w:rPr>
                <w:b w:val="0"/>
                <w:bCs w:val="0"/>
                <w:sz w:val="20"/>
                <w:szCs w:val="18"/>
              </w:rPr>
              <w:t xml:space="preserve">Vértice </w:t>
            </w:r>
          </w:p>
        </w:tc>
        <w:tc>
          <w:tcPr>
            <w:tcW w:w="803" w:type="pct"/>
            <w:shd w:val="clear" w:color="auto" w:fill="5B9BD5" w:themeFill="accent1"/>
            <w:noWrap/>
            <w:vAlign w:val="center"/>
            <w:hideMark/>
          </w:tcPr>
          <w:p w14:paraId="71F28FF8"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 xml:space="preserve"> Latitude</w:t>
            </w:r>
            <w:r w:rsidRPr="009B6CCF">
              <w:rPr>
                <w:color w:val="FFFFFF" w:themeColor="background1"/>
                <w:sz w:val="20"/>
                <w:szCs w:val="18"/>
              </w:rPr>
              <w:br/>
              <w:t>SIGWEB</w:t>
            </w:r>
          </w:p>
        </w:tc>
        <w:tc>
          <w:tcPr>
            <w:tcW w:w="803" w:type="pct"/>
            <w:shd w:val="clear" w:color="auto" w:fill="5B9BD5" w:themeFill="accent1"/>
            <w:noWrap/>
            <w:vAlign w:val="center"/>
            <w:hideMark/>
          </w:tcPr>
          <w:p w14:paraId="018A20BF"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Longitude</w:t>
            </w:r>
            <w:r w:rsidRPr="009B6CCF">
              <w:rPr>
                <w:color w:val="FFFFFF" w:themeColor="background1"/>
                <w:sz w:val="20"/>
                <w:szCs w:val="18"/>
              </w:rPr>
              <w:br/>
              <w:t>SIGWEB</w:t>
            </w:r>
          </w:p>
        </w:tc>
        <w:tc>
          <w:tcPr>
            <w:tcW w:w="801" w:type="pct"/>
            <w:shd w:val="clear" w:color="auto" w:fill="5B9BD5" w:themeFill="accent1"/>
            <w:noWrap/>
            <w:vAlign w:val="center"/>
          </w:tcPr>
          <w:p w14:paraId="2B16F869"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 xml:space="preserve"> Latitude</w:t>
            </w:r>
            <w:r w:rsidRPr="009B6CCF">
              <w:rPr>
                <w:color w:val="FFFFFF" w:themeColor="background1"/>
                <w:sz w:val="20"/>
                <w:szCs w:val="18"/>
              </w:rPr>
              <w:br/>
              <w:t>SuperCIATA</w:t>
            </w:r>
          </w:p>
        </w:tc>
        <w:tc>
          <w:tcPr>
            <w:tcW w:w="803" w:type="pct"/>
            <w:shd w:val="clear" w:color="auto" w:fill="5B9BD5" w:themeFill="accent1"/>
            <w:noWrap/>
            <w:vAlign w:val="center"/>
          </w:tcPr>
          <w:p w14:paraId="2B449064"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Longitude</w:t>
            </w:r>
            <w:r w:rsidRPr="009B6CCF">
              <w:rPr>
                <w:color w:val="FFFFFF" w:themeColor="background1"/>
                <w:sz w:val="20"/>
                <w:szCs w:val="18"/>
              </w:rPr>
              <w:br/>
              <w:t>SuperCIATA</w:t>
            </w:r>
          </w:p>
        </w:tc>
        <w:tc>
          <w:tcPr>
            <w:tcW w:w="711" w:type="pct"/>
            <w:shd w:val="clear" w:color="auto" w:fill="5B9BD5" w:themeFill="accent1"/>
            <w:vAlign w:val="center"/>
          </w:tcPr>
          <w:p w14:paraId="00640CCF"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 xml:space="preserve">Distância </w:t>
            </w:r>
            <w:r w:rsidRPr="009B6CCF">
              <w:rPr>
                <w:color w:val="FFFFFF" w:themeColor="background1"/>
                <w:sz w:val="20"/>
                <w:szCs w:val="18"/>
              </w:rPr>
              <w:br/>
              <w:t>(m)</w:t>
            </w:r>
          </w:p>
        </w:tc>
        <w:tc>
          <w:tcPr>
            <w:tcW w:w="458" w:type="pct"/>
            <w:shd w:val="clear" w:color="auto" w:fill="5B9BD5" w:themeFill="accent1"/>
            <w:vAlign w:val="center"/>
          </w:tcPr>
          <w:p w14:paraId="194C0D13"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 xml:space="preserve">EQ </w:t>
            </w:r>
          </w:p>
        </w:tc>
        <w:tc>
          <w:tcPr>
            <w:tcW w:w="123" w:type="pct"/>
            <w:shd w:val="clear" w:color="auto" w:fill="auto"/>
          </w:tcPr>
          <w:p w14:paraId="159E3FA7"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rPr>
            </w:pPr>
          </w:p>
        </w:tc>
      </w:tr>
      <w:tr w:rsidR="00280768" w:rsidRPr="009B6CCF" w14:paraId="600822E3" w14:textId="77777777" w:rsidTr="00280768">
        <w:trPr>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5ECD2D99" w14:textId="77777777" w:rsidR="00280768" w:rsidRPr="009B6CCF" w:rsidRDefault="00280768" w:rsidP="00280768">
            <w:pPr>
              <w:pStyle w:val="Legenda"/>
              <w:rPr>
                <w:rFonts w:eastAsia="Times New Roman" w:cs="Arial"/>
                <w:b w:val="0"/>
                <w:bCs w:val="0"/>
                <w:szCs w:val="18"/>
                <w:lang w:eastAsia="pt-BR"/>
              </w:rPr>
            </w:pPr>
            <w:r w:rsidRPr="009B6CCF">
              <w:rPr>
                <w:b w:val="0"/>
                <w:bCs w:val="0"/>
                <w:szCs w:val="18"/>
              </w:rPr>
              <w:t>V1</w:t>
            </w:r>
          </w:p>
        </w:tc>
        <w:tc>
          <w:tcPr>
            <w:tcW w:w="803" w:type="pct"/>
            <w:noWrap/>
            <w:vAlign w:val="center"/>
          </w:tcPr>
          <w:p w14:paraId="005B37A7" w14:textId="1597EBAA"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-25,65789731</w:t>
            </w:r>
          </w:p>
        </w:tc>
        <w:tc>
          <w:tcPr>
            <w:tcW w:w="803" w:type="pct"/>
            <w:noWrap/>
            <w:vAlign w:val="center"/>
          </w:tcPr>
          <w:p w14:paraId="4672B8D1" w14:textId="60722C21"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-53,81024412</w:t>
            </w:r>
          </w:p>
        </w:tc>
        <w:tc>
          <w:tcPr>
            <w:tcW w:w="801" w:type="pct"/>
            <w:noWrap/>
            <w:vAlign w:val="center"/>
          </w:tcPr>
          <w:p w14:paraId="3A28F7C7" w14:textId="04F9D858"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szCs w:val="18"/>
              </w:rPr>
              <w:t>-25,657898</w:t>
            </w:r>
          </w:p>
        </w:tc>
        <w:tc>
          <w:tcPr>
            <w:tcW w:w="803" w:type="pct"/>
            <w:noWrap/>
            <w:vAlign w:val="center"/>
          </w:tcPr>
          <w:p w14:paraId="50B66AF4" w14:textId="2FED297E"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color w:val="000000"/>
                <w:szCs w:val="18"/>
              </w:rPr>
              <w:t>-53,81024911</w:t>
            </w:r>
          </w:p>
        </w:tc>
        <w:tc>
          <w:tcPr>
            <w:tcW w:w="711" w:type="pct"/>
            <w:vAlign w:val="center"/>
          </w:tcPr>
          <w:p w14:paraId="0131EE6F" w14:textId="57ACDC82"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szCs w:val="18"/>
              </w:rPr>
              <w:t>0,506</w:t>
            </w:r>
          </w:p>
        </w:tc>
        <w:tc>
          <w:tcPr>
            <w:tcW w:w="458" w:type="pct"/>
            <w:vAlign w:val="center"/>
          </w:tcPr>
          <w:p w14:paraId="7394B8FD" w14:textId="7E4803EC"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color w:val="000000"/>
                <w:szCs w:val="18"/>
              </w:rPr>
            </w:pPr>
            <w:r w:rsidRPr="009B6CCF">
              <w:rPr>
                <w:rFonts w:cs="Arial"/>
                <w:szCs w:val="18"/>
              </w:rPr>
              <w:t>0,256117</w:t>
            </w:r>
          </w:p>
        </w:tc>
        <w:tc>
          <w:tcPr>
            <w:tcW w:w="123" w:type="pct"/>
            <w:shd w:val="clear" w:color="auto" w:fill="auto"/>
          </w:tcPr>
          <w:p w14:paraId="2B89C99C" w14:textId="77777777"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pPr>
          </w:p>
        </w:tc>
      </w:tr>
      <w:tr w:rsidR="00280768" w:rsidRPr="009B6CCF" w14:paraId="7DC6C1C6" w14:textId="77777777" w:rsidTr="00280768">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332F47AA" w14:textId="77777777" w:rsidR="00280768" w:rsidRPr="009B6CCF" w:rsidRDefault="00280768" w:rsidP="00280768">
            <w:pPr>
              <w:pStyle w:val="Legenda"/>
              <w:rPr>
                <w:rFonts w:eastAsia="Times New Roman" w:cs="Arial"/>
                <w:b w:val="0"/>
                <w:bCs w:val="0"/>
                <w:szCs w:val="18"/>
                <w:lang w:eastAsia="pt-BR"/>
              </w:rPr>
            </w:pPr>
            <w:r w:rsidRPr="009B6CCF">
              <w:rPr>
                <w:b w:val="0"/>
                <w:bCs w:val="0"/>
                <w:szCs w:val="18"/>
              </w:rPr>
              <w:t>V2</w:t>
            </w:r>
          </w:p>
        </w:tc>
        <w:tc>
          <w:tcPr>
            <w:tcW w:w="803" w:type="pct"/>
            <w:noWrap/>
            <w:vAlign w:val="center"/>
          </w:tcPr>
          <w:p w14:paraId="37DD1F7F" w14:textId="17A4863A"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-25,65818479</w:t>
            </w:r>
          </w:p>
        </w:tc>
        <w:tc>
          <w:tcPr>
            <w:tcW w:w="803" w:type="pct"/>
            <w:noWrap/>
            <w:vAlign w:val="center"/>
          </w:tcPr>
          <w:p w14:paraId="390E23B4" w14:textId="71AE6A98"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-53,80909255</w:t>
            </w:r>
          </w:p>
        </w:tc>
        <w:tc>
          <w:tcPr>
            <w:tcW w:w="801" w:type="pct"/>
            <w:noWrap/>
            <w:vAlign w:val="center"/>
          </w:tcPr>
          <w:p w14:paraId="6E7C7EB0" w14:textId="4D72D1C3"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szCs w:val="18"/>
              </w:rPr>
              <w:t>-25,6581865</w:t>
            </w:r>
          </w:p>
        </w:tc>
        <w:tc>
          <w:tcPr>
            <w:tcW w:w="803" w:type="pct"/>
            <w:noWrap/>
            <w:vAlign w:val="center"/>
          </w:tcPr>
          <w:p w14:paraId="39151F06" w14:textId="770D8510"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-53,80909922</w:t>
            </w:r>
          </w:p>
        </w:tc>
        <w:tc>
          <w:tcPr>
            <w:tcW w:w="711" w:type="pct"/>
            <w:vAlign w:val="center"/>
          </w:tcPr>
          <w:p w14:paraId="7A53F108" w14:textId="1D943CDF"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cs="Arial"/>
                <w:szCs w:val="18"/>
              </w:rPr>
            </w:pPr>
            <w:r w:rsidRPr="009B6CCF">
              <w:rPr>
                <w:rFonts w:cs="Arial"/>
                <w:szCs w:val="18"/>
              </w:rPr>
              <w:t>0,695</w:t>
            </w:r>
          </w:p>
        </w:tc>
        <w:tc>
          <w:tcPr>
            <w:tcW w:w="458" w:type="pct"/>
            <w:vAlign w:val="center"/>
          </w:tcPr>
          <w:p w14:paraId="0152C788" w14:textId="3799C9A1"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cs="Arial"/>
                <w:szCs w:val="18"/>
              </w:rPr>
            </w:pPr>
            <w:r w:rsidRPr="009B6CCF">
              <w:rPr>
                <w:rFonts w:cs="Arial"/>
                <w:szCs w:val="18"/>
              </w:rPr>
              <w:t>0,483384</w:t>
            </w:r>
          </w:p>
        </w:tc>
        <w:tc>
          <w:tcPr>
            <w:tcW w:w="123" w:type="pct"/>
            <w:shd w:val="clear" w:color="auto" w:fill="auto"/>
          </w:tcPr>
          <w:p w14:paraId="5FBD5730" w14:textId="77777777"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pPr>
          </w:p>
        </w:tc>
      </w:tr>
      <w:tr w:rsidR="00280768" w:rsidRPr="009B6CCF" w14:paraId="4BF6D066" w14:textId="77777777" w:rsidTr="00280768">
        <w:trPr>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4D04BF77" w14:textId="77777777" w:rsidR="00280768" w:rsidRPr="009B6CCF" w:rsidRDefault="00280768" w:rsidP="00280768">
            <w:pPr>
              <w:pStyle w:val="Legenda"/>
              <w:rPr>
                <w:rFonts w:eastAsia="Times New Roman" w:cs="Arial"/>
                <w:b w:val="0"/>
                <w:bCs w:val="0"/>
                <w:szCs w:val="18"/>
                <w:lang w:eastAsia="pt-BR"/>
              </w:rPr>
            </w:pPr>
            <w:r w:rsidRPr="009B6CCF">
              <w:rPr>
                <w:b w:val="0"/>
                <w:bCs w:val="0"/>
                <w:szCs w:val="18"/>
              </w:rPr>
              <w:t>V3</w:t>
            </w:r>
          </w:p>
        </w:tc>
        <w:tc>
          <w:tcPr>
            <w:tcW w:w="803" w:type="pct"/>
            <w:noWrap/>
            <w:vAlign w:val="center"/>
          </w:tcPr>
          <w:p w14:paraId="4A321FDB" w14:textId="2025218A"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-25,65940244</w:t>
            </w:r>
          </w:p>
        </w:tc>
        <w:tc>
          <w:tcPr>
            <w:tcW w:w="803" w:type="pct"/>
            <w:noWrap/>
            <w:vAlign w:val="center"/>
          </w:tcPr>
          <w:p w14:paraId="7FFCF669" w14:textId="5E673931"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-53,8094626</w:t>
            </w:r>
          </w:p>
        </w:tc>
        <w:tc>
          <w:tcPr>
            <w:tcW w:w="801" w:type="pct"/>
            <w:noWrap/>
            <w:vAlign w:val="center"/>
          </w:tcPr>
          <w:p w14:paraId="268622E4" w14:textId="3A6C096F"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szCs w:val="18"/>
              </w:rPr>
              <w:t>-25,65940145</w:t>
            </w:r>
          </w:p>
        </w:tc>
        <w:tc>
          <w:tcPr>
            <w:tcW w:w="803" w:type="pct"/>
            <w:noWrap/>
            <w:vAlign w:val="center"/>
          </w:tcPr>
          <w:p w14:paraId="02F54B57" w14:textId="67A39144"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-53,80947439</w:t>
            </w:r>
          </w:p>
        </w:tc>
        <w:tc>
          <w:tcPr>
            <w:tcW w:w="711" w:type="pct"/>
            <w:vAlign w:val="center"/>
          </w:tcPr>
          <w:p w14:paraId="1757F929" w14:textId="5AF00217"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szCs w:val="18"/>
              </w:rPr>
              <w:t>1,186</w:t>
            </w:r>
          </w:p>
        </w:tc>
        <w:tc>
          <w:tcPr>
            <w:tcW w:w="458" w:type="pct"/>
            <w:vAlign w:val="center"/>
          </w:tcPr>
          <w:p w14:paraId="24FE6859" w14:textId="18C5D95C"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szCs w:val="18"/>
              </w:rPr>
              <w:t>1,407055</w:t>
            </w:r>
          </w:p>
        </w:tc>
        <w:tc>
          <w:tcPr>
            <w:tcW w:w="123" w:type="pct"/>
            <w:shd w:val="clear" w:color="auto" w:fill="auto"/>
          </w:tcPr>
          <w:p w14:paraId="4EF5EFA1" w14:textId="77777777"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pPr>
          </w:p>
        </w:tc>
      </w:tr>
      <w:tr w:rsidR="00280768" w:rsidRPr="009B6CCF" w14:paraId="6FE9E9D5" w14:textId="77777777" w:rsidTr="00280768">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56A5BBE2" w14:textId="77777777" w:rsidR="00280768" w:rsidRPr="009B6CCF" w:rsidRDefault="00280768" w:rsidP="00280768">
            <w:pPr>
              <w:pStyle w:val="Legenda"/>
              <w:rPr>
                <w:rFonts w:eastAsia="Times New Roman" w:cs="Arial"/>
                <w:b w:val="0"/>
                <w:bCs w:val="0"/>
                <w:szCs w:val="18"/>
                <w:lang w:eastAsia="pt-BR"/>
              </w:rPr>
            </w:pPr>
            <w:r w:rsidRPr="009B6CCF">
              <w:rPr>
                <w:b w:val="0"/>
                <w:bCs w:val="0"/>
                <w:szCs w:val="18"/>
              </w:rPr>
              <w:t>V4</w:t>
            </w:r>
          </w:p>
        </w:tc>
        <w:tc>
          <w:tcPr>
            <w:tcW w:w="803" w:type="pct"/>
            <w:noWrap/>
            <w:vAlign w:val="center"/>
          </w:tcPr>
          <w:p w14:paraId="2F25BD58" w14:textId="31C3A61C"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-25,65911496</w:t>
            </w:r>
          </w:p>
        </w:tc>
        <w:tc>
          <w:tcPr>
            <w:tcW w:w="803" w:type="pct"/>
            <w:noWrap/>
            <w:vAlign w:val="center"/>
          </w:tcPr>
          <w:p w14:paraId="55DDB68E" w14:textId="4FF5644E"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-53,81061418</w:t>
            </w:r>
          </w:p>
        </w:tc>
        <w:tc>
          <w:tcPr>
            <w:tcW w:w="801" w:type="pct"/>
            <w:noWrap/>
            <w:vAlign w:val="center"/>
          </w:tcPr>
          <w:p w14:paraId="35B13A68" w14:textId="2F416791"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szCs w:val="18"/>
              </w:rPr>
              <w:t>-25,65911295</w:t>
            </w:r>
          </w:p>
        </w:tc>
        <w:tc>
          <w:tcPr>
            <w:tcW w:w="803" w:type="pct"/>
            <w:noWrap/>
            <w:vAlign w:val="center"/>
          </w:tcPr>
          <w:p w14:paraId="6B1A72EF" w14:textId="313C213A"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-53,81062428</w:t>
            </w:r>
          </w:p>
        </w:tc>
        <w:tc>
          <w:tcPr>
            <w:tcW w:w="711" w:type="pct"/>
            <w:vAlign w:val="center"/>
          </w:tcPr>
          <w:p w14:paraId="70B81BC7" w14:textId="0A90CC44"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cs="Arial"/>
                <w:szCs w:val="18"/>
              </w:rPr>
            </w:pPr>
            <w:r w:rsidRPr="009B6CCF">
              <w:rPr>
                <w:rFonts w:cs="Arial"/>
                <w:szCs w:val="18"/>
              </w:rPr>
              <w:t>1,036</w:t>
            </w:r>
          </w:p>
        </w:tc>
        <w:tc>
          <w:tcPr>
            <w:tcW w:w="458" w:type="pct"/>
            <w:vAlign w:val="center"/>
          </w:tcPr>
          <w:p w14:paraId="620EA34B" w14:textId="4FB3FFDA"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cs="Arial"/>
                <w:szCs w:val="18"/>
              </w:rPr>
            </w:pPr>
            <w:r w:rsidRPr="009B6CCF">
              <w:rPr>
                <w:rFonts w:cs="Arial"/>
                <w:szCs w:val="18"/>
              </w:rPr>
              <w:t>1,073284</w:t>
            </w:r>
          </w:p>
        </w:tc>
        <w:tc>
          <w:tcPr>
            <w:tcW w:w="123" w:type="pct"/>
            <w:shd w:val="clear" w:color="auto" w:fill="auto"/>
          </w:tcPr>
          <w:p w14:paraId="669B53C7" w14:textId="77777777"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pPr>
          </w:p>
        </w:tc>
      </w:tr>
      <w:tr w:rsidR="00AB73A6" w:rsidRPr="009B6CCF" w14:paraId="7E148E05" w14:textId="77777777" w:rsidTr="007E6090">
        <w:trPr>
          <w:trHeight w:val="405"/>
          <w:jc w:val="center"/>
        </w:trPr>
        <w:tc>
          <w:tcPr>
            <w:cnfStyle w:val="001000000000" w:firstRow="0" w:lastRow="0" w:firstColumn="1" w:lastColumn="0" w:oddVBand="0" w:evenVBand="0" w:oddHBand="0" w:evenHBand="0" w:firstRowFirstColumn="0" w:firstRowLastColumn="0" w:lastRowFirstColumn="0" w:lastRowLastColumn="0"/>
            <w:tcW w:w="2104" w:type="pct"/>
            <w:gridSpan w:val="3"/>
            <w:noWrap/>
            <w:vAlign w:val="center"/>
          </w:tcPr>
          <w:p w14:paraId="7BBC89D6" w14:textId="77777777" w:rsidR="00AB73A6" w:rsidRPr="009B6CCF" w:rsidRDefault="00AB73A6" w:rsidP="00926561">
            <w:pPr>
              <w:pStyle w:val="Legenda"/>
              <w:rPr>
                <w:b w:val="0"/>
                <w:bCs w:val="0"/>
              </w:rPr>
            </w:pPr>
            <w:r w:rsidRPr="009B6CCF">
              <w:rPr>
                <w:b w:val="0"/>
                <w:bCs w:val="0"/>
              </w:rPr>
              <w:t>Erro Médio Quadrático (EMQ):</w:t>
            </w:r>
          </w:p>
        </w:tc>
        <w:tc>
          <w:tcPr>
            <w:tcW w:w="2773" w:type="pct"/>
            <w:gridSpan w:val="4"/>
            <w:noWrap/>
            <w:vAlign w:val="center"/>
          </w:tcPr>
          <w:p w14:paraId="0B00C185" w14:textId="20784791" w:rsidR="00AB73A6" w:rsidRPr="009B6CCF" w:rsidRDefault="002A2600" w:rsidP="00926561">
            <w:pPr>
              <w:pStyle w:val="Legenda"/>
              <w:jc w:val="left"/>
              <w:cnfStyle w:val="000000000000" w:firstRow="0" w:lastRow="0" w:firstColumn="0" w:lastColumn="0" w:oddVBand="0" w:evenVBand="0" w:oddHBand="0" w:evenHBand="0" w:firstRowFirstColumn="0" w:firstRowLastColumn="0" w:lastRowFirstColumn="0" w:lastRowLastColumn="0"/>
              <w:rPr>
                <w:sz w:val="24"/>
                <w:szCs w:val="24"/>
              </w:rPr>
            </w:pPr>
            <w:r w:rsidRPr="009B6CCF">
              <w:rPr>
                <w:sz w:val="24"/>
                <w:szCs w:val="24"/>
              </w:rPr>
              <w:t>0,990</w:t>
            </w:r>
          </w:p>
        </w:tc>
        <w:tc>
          <w:tcPr>
            <w:tcW w:w="123" w:type="pct"/>
            <w:shd w:val="clear" w:color="auto" w:fill="auto"/>
          </w:tcPr>
          <w:p w14:paraId="370CB8A6" w14:textId="77777777" w:rsidR="00AB73A6" w:rsidRPr="009B6CCF" w:rsidRDefault="00AB73A6" w:rsidP="00926561">
            <w:pPr>
              <w:pStyle w:val="Legenda"/>
              <w:cnfStyle w:val="000000000000" w:firstRow="0" w:lastRow="0" w:firstColumn="0" w:lastColumn="0" w:oddVBand="0" w:evenVBand="0" w:oddHBand="0" w:evenHBand="0" w:firstRowFirstColumn="0" w:firstRowLastColumn="0" w:lastRowFirstColumn="0" w:lastRowLastColumn="0"/>
              <w:rPr>
                <w:sz w:val="24"/>
                <w:szCs w:val="24"/>
              </w:rPr>
            </w:pPr>
          </w:p>
        </w:tc>
      </w:tr>
      <w:tr w:rsidR="00AB73A6" w:rsidRPr="009B6CCF" w14:paraId="26C78660" w14:textId="77777777" w:rsidTr="007E6090">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104" w:type="pct"/>
            <w:gridSpan w:val="3"/>
            <w:noWrap/>
            <w:vAlign w:val="center"/>
          </w:tcPr>
          <w:p w14:paraId="75994E39" w14:textId="77777777" w:rsidR="00AB73A6" w:rsidRPr="009B6CCF" w:rsidRDefault="00AB73A6" w:rsidP="00926561">
            <w:pPr>
              <w:pStyle w:val="Legenda"/>
              <w:rPr>
                <w:b w:val="0"/>
                <w:bCs w:val="0"/>
              </w:rPr>
            </w:pPr>
            <w:r w:rsidRPr="009B6CCF">
              <w:rPr>
                <w:b w:val="0"/>
                <w:bCs w:val="0"/>
              </w:rPr>
              <w:t>Raiz Quadrada do EMQ (REMQ):</w:t>
            </w:r>
          </w:p>
        </w:tc>
        <w:tc>
          <w:tcPr>
            <w:tcW w:w="2773" w:type="pct"/>
            <w:gridSpan w:val="4"/>
            <w:noWrap/>
            <w:vAlign w:val="center"/>
          </w:tcPr>
          <w:p w14:paraId="155ADD04" w14:textId="27CC01C3" w:rsidR="00AB73A6" w:rsidRPr="009B6CCF" w:rsidRDefault="002A2600" w:rsidP="00926561">
            <w:pPr>
              <w:pStyle w:val="Legenda"/>
              <w:jc w:val="left"/>
              <w:cnfStyle w:val="000000100000" w:firstRow="0" w:lastRow="0" w:firstColumn="0" w:lastColumn="0" w:oddVBand="0" w:evenVBand="0" w:oddHBand="1" w:evenHBand="0" w:firstRowFirstColumn="0" w:firstRowLastColumn="0" w:lastRowFirstColumn="0" w:lastRowLastColumn="0"/>
              <w:rPr>
                <w:sz w:val="24"/>
                <w:szCs w:val="24"/>
              </w:rPr>
            </w:pPr>
            <w:r w:rsidRPr="009B6CCF">
              <w:rPr>
                <w:sz w:val="24"/>
                <w:szCs w:val="24"/>
              </w:rPr>
              <w:t xml:space="preserve">0,995 </w:t>
            </w:r>
            <w:r w:rsidR="00AB73A6" w:rsidRPr="009B6CCF">
              <w:rPr>
                <w:sz w:val="24"/>
                <w:szCs w:val="24"/>
              </w:rPr>
              <w:t>m</w:t>
            </w:r>
          </w:p>
        </w:tc>
        <w:tc>
          <w:tcPr>
            <w:tcW w:w="123" w:type="pct"/>
            <w:shd w:val="clear" w:color="auto" w:fill="auto"/>
          </w:tcPr>
          <w:p w14:paraId="59DDA31D" w14:textId="77777777" w:rsidR="00AB73A6" w:rsidRPr="009B6CCF" w:rsidRDefault="00AB73A6" w:rsidP="00926561">
            <w:pPr>
              <w:pStyle w:val="Legenda"/>
              <w:cnfStyle w:val="000000100000" w:firstRow="0" w:lastRow="0" w:firstColumn="0" w:lastColumn="0" w:oddVBand="0" w:evenVBand="0" w:oddHBand="1" w:evenHBand="0" w:firstRowFirstColumn="0" w:firstRowLastColumn="0" w:lastRowFirstColumn="0" w:lastRowLastColumn="0"/>
              <w:rPr>
                <w:sz w:val="24"/>
                <w:szCs w:val="24"/>
              </w:rPr>
            </w:pPr>
          </w:p>
        </w:tc>
      </w:tr>
    </w:tbl>
    <w:p w14:paraId="45F8E86C" w14:textId="77777777" w:rsidR="0085054D" w:rsidRPr="009B6CCF" w:rsidRDefault="0085054D" w:rsidP="0085054D"/>
    <w:p w14:paraId="78835E2F" w14:textId="77777777" w:rsidR="00883066" w:rsidRPr="009B6CCF" w:rsidRDefault="00883066" w:rsidP="00E3606D">
      <w:pPr>
        <w:jc w:val="center"/>
      </w:pPr>
    </w:p>
    <w:p w14:paraId="7AD34057" w14:textId="11B886A4" w:rsidR="00122707" w:rsidRPr="009B6CCF" w:rsidRDefault="00122707" w:rsidP="00122707">
      <w:r w:rsidRPr="009B6CCF">
        <w:t xml:space="preserve">Os resultados obtidos são plenamente compatíveis com a proposta de um método de georreferenciamento em massa, automatizado e de baixo custo. Eles demonstram que a utilização do OSM como referência permite corrigir deslocamentos </w:t>
      </w:r>
      <w:r w:rsidRPr="009B6CCF">
        <w:lastRenderedPageBreak/>
        <w:t xml:space="preserve">sistemáticos de forma eficiente na grande maioria dos casos. A variação na acurácia (REMQ de </w:t>
      </w:r>
      <w:r w:rsidR="00DF5066">
        <w:t>0,995</w:t>
      </w:r>
      <w:r w:rsidRPr="009B6CCF">
        <w:t xml:space="preserve"> m a </w:t>
      </w:r>
      <w:r w:rsidR="008C42D6" w:rsidRPr="008C42D6">
        <w:t>8,512 m</w:t>
      </w:r>
      <w:r w:rsidRPr="009B6CCF">
        <w:t>) reflete exatamente a natureza heterogênea dos dados de entrada (OSM)</w:t>
      </w:r>
      <w:r w:rsidR="00755817">
        <w:t xml:space="preserve">. </w:t>
      </w:r>
      <w:r w:rsidR="00FC10F4">
        <w:t xml:space="preserve">Nota-se que, apesar dos outliers, </w:t>
      </w:r>
      <w:r w:rsidRPr="009B6CCF">
        <w:t xml:space="preserve">é possível gerar informação geoespacial útil em larga escala com investimento mínimo, </w:t>
      </w:r>
      <w:r w:rsidR="00FC10F4">
        <w:t>desde</w:t>
      </w:r>
      <w:r w:rsidRPr="009B6CCF">
        <w:t xml:space="preserve"> que </w:t>
      </w:r>
      <w:r w:rsidR="00FC10F4">
        <w:t>se aceite</w:t>
      </w:r>
      <w:r w:rsidRPr="009B6CCF">
        <w:t xml:space="preserve"> uma margem de erro superior à dos métodos tradicionais. O método representa, portanto, uma ferramenta de democratização do acesso ao georreferenciamento.</w:t>
      </w:r>
    </w:p>
    <w:p w14:paraId="19A3A734" w14:textId="77777777" w:rsidR="00A64CED" w:rsidRDefault="00A64CED" w:rsidP="005F2F46"/>
    <w:p w14:paraId="5D5AC28C" w14:textId="0E420F99" w:rsidR="00A64CED" w:rsidRDefault="00E83E2C" w:rsidP="00A64CED">
      <w:pPr>
        <w:pStyle w:val="Ttulo2"/>
        <w:rPr>
          <w:i/>
          <w:iCs/>
          <w:caps w:val="0"/>
        </w:rPr>
      </w:pPr>
      <w:bookmarkStart w:id="381" w:name="_Toc223789532"/>
      <w:commentRangeStart w:id="382"/>
      <w:r>
        <w:t>Aplicabilidade e utilidade</w:t>
      </w:r>
      <w:r w:rsidR="00EA462C">
        <w:t xml:space="preserve"> do </w:t>
      </w:r>
      <w:r w:rsidR="00990E8A" w:rsidRPr="00990E8A">
        <w:rPr>
          <w:i/>
          <w:iCs/>
          <w:caps w:val="0"/>
        </w:rPr>
        <w:t>SuperCIATA</w:t>
      </w:r>
      <w:bookmarkEnd w:id="381"/>
      <w:commentRangeEnd w:id="382"/>
      <w:r w:rsidR="003A3A5A">
        <w:rPr>
          <w:rStyle w:val="Refdecomentrio"/>
          <w:i/>
          <w:iCs/>
          <w:caps w:val="0"/>
          <w:sz w:val="24"/>
          <w:szCs w:val="26"/>
        </w:rPr>
        <w:commentReference w:id="382"/>
      </w:r>
    </w:p>
    <w:p w14:paraId="561A9D99" w14:textId="566147FF" w:rsidR="00876C93" w:rsidRDefault="00876C93" w:rsidP="00BB30B1">
      <w:pPr>
        <w:pStyle w:val="Ttulo3"/>
      </w:pPr>
      <w:bookmarkStart w:id="383" w:name="_Toc223789533"/>
      <w:r>
        <w:t>Validade Jurídica</w:t>
      </w:r>
      <w:bookmarkEnd w:id="383"/>
    </w:p>
    <w:p w14:paraId="290D9A8E" w14:textId="6A36DF1F" w:rsidR="009A110F" w:rsidRDefault="002A1A92" w:rsidP="009A110F">
      <w:r>
        <w:t>Ainda que</w:t>
      </w:r>
      <w:r w:rsidR="00BD1264" w:rsidRPr="00BD1264">
        <w:t xml:space="preserve"> o cadastro georreferenciado proposto pelo </w:t>
      </w:r>
      <w:r w:rsidR="00BD1264" w:rsidRPr="008627AB">
        <w:rPr>
          <w:i/>
          <w:iCs/>
        </w:rPr>
        <w:t>SuperCIATA</w:t>
      </w:r>
      <w:r w:rsidR="00BD1264" w:rsidRPr="00BD1264">
        <w:t xml:space="preserve"> facilite o cumprimento de diversas obrigações acessórias, é </w:t>
      </w:r>
      <w:r w:rsidR="008627AB">
        <w:t>essencial</w:t>
      </w:r>
      <w:r w:rsidR="00BD1264" w:rsidRPr="00BD1264">
        <w:t xml:space="preserve"> observar que as normas </w:t>
      </w:r>
      <w:r w:rsidR="00A92A44">
        <w:t>atuais</w:t>
      </w:r>
      <w:r w:rsidR="00BD1264" w:rsidRPr="00BD1264">
        <w:t xml:space="preserve"> para o georreferenciamento de precisão (imóveis urbanos e rurais) exigem uma acurácia posicional centimétrica, </w:t>
      </w:r>
      <w:r w:rsidR="001B76BB">
        <w:t>muito</w:t>
      </w:r>
      <w:r w:rsidR="00BD1264" w:rsidRPr="00BD1264">
        <w:t xml:space="preserve"> superior </w:t>
      </w:r>
      <w:r w:rsidR="00435EA8">
        <w:t>à</w:t>
      </w:r>
      <w:r w:rsidR="00BD1264" w:rsidRPr="00BD1264">
        <w:t xml:space="preserve"> obtid</w:t>
      </w:r>
      <w:r w:rsidR="00435EA8">
        <w:t>a</w:t>
      </w:r>
      <w:r w:rsidR="00BD1264" w:rsidRPr="00BD1264">
        <w:t xml:space="preserve"> </w:t>
      </w:r>
      <w:r w:rsidR="001B76BB">
        <w:t>pelos</w:t>
      </w:r>
      <w:r w:rsidR="00BD1264" w:rsidRPr="00BD1264">
        <w:t xml:space="preserve"> métodos automatizados baseados em dados de terceiros.</w:t>
      </w:r>
    </w:p>
    <w:p w14:paraId="046B34B9" w14:textId="534A29FC" w:rsidR="00856092" w:rsidRDefault="00856092" w:rsidP="00856092">
      <w:r>
        <w:t xml:space="preserve">A distinção entre a precisão necessária para o planejamento urbano e </w:t>
      </w:r>
      <w:r w:rsidR="00E22A44">
        <w:t>a</w:t>
      </w:r>
      <w:r>
        <w:t xml:space="preserve"> exigida para o registro imobiliário é fundamental. Enquanto o Cadastro Técnico Multifinalitário (CTM) busca a espacialização sistêmica e a análise do território para fins de gestão pública </w:t>
      </w:r>
      <w:r w:rsidRPr="009B6CCF">
        <w:fldChar w:fldCharType="begin"/>
      </w:r>
      <w:r w:rsidRPr="009B6CCF">
        <w:instrText xml:space="preserve"> ADDIN ZOTERO_ITEM CSL_CITATION {"citationID":"Txr4xwGC","properties":{"formattedCitation":"(Loch; Erba, 2007)","plainCitation":"(Loch; Erba, 2007)","dontUpdate":true,"noteIndex":0},"citationItems":[{"id":335,"uris":["http://zotero.org/users/15531986/items/D83LFRNF"],"itemData":{"id":335,"type":"book","publisher":"Editora da UFSC","publisher-place":"Florianópolis","title":"Gestão Municipal e Cadastro Territorial Multipurpose","author":[{"family":"Loch","given":"Carlos"},{"family":"Erba","given":"Diego Alfonso"}],"issued":{"date-parts":[["2007"]]}}}],"schema":"https://github.com/citation-style-language/schema/raw/master/csl-citation.json"} </w:instrText>
      </w:r>
      <w:r w:rsidRPr="009B6CCF">
        <w:fldChar w:fldCharType="separate"/>
      </w:r>
      <w:r w:rsidRPr="009B6CCF">
        <w:rPr>
          <w:rFonts w:cs="Arial"/>
        </w:rPr>
        <w:t>(</w:t>
      </w:r>
      <w:r w:rsidRPr="00C17B7B">
        <w:rPr>
          <w:rFonts w:cs="Arial"/>
          <w:color w:val="FF0000"/>
          <w:rPrChange w:id="384" w:author="Carlos" w:date="2026-03-18T10:08:00Z">
            <w:rPr>
              <w:rFonts w:cs="Arial"/>
            </w:rPr>
          </w:rPrChange>
        </w:rPr>
        <w:t>LOCH; ERBA, 2007</w:t>
      </w:r>
      <w:r w:rsidRPr="009B6CCF">
        <w:rPr>
          <w:rFonts w:cs="Arial"/>
        </w:rPr>
        <w:t>)</w:t>
      </w:r>
      <w:r w:rsidRPr="009B6CCF">
        <w:fldChar w:fldCharType="end"/>
      </w:r>
      <w:r>
        <w:t xml:space="preserve">, </w:t>
      </w:r>
      <w:r w:rsidR="00E22A44">
        <w:t>a leg</w:t>
      </w:r>
      <w:r w:rsidR="00F3285B">
        <w:t>islação brasileira</w:t>
      </w:r>
      <w:r>
        <w:t>, consolidad</w:t>
      </w:r>
      <w:r w:rsidR="00F3285B">
        <w:t>a</w:t>
      </w:r>
      <w:r>
        <w:t xml:space="preserve"> pela Lei 10.267/2001 </w:t>
      </w:r>
      <w:r w:rsidRPr="009B6CCF">
        <w:fldChar w:fldCharType="begin"/>
      </w:r>
      <w:r w:rsidRPr="009B6CCF">
        <w:instrText xml:space="preserve"> ADDIN ZOTERO_ITEM CSL_CITATION {"citationID":"VkqlRqT1","properties":{"formattedCitation":"(Carneiro, 2003)","plainCitation":"(Carneiro, 2003)","dontUpdate":true,"noteIndex":0},"citationItems":[{"id":226,"uris":["http://zotero.org/users/15531986/items/JUYE4438"],"itemData":{"id":226,"type":"book","ISBN":"978-85-7525-219-2","language":"por","note":"OCLC: 60373836","publisher":"Instituto de Registro Imobiliário do Brasil ; S.A. Fabris Editor","publisher-place":"São Paulo, SP, Porto Alegre","source":"Open WorldCat","title":"Cadastro imobiliário e registro de imóveis: a Lei n. 10,267/2001, Decreto n. 4,449/2002 e atos normativos do INCRA","title-short":"Cadastro imobiliário e registro de imóveis","author":[{"family":"Carneiro","given":"Andréa F. T."}],"issued":{"date-parts":[["2003"]]}}}],"schema":"https://github.com/citation-style-language/schema/raw/master/csl-citation.json"} </w:instrText>
      </w:r>
      <w:r w:rsidRPr="009B6CCF">
        <w:fldChar w:fldCharType="separate"/>
      </w:r>
      <w:r w:rsidRPr="009B6CCF">
        <w:rPr>
          <w:rFonts w:cs="Arial"/>
        </w:rPr>
        <w:t>(</w:t>
      </w:r>
      <w:r w:rsidRPr="00C17B7B">
        <w:rPr>
          <w:rFonts w:cs="Arial"/>
          <w:color w:val="FF0000"/>
          <w:rPrChange w:id="385" w:author="Carlos" w:date="2026-03-18T10:08:00Z">
            <w:rPr>
              <w:rFonts w:cs="Arial"/>
            </w:rPr>
          </w:rPrChange>
        </w:rPr>
        <w:t>CARNEIRO, 2003</w:t>
      </w:r>
      <w:r w:rsidRPr="009B6CCF">
        <w:rPr>
          <w:rFonts w:cs="Arial"/>
        </w:rPr>
        <w:t>)</w:t>
      </w:r>
      <w:r w:rsidRPr="009B6CCF">
        <w:fldChar w:fldCharType="end"/>
      </w:r>
      <w:r>
        <w:t xml:space="preserve">, impõe </w:t>
      </w:r>
      <w:r w:rsidR="00F3285B">
        <w:t>uma</w:t>
      </w:r>
      <w:r>
        <w:t xml:space="preserve"> precisão centimétrica como requisito para o registro de imóveis</w:t>
      </w:r>
      <w:r w:rsidR="006F2C22">
        <w:rPr>
          <w:rStyle w:val="Refdenotaderodap"/>
        </w:rPr>
        <w:footnoteReference w:id="19"/>
      </w:r>
      <w:r>
        <w:t>.</w:t>
      </w:r>
    </w:p>
    <w:p w14:paraId="79A4F4EC" w14:textId="7C6C50BE" w:rsidR="007270EA" w:rsidRPr="009B6CCF" w:rsidRDefault="00856092" w:rsidP="00856092">
      <w:r>
        <w:t xml:space="preserve">Nesse contexto, o </w:t>
      </w:r>
      <w:r w:rsidRPr="00A308F3">
        <w:rPr>
          <w:i/>
          <w:iCs/>
        </w:rPr>
        <w:t>SuperCIATA</w:t>
      </w:r>
      <w:r>
        <w:t xml:space="preserve"> foca na integração de dados cadastrais e na espacialização de larga escala. A ferramenta fornece uma base cartográfica orientada à tomada de decisão governamental e ao planejamento urbano, não substituindo o levantamento topográfico de campo exigido para fins de retificação de área ou registro imobiliário.</w:t>
      </w:r>
    </w:p>
    <w:p w14:paraId="362E4B5A" w14:textId="010CE73B" w:rsidR="009A110F" w:rsidRDefault="00D20E8F" w:rsidP="00701DFE">
      <w:pPr>
        <w:pStyle w:val="Ttulo3"/>
      </w:pPr>
      <w:bookmarkStart w:id="386" w:name="_Toc223789534"/>
      <w:r>
        <w:t xml:space="preserve">Inteligência </w:t>
      </w:r>
      <w:r w:rsidR="00701DFE">
        <w:t>Geográfica</w:t>
      </w:r>
      <w:bookmarkEnd w:id="386"/>
    </w:p>
    <w:p w14:paraId="36631577" w14:textId="77454FB1" w:rsidR="00701DFE" w:rsidRDefault="00701DFE" w:rsidP="00701DFE">
      <w:r>
        <w:t>Dad</w:t>
      </w:r>
      <w:r w:rsidR="006E1A31">
        <w:t>os</w:t>
      </w:r>
      <w:r>
        <w:t xml:space="preserve"> o volume de dados urbanos e a</w:t>
      </w:r>
      <w:r w:rsidR="006E1A31">
        <w:t>s</w:t>
      </w:r>
      <w:r>
        <w:t xml:space="preserve"> </w:t>
      </w:r>
      <w:r w:rsidR="006E1A31">
        <w:t>dificuldades</w:t>
      </w:r>
      <w:r>
        <w:t xml:space="preserve"> d</w:t>
      </w:r>
      <w:r w:rsidR="006E1A31">
        <w:t>o</w:t>
      </w:r>
      <w:r>
        <w:t xml:space="preserve"> levantamento em campo, o </w:t>
      </w:r>
      <w:r w:rsidRPr="000D10AE">
        <w:rPr>
          <w:i/>
          <w:iCs/>
        </w:rPr>
        <w:t>SuperCIATA</w:t>
      </w:r>
      <w:r>
        <w:t xml:space="preserve"> atua como uma camada de triagem estratégica. Antes de mobilizar equipes de topografia para o georreferenciamento de alta precisão, o gestor público pode utilizar a espacialização sistêmica para identificar inconsistências </w:t>
      </w:r>
      <w:r>
        <w:lastRenderedPageBreak/>
        <w:t>críticas, sobreposições de quadras ou áreas de expansão urbana com maior defasagem cadastral.</w:t>
      </w:r>
    </w:p>
    <w:p w14:paraId="0C70C5A3" w14:textId="7147872C" w:rsidR="00A64CED" w:rsidRDefault="00701DFE" w:rsidP="00AC4BB7">
      <w:r>
        <w:t xml:space="preserve">Essa metodologia permite o </w:t>
      </w:r>
      <w:r w:rsidR="000D10AE">
        <w:t>levantamento</w:t>
      </w:r>
      <w:r>
        <w:t xml:space="preserve"> de prioridades: quadras que apresentam erros posicionais elevados nos logs do sistema são selecionadas para retificação prioritária via métodos diretos (GNSS/Estação Total), enquanto áreas com baixa variação permanecem em monitoramento. Assim, o sistema otimiza o gasto público, direcionando o rigor centimétrico apenas onde a inteligência geográfica prévia detectou a necessidade de intervenção.</w:t>
      </w:r>
    </w:p>
    <w:p w14:paraId="7255EFB2" w14:textId="3371B662" w:rsidR="003F7ECB" w:rsidRDefault="003F7ECB" w:rsidP="007674F7">
      <w:pPr>
        <w:pStyle w:val="Ttulo3"/>
      </w:pPr>
      <w:bookmarkStart w:id="387" w:name="_Toc223789535"/>
      <w:r>
        <w:t>Base para o Cadastro Multifinalitário</w:t>
      </w:r>
      <w:bookmarkEnd w:id="387"/>
    </w:p>
    <w:p w14:paraId="640BA902" w14:textId="77777777" w:rsidR="00CA6DB9" w:rsidRPr="00CA6DB9" w:rsidRDefault="00CA6DB9" w:rsidP="002C4D48">
      <w:pPr>
        <w:rPr>
          <w:lang w:eastAsia="pt-BR"/>
        </w:rPr>
      </w:pPr>
      <w:bookmarkStart w:id="388" w:name="_Toc223789536"/>
      <w:r w:rsidRPr="00CA6DB9">
        <w:rPr>
          <w:lang w:eastAsia="pt-BR"/>
        </w:rPr>
        <w:t xml:space="preserve">A administração pública moderna não pode prescindir de um Cadastro Territorial Multifinalitário (CTM) em sua atividade regular, uma vez que a governança eficiente depende da integração de dados espaciais para o planejamento urbano e a justiça fiscal. Nesse cenário, a metodologia </w:t>
      </w:r>
      <w:r w:rsidRPr="002C4D48">
        <w:rPr>
          <w:i/>
          <w:iCs/>
          <w:lang w:eastAsia="pt-BR"/>
        </w:rPr>
        <w:t>SuperCIATA</w:t>
      </w:r>
      <w:r w:rsidRPr="00CA6DB9">
        <w:rPr>
          <w:lang w:eastAsia="pt-BR"/>
        </w:rPr>
        <w:t xml:space="preserve"> apresenta-se como uma alternativa viável e estratégica para se iniciar a estruturação de um CTM a partir de bases legadas, superando o hiato entre os registros meramente alfanuméricos e a necessidade de uma cartografia fidedigna.</w:t>
      </w:r>
    </w:p>
    <w:p w14:paraId="2E5FABF0" w14:textId="6C0A6730" w:rsidR="00CA6DB9" w:rsidRPr="00CA6DB9" w:rsidRDefault="00CA6DB9" w:rsidP="002C4D48">
      <w:pPr>
        <w:rPr>
          <w:lang w:eastAsia="pt-BR"/>
        </w:rPr>
      </w:pPr>
      <w:r w:rsidRPr="00CA6DB9">
        <w:rPr>
          <w:lang w:eastAsia="pt-BR"/>
        </w:rPr>
        <w:t>Dessa forma, a presente proposta estabelece uma ruptura com os modelos convencionais de atualização cadastral, que frequentemente se mostram onerosos e morosos para a realidade da maioria dos municípios brasileiros. Ao prover o alicerce geográfico, o SuperCIATA precede e viabiliza a implementação de um sistema multifinalitário mesmo em cenários de escassez de recursos, convertendo cadastros meramente descritivos em instrumentos dinâmicos de gestão e governança territorial.</w:t>
      </w:r>
    </w:p>
    <w:p w14:paraId="27BF1DE7" w14:textId="5558AB90" w:rsidR="003F7ECB" w:rsidRDefault="007674F7" w:rsidP="007674F7">
      <w:pPr>
        <w:pStyle w:val="Ttulo3"/>
      </w:pPr>
      <w:r>
        <w:t>A</w:t>
      </w:r>
      <w:r w:rsidRPr="007674F7">
        <w:t>valiação em massa de imóveis urbanos</w:t>
      </w:r>
      <w:bookmarkEnd w:id="388"/>
    </w:p>
    <w:p w14:paraId="6008CFD5" w14:textId="09C0C8C5" w:rsidR="00C500B1" w:rsidRDefault="007C2143" w:rsidP="005F0A73">
      <w:r>
        <w:t xml:space="preserve">Segundo </w:t>
      </w:r>
      <w:r w:rsidR="00B96461">
        <w:fldChar w:fldCharType="begin"/>
      </w:r>
      <w:r w:rsidR="00C14DF9">
        <w:instrText xml:space="preserve"> ADDIN ZOTERO_ITEM CSL_CITATION {"citationID":"RdCFwtHt","properties":{"formattedCitation":"(Silva, 2026)","plainCitation":"(Silva, 2026)","dontUpdate":true,"noteIndex":0},"citationItems":[{"id":348,"uris":["http://zotero.org/users/15531986/items/QSJ6VN89"],"itemData":{"id":348,"type":"thesis","genre":"Dissertação (Mestrado em Engenharia de Produção)","number-of-pages":"158","publisher":"Universidade Federal de Santa Catarina, Centro Tecnológico","publisher-place":"Florianópolis","title":"Proposta de modelagem para as variáveis de localização empregadas na avaliação em massa de imóveis","author":[{"family":"Silva","given":"Camila","dropping-particle":"da"}],"issued":{"date-parts":[["2026"]]}}}],"schema":"https://github.com/citation-style-language/schema/raw/master/csl-citation.json"} </w:instrText>
      </w:r>
      <w:r w:rsidR="00B96461">
        <w:fldChar w:fldCharType="separate"/>
      </w:r>
      <w:r w:rsidR="00B96461" w:rsidRPr="00C17B7B">
        <w:rPr>
          <w:rFonts w:cs="Arial"/>
          <w:color w:val="FF0000"/>
          <w:rPrChange w:id="389" w:author="Carlos" w:date="2026-03-18T10:08:00Z">
            <w:rPr>
              <w:rFonts w:cs="Arial"/>
            </w:rPr>
          </w:rPrChange>
        </w:rPr>
        <w:t>SILVA</w:t>
      </w:r>
      <w:r w:rsidR="00B96461" w:rsidRPr="00B96461">
        <w:rPr>
          <w:rFonts w:cs="Arial"/>
        </w:rPr>
        <w:t xml:space="preserve"> </w:t>
      </w:r>
      <w:r w:rsidR="007B6805">
        <w:rPr>
          <w:rFonts w:cs="Arial"/>
        </w:rPr>
        <w:t>(</w:t>
      </w:r>
      <w:r w:rsidR="00B96461" w:rsidRPr="00B96461">
        <w:rPr>
          <w:rFonts w:cs="Arial"/>
        </w:rPr>
        <w:t>2026)</w:t>
      </w:r>
      <w:r w:rsidR="00B96461">
        <w:fldChar w:fldCharType="end"/>
      </w:r>
      <w:r w:rsidR="00B96461">
        <w:t xml:space="preserve">, </w:t>
      </w:r>
      <w:r w:rsidR="0075602F" w:rsidRPr="0075602F">
        <w:t xml:space="preserve">o georreferenciamento das unidades imobiliárias é um requisito indispensável para a viabilização da avaliação em massa de imóveis. </w:t>
      </w:r>
      <w:r w:rsidR="0075602F">
        <w:t>A</w:t>
      </w:r>
      <w:r w:rsidR="0075602F" w:rsidRPr="0075602F">
        <w:t xml:space="preserve"> autor</w:t>
      </w:r>
      <w:r w:rsidR="0075602F">
        <w:t>a</w:t>
      </w:r>
      <w:r w:rsidR="0075602F" w:rsidRPr="0075602F">
        <w:t xml:space="preserve"> demonstra que todas as noventa variáveis analisadas em seu estudo guardam correlação direta com o posicionamento do imóvel, sendo que sete dimensões tratam especificamente do geoposicionamento: </w:t>
      </w:r>
      <w:r w:rsidR="00EF12CF">
        <w:t>(</w:t>
      </w:r>
      <w:r w:rsidR="0093384D" w:rsidRPr="0093384D">
        <w:t>Coordenadas UTM, Georreferenciamento, Posicionamento GPS, Latitude, Longitude, Sistema de coordenadas e Projeção cartográfica</w:t>
      </w:r>
      <w:r w:rsidR="00EF12CF">
        <w:t xml:space="preserve">). </w:t>
      </w:r>
    </w:p>
    <w:p w14:paraId="34152EFB" w14:textId="6FE10097" w:rsidR="005F0A73" w:rsidRDefault="00D328AA" w:rsidP="005F0A73">
      <w:r w:rsidRPr="00D328AA">
        <w:t>Essa base geoespacial constitui o alicerce para uma tributação eficiente e justa</w:t>
      </w:r>
      <w:r w:rsidR="007B6805" w:rsidRPr="007B6805">
        <w:t xml:space="preserve">, abrangendo impostos como o IPTU e o ITBI, além de subsidiar a implementação </w:t>
      </w:r>
      <w:r w:rsidR="007B6805" w:rsidRPr="007B6805">
        <w:lastRenderedPageBreak/>
        <w:t>da nova Contribuição sobre Bens e Serviços (CBS), instituída no escopo da Reforma Tributária sobre o consumo.</w:t>
      </w:r>
    </w:p>
    <w:p w14:paraId="4F3275B6" w14:textId="2DB5F8FF" w:rsidR="00B20DC4" w:rsidRDefault="002A5B36" w:rsidP="005F0A73">
      <w:r w:rsidRPr="002A5B36">
        <w:t xml:space="preserve">Dessa forma, a metodologia </w:t>
      </w:r>
      <w:r w:rsidRPr="002A5B36">
        <w:rPr>
          <w:i/>
          <w:iCs/>
        </w:rPr>
        <w:t>SuperCIATA</w:t>
      </w:r>
      <w:r w:rsidRPr="002A5B36">
        <w:t xml:space="preserve"> atua como uma etapa precursora, viabilizando a avaliação em massa de imóveis em cenários onde o Cadastro Territorial Multifinalitário (CTM) ainda não foi implementado ou estruturado.</w:t>
      </w:r>
    </w:p>
    <w:p w14:paraId="4BCFA229" w14:textId="687DBDE5" w:rsidR="003A38DF" w:rsidRDefault="003A38DF" w:rsidP="003A38DF">
      <w:pPr>
        <w:pStyle w:val="Ttulo3"/>
      </w:pPr>
      <w:bookmarkStart w:id="390" w:name="_Toc223789537"/>
      <w:commentRangeStart w:id="391"/>
      <w:r>
        <w:t>Baixo custo</w:t>
      </w:r>
      <w:bookmarkEnd w:id="390"/>
      <w:commentRangeEnd w:id="391"/>
      <w:r w:rsidR="00C92502">
        <w:rPr>
          <w:rStyle w:val="Refdecomentrio"/>
          <w:sz w:val="24"/>
          <w:szCs w:val="24"/>
        </w:rPr>
        <w:commentReference w:id="391"/>
      </w:r>
    </w:p>
    <w:p w14:paraId="5F00B192" w14:textId="7978FBCC" w:rsidR="009045AC" w:rsidRDefault="009045AC" w:rsidP="009045AC">
      <w:r w:rsidRPr="009B6CCF">
        <w:t xml:space="preserve">Os resultados </w:t>
      </w:r>
      <w:r>
        <w:t>obtidos</w:t>
      </w:r>
      <w:r w:rsidRPr="009B6CCF">
        <w:t xml:space="preserve"> devem ser interpretados não apenas sob a ó</w:t>
      </w:r>
      <w:r>
        <w:t>p</w:t>
      </w:r>
      <w:r w:rsidRPr="009B6CCF">
        <w:t xml:space="preserve">tica da acurácia pura, mas principalmente considerando o contexto em que foram obtidos: um processo de georreferenciamento automatizado, aplicável em larga escala e com custo </w:t>
      </w:r>
      <w:commentRangeStart w:id="392"/>
      <w:r w:rsidRPr="009B6CCF">
        <w:t>drasticamente</w:t>
      </w:r>
      <w:commentRangeEnd w:id="392"/>
      <w:r>
        <w:rPr>
          <w:rStyle w:val="Refdecomentrio"/>
          <w:sz w:val="24"/>
          <w:szCs w:val="22"/>
        </w:rPr>
        <w:commentReference w:id="392"/>
      </w:r>
      <w:r>
        <w:t xml:space="preserve"> r</w:t>
      </w:r>
      <w:r w:rsidRPr="009B6CCF">
        <w:t>eduzido em comparação com métodos tradicionais de levantamento topográfico ou aerofotogramétrico.</w:t>
      </w:r>
    </w:p>
    <w:p w14:paraId="2A7B9781" w14:textId="5D94558C" w:rsidR="003A38DF" w:rsidRDefault="003A38DF" w:rsidP="003A38DF">
      <w:r w:rsidRPr="009B6CCF">
        <w:t xml:space="preserve">Métodos convencionais de georreferenciamento urbano dependem de trabalho de campo, topografia ou aquisição de ortofotos de alta resolução, processos que envolvem alto custo operacional e um grupo de especialistas. A proposta do </w:t>
      </w:r>
      <w:r w:rsidRPr="009B6CCF">
        <w:rPr>
          <w:i/>
          <w:iCs/>
        </w:rPr>
        <w:t>SuperCIATA</w:t>
      </w:r>
      <w:r w:rsidRPr="009B6CCF">
        <w:t xml:space="preserve">, ao utilizar dados do Cadastro Territorial Urbano (CTU) e do CNFE, para identificar e localizar as quadras, e o </w:t>
      </w:r>
      <w:r w:rsidRPr="009B6CCF">
        <w:rPr>
          <w:i/>
          <w:iCs/>
        </w:rPr>
        <w:t>OpenStreetMap</w:t>
      </w:r>
      <w:r w:rsidRPr="009B6CCF">
        <w:t xml:space="preserve"> (OSM) como referência para ajustes de orientação e translação, visa justamente substituir essa abordagem técnica de alta complexidade por um fluxo de trabalho automatizado.</w:t>
      </w:r>
      <w:r w:rsidR="0062402F">
        <w:t xml:space="preserve"> </w:t>
      </w:r>
      <w:r w:rsidR="0062402F" w:rsidRPr="0062402F">
        <w:t xml:space="preserve">A automação </w:t>
      </w:r>
      <w:r w:rsidR="0062402F">
        <w:t xml:space="preserve">proposta </w:t>
      </w:r>
      <w:r w:rsidR="0062402F" w:rsidRPr="0062402F">
        <w:t>permite processar um grande volume de quadras (centenas ou milhares) em frações do tempo que seriam gastas com métodos manuais.</w:t>
      </w:r>
    </w:p>
    <w:p w14:paraId="2833DE5B" w14:textId="53420731" w:rsidR="003A38DF" w:rsidRPr="009B6CCF" w:rsidRDefault="003A38DF" w:rsidP="003A38DF">
      <w:r w:rsidRPr="009B6CCF">
        <w:t>Um</w:t>
      </w:r>
      <w:r w:rsidR="002C521B">
        <w:t xml:space="preserve"> </w:t>
      </w:r>
      <w:r w:rsidR="00183766" w:rsidRPr="00183766">
        <w:t xml:space="preserve">Padrão de Exatidão Cartográfica (PEC) </w:t>
      </w:r>
      <w:r w:rsidR="00EC0594">
        <w:t xml:space="preserve">Classe </w:t>
      </w:r>
      <w:r w:rsidR="00183766">
        <w:t>B</w:t>
      </w:r>
      <w:r w:rsidR="00910EF7">
        <w:t xml:space="preserve"> para a escala 1:10.000</w:t>
      </w:r>
      <w:r w:rsidR="00495D54">
        <w:t xml:space="preserve"> </w:t>
      </w:r>
      <w:r w:rsidRPr="009B6CCF">
        <w:t>é, sob a ó</w:t>
      </w:r>
      <w:r w:rsidR="00B47837">
        <w:t>p</w:t>
      </w:r>
      <w:r w:rsidRPr="009B6CCF">
        <w:t xml:space="preserve">tica da </w:t>
      </w:r>
      <w:r w:rsidR="00EC0594" w:rsidRPr="00EC0594">
        <w:t>engenharia de agrimensura</w:t>
      </w:r>
      <w:r w:rsidRPr="009B6CCF">
        <w:t xml:space="preserve">, considerado </w:t>
      </w:r>
      <w:r w:rsidR="001629F4">
        <w:t>baixo</w:t>
      </w:r>
      <w:r w:rsidRPr="009B6CCF">
        <w:t>. No entanto, para aplicações de planejamento urbano macro, censos demográficos, estudos de mobilidade e gestão territorial em larga escala, essa acurácia pode ser perfeitamente aceitável, especialmente quando o custo para se obter um erro de 20 cm (via métodos tradicionais) seria proibitivo.</w:t>
      </w:r>
      <w:r w:rsidR="00F708A7">
        <w:t xml:space="preserve"> </w:t>
      </w:r>
    </w:p>
    <w:p w14:paraId="5E20B6E2" w14:textId="6C9A07C4" w:rsidR="003A38DF" w:rsidRDefault="003A38DF" w:rsidP="003A38DF">
      <w:r w:rsidRPr="009B6CCF">
        <w:t xml:space="preserve">O método proposto não visa competir com a topografia de alta precisão, mas sim preencher uma lacuna existente em muitos municípios brasileiros: a falta de bases cartográficas atualizadas e georreferenciadas. Para esses municípios, ter uma base com erros na casa de 1 a </w:t>
      </w:r>
      <w:r w:rsidR="00940265">
        <w:t>5</w:t>
      </w:r>
      <w:r w:rsidRPr="009B6CCF">
        <w:t xml:space="preserve"> metros, gerada de forma automatizada e com custo próximo de zero, é melhor do que não ter base alguma ou depender de mapeamentos analógicos desatualizados.</w:t>
      </w:r>
    </w:p>
    <w:p w14:paraId="2F3A8165" w14:textId="77777777" w:rsidR="005F2F46" w:rsidRPr="009B6CCF" w:rsidRDefault="005F2F46" w:rsidP="005F2F46"/>
    <w:p w14:paraId="5E4AA41A" w14:textId="1BF0C726" w:rsidR="006D3D4B" w:rsidRPr="009B6CCF" w:rsidRDefault="006D3D4B" w:rsidP="009B6CCF">
      <w:pPr>
        <w:pStyle w:val="Ttulo2"/>
      </w:pPr>
      <w:bookmarkStart w:id="393" w:name="_Toc223789538"/>
      <w:r w:rsidRPr="009B6CCF">
        <w:lastRenderedPageBreak/>
        <w:t>CRÍTICAS E PONTOS A MELHORAR</w:t>
      </w:r>
      <w:bookmarkEnd w:id="393"/>
    </w:p>
    <w:p w14:paraId="6C09C270" w14:textId="77777777" w:rsidR="008F5D4E" w:rsidRPr="009B6CCF" w:rsidRDefault="008F5D4E" w:rsidP="00395706">
      <w:pPr>
        <w:pStyle w:val="Ttulo3"/>
      </w:pPr>
      <w:bookmarkStart w:id="394" w:name="_Toc223789539"/>
      <w:r w:rsidRPr="009B6CCF">
        <w:t>Escopo Geográfico e Requisitos de Dados</w:t>
      </w:r>
      <w:bookmarkEnd w:id="394"/>
    </w:p>
    <w:p w14:paraId="6F5AC4FA" w14:textId="1BE345C4" w:rsidR="006D3D4B" w:rsidRPr="009B6CCF" w:rsidRDefault="00F4167C" w:rsidP="006D3D4B">
      <w:r w:rsidRPr="009B6CCF">
        <w:t xml:space="preserve">A dependência do CNEFE e de padrões específicos do CIATA limita a aplicação imediata do </w:t>
      </w:r>
      <w:r w:rsidRPr="009B6CCF">
        <w:rPr>
          <w:i/>
          <w:iCs/>
        </w:rPr>
        <w:t>SuperCIATA</w:t>
      </w:r>
      <w:r w:rsidRPr="009B6CCF">
        <w:t xml:space="preserve"> a municípios brasileiros.</w:t>
      </w:r>
      <w:r w:rsidR="004370B9" w:rsidRPr="009B6CCF">
        <w:t xml:space="preserve"> Contudo, a lógica metodológica é replicável em outros países, contanto que existam bases geográficas das quadras correlacionadas a registros administrativos que detalhem as dimensões das faces.</w:t>
      </w:r>
    </w:p>
    <w:p w14:paraId="596770C0" w14:textId="1050B3AD" w:rsidR="0024680D" w:rsidRPr="009B6CCF" w:rsidRDefault="001F2028" w:rsidP="0024680D">
      <w:r w:rsidRPr="009B6CCF">
        <w:t xml:space="preserve">Em regiões </w:t>
      </w:r>
      <w:r w:rsidR="006D4A3F" w:rsidRPr="009B6CCF">
        <w:t xml:space="preserve">que não disponham de </w:t>
      </w:r>
      <w:r w:rsidRPr="009B6CCF">
        <w:t>bases cartográficas completas, as administrações locais podem viabilizar a metodologia por meio da coleta pontual de coordenadas das esquinas, vinculando-as às chaves primárias do Cadastro Territorial Urbano existente.</w:t>
      </w:r>
    </w:p>
    <w:p w14:paraId="26865C9E" w14:textId="5420F98C" w:rsidR="006D3D4B" w:rsidRPr="009B6CCF" w:rsidRDefault="006D3D4B" w:rsidP="007D63D2">
      <w:pPr>
        <w:pStyle w:val="Ttulo3"/>
      </w:pPr>
      <w:bookmarkStart w:id="395" w:name="_Toc223789540"/>
      <w:r w:rsidRPr="009B6CCF">
        <w:t>Inteligência Artificial</w:t>
      </w:r>
      <w:bookmarkEnd w:id="395"/>
    </w:p>
    <w:p w14:paraId="0B9BEF45" w14:textId="77777777" w:rsidR="006D3D4B" w:rsidRPr="009B6CCF" w:rsidRDefault="006D3D4B" w:rsidP="006D3D4B">
      <w:r w:rsidRPr="009B6CCF">
        <w:t>O SuperCIATA não utiliza, atualmente, tecnologias de inteligência artificial de forma direta no processo de geolocalização das parcelas. Entretanto, a coleta de imagens anteriores e posteriores aos ajustes, aliada ao registro detalhado (log) das operações realizadas, pode constituir uma base de treinamento robusta e diversificada para aplicações de aprendizado profundo (deep learning). Dessa maneira, futuras versões da aplicação poderão incorporar os conhecimentos extraídos dessa base de dados, aprimorando a precisão e a automação dos processos.</w:t>
      </w:r>
    </w:p>
    <w:p w14:paraId="56F33662" w14:textId="77777777" w:rsidR="006C141A" w:rsidRPr="009B6CCF" w:rsidRDefault="006C141A" w:rsidP="006C141A">
      <w:pPr>
        <w:pStyle w:val="Ttulo3"/>
      </w:pPr>
      <w:bookmarkStart w:id="396" w:name="_Toc223789541"/>
      <w:r w:rsidRPr="009B6CCF">
        <w:t>Geometrias Não Ortogonais e Limitações de Acurácia</w:t>
      </w:r>
      <w:bookmarkEnd w:id="396"/>
    </w:p>
    <w:p w14:paraId="0522B8C2" w14:textId="27CB2854" w:rsidR="00122B98" w:rsidRPr="009B6CCF" w:rsidRDefault="00122B98" w:rsidP="00E22C0B">
      <w:r w:rsidRPr="009B6CCF">
        <w:t>A metodologia SuperCIATA é aplicável a quadras não ortogonais, embora a acurácia geométrica possa sofrer reduções significativas nesses cenários. O algoritmo fundamenta-se na regularização de geometrias por meio de uma lógica de vértices e azimutes</w:t>
      </w:r>
      <w:r w:rsidR="004F0E03" w:rsidRPr="009B6CCF">
        <w:t xml:space="preserve">, </w:t>
      </w:r>
      <w:r w:rsidR="00B579CF" w:rsidRPr="009B6CCF">
        <w:t>consequentemente</w:t>
      </w:r>
      <w:r w:rsidR="004F0E03" w:rsidRPr="009B6CCF">
        <w:t xml:space="preserve">, </w:t>
      </w:r>
      <w:r w:rsidR="0041373F" w:rsidRPr="009B6CCF">
        <w:t xml:space="preserve">se as quadras forem levemente irregulares (trapézios ou paralelogramos), </w:t>
      </w:r>
      <w:r w:rsidR="00E22C0B" w:rsidRPr="009B6CCF">
        <w:t xml:space="preserve">o </w:t>
      </w:r>
      <w:r w:rsidRPr="009B6CCF">
        <w:t xml:space="preserve">desempenho </w:t>
      </w:r>
      <w:r w:rsidR="00E22C0B" w:rsidRPr="009B6CCF">
        <w:t xml:space="preserve">ainda será </w:t>
      </w:r>
      <w:r w:rsidRPr="009B6CCF">
        <w:t>satisfatório</w:t>
      </w:r>
      <w:r w:rsidR="00E22C0B" w:rsidRPr="009B6CCF">
        <w:t>.</w:t>
      </w:r>
    </w:p>
    <w:p w14:paraId="201694AA" w14:textId="23C37EE5" w:rsidR="00122B98" w:rsidRPr="009B6CCF" w:rsidRDefault="00122B98" w:rsidP="006C141A">
      <w:r w:rsidRPr="009B6CCF">
        <w:t xml:space="preserve">Entretanto, em casos de traçados urbanos orgânicos, geometrias curvas ou desenhos que acompanham acidentes geográficos (como rios e rotatórias), a precisão do formato gerado </w:t>
      </w:r>
      <w:r w:rsidR="00C9019B" w:rsidRPr="009B6CCF">
        <w:t xml:space="preserve">cai </w:t>
      </w:r>
      <w:r w:rsidRPr="009B6CCF">
        <w:t xml:space="preserve">drasticamente. Para identificar </w:t>
      </w:r>
      <w:r w:rsidR="00C9019B" w:rsidRPr="009B6CCF">
        <w:t>essas</w:t>
      </w:r>
      <w:r w:rsidRPr="009B6CCF">
        <w:t xml:space="preserve"> ocorrências de forma automatizada, </w:t>
      </w:r>
      <w:r w:rsidR="00513630" w:rsidRPr="009B6CCF">
        <w:t>pode-se usar</w:t>
      </w:r>
      <w:r w:rsidRPr="009B6CCF">
        <w:t xml:space="preserve"> a análise de área: se a soma das áreas dos lotes cadastrados divergir acentuadamente da área do polígono gerado pela metodologia, há um forte indício de não ortogonalidade.</w:t>
      </w:r>
    </w:p>
    <w:p w14:paraId="1D51FB5A" w14:textId="573C2052" w:rsidR="00122B98" w:rsidRPr="009B6CCF" w:rsidRDefault="00122B98" w:rsidP="006C141A">
      <w:r w:rsidRPr="009B6CCF">
        <w:lastRenderedPageBreak/>
        <w:t xml:space="preserve">É fundamental ressaltar, contudo, que a baixa acurácia geométrica não compromete necessariamente a precisão posicional da quadra. Mesmo que a definição do formato apresente distorções, a quadra será espacializada em uma posição geográfica </w:t>
      </w:r>
      <w:r w:rsidR="007A47C4" w:rsidRPr="009B6CCF">
        <w:t>confiável</w:t>
      </w:r>
      <w:r w:rsidRPr="009B6CCF">
        <w:t xml:space="preserve">, preservando sua localização relativa no tecido </w:t>
      </w:r>
      <w:commentRangeStart w:id="397"/>
      <w:r w:rsidRPr="009B6CCF">
        <w:t>urbano</w:t>
      </w:r>
      <w:commentRangeEnd w:id="397"/>
      <w:r w:rsidR="00E1633F" w:rsidRPr="009B6CCF">
        <w:rPr>
          <w:rStyle w:val="Refdecomentrio"/>
          <w:sz w:val="24"/>
          <w:szCs w:val="22"/>
        </w:rPr>
        <w:commentReference w:id="397"/>
      </w:r>
      <w:r w:rsidRPr="009B6CCF">
        <w:t>.</w:t>
      </w:r>
    </w:p>
    <w:p w14:paraId="5D0D9768" w14:textId="77777777" w:rsidR="005E1EB4" w:rsidRPr="009B6CCF" w:rsidRDefault="005E1EB4" w:rsidP="005E1EB4"/>
    <w:p w14:paraId="36AFA9F1" w14:textId="77777777" w:rsidR="007D63D2" w:rsidRPr="009B6CCF" w:rsidRDefault="007D63D2" w:rsidP="007D63D2"/>
    <w:p w14:paraId="0DC09EB6" w14:textId="77777777" w:rsidR="000F40B4" w:rsidRPr="009B6CCF" w:rsidRDefault="000F40B4" w:rsidP="007D63D2"/>
    <w:p w14:paraId="7836E3AF" w14:textId="77777777" w:rsidR="006D3D4B" w:rsidRPr="009B6CCF" w:rsidRDefault="006D3D4B">
      <w:pPr>
        <w:pStyle w:val="Ttulo1"/>
        <w:numPr>
          <w:ilvl w:val="0"/>
          <w:numId w:val="0"/>
        </w:numPr>
        <w:ind w:left="284" w:hanging="284"/>
        <w:pPrChange w:id="398" w:author="Carlos" w:date="2026-03-18T10:09:00Z">
          <w:pPr>
            <w:pStyle w:val="Ttulo1"/>
          </w:pPr>
        </w:pPrChange>
      </w:pPr>
      <w:bookmarkStart w:id="399" w:name="_Toc223789542"/>
      <w:r w:rsidRPr="009B6CCF">
        <w:lastRenderedPageBreak/>
        <w:t>REFERÊNCIAS:</w:t>
      </w:r>
      <w:bookmarkEnd w:id="399"/>
      <w:r w:rsidRPr="009B6CCF">
        <w:t xml:space="preserve"> </w:t>
      </w:r>
    </w:p>
    <w:p w14:paraId="7FE7B0F1" w14:textId="77777777" w:rsidR="005B704B" w:rsidRPr="005B704B" w:rsidRDefault="00E63166" w:rsidP="005B704B">
      <w:pPr>
        <w:pStyle w:val="Bibliografia"/>
        <w:rPr>
          <w:rFonts w:cs="Arial"/>
        </w:rPr>
      </w:pPr>
      <w:r w:rsidRPr="009B6CCF">
        <w:fldChar w:fldCharType="begin"/>
      </w:r>
      <w:r w:rsidRPr="00C14DF9">
        <w:instrText xml:space="preserve"> ADDIN ZOTERO_BIBL {"uncited":[],"omitted":[],"custom":[]} CSL_BIBLIOGRAPHY </w:instrText>
      </w:r>
      <w:r w:rsidRPr="009B6CCF">
        <w:fldChar w:fldCharType="separate"/>
      </w:r>
      <w:r w:rsidR="005B704B" w:rsidRPr="005B704B">
        <w:rPr>
          <w:rFonts w:cs="Arial"/>
        </w:rPr>
        <w:t xml:space="preserve">BRASIL. </w:t>
      </w:r>
      <w:r w:rsidR="005B704B" w:rsidRPr="005B704B">
        <w:rPr>
          <w:rFonts w:cs="Arial"/>
          <w:b/>
          <w:bCs/>
        </w:rPr>
        <w:t>Decreto n</w:t>
      </w:r>
      <w:r w:rsidR="005B704B" w:rsidRPr="005B704B">
        <w:rPr>
          <w:rFonts w:cs="Arial"/>
          <w:b/>
          <w:bCs/>
          <w:vertAlign w:val="superscript"/>
        </w:rPr>
        <w:t>o</w:t>
      </w:r>
      <w:r w:rsidR="005B704B" w:rsidRPr="005B704B">
        <w:rPr>
          <w:rFonts w:cs="Arial"/>
          <w:b/>
          <w:bCs/>
        </w:rPr>
        <w:t xml:space="preserve"> 89.817, de 20 de junho de 1984. Estabelece as Instruções Reguladoras das Normas Técnicas da Cartografia Nacional</w:t>
      </w:r>
      <w:r w:rsidR="005B704B" w:rsidRPr="005B704B">
        <w:rPr>
          <w:rFonts w:cs="Arial"/>
        </w:rPr>
        <w:t>. Brasília, DF: [</w:t>
      </w:r>
      <w:r w:rsidR="005B704B" w:rsidRPr="005B704B">
        <w:rPr>
          <w:rFonts w:cs="Arial"/>
          <w:i/>
          <w:iCs/>
        </w:rPr>
        <w:t>s. d.</w:t>
      </w:r>
      <w:r w:rsidR="005B704B" w:rsidRPr="005B704B">
        <w:rPr>
          <w:rFonts w:cs="Arial"/>
        </w:rPr>
        <w:t xml:space="preserve">], 1984. Disponível em: http://www.planalto.gov.br/ccivil_03/decreto/1980-1989/d89817.htm. </w:t>
      </w:r>
    </w:p>
    <w:p w14:paraId="767C1B16" w14:textId="77777777" w:rsidR="005B704B" w:rsidRPr="005B704B" w:rsidRDefault="005B704B" w:rsidP="005B704B">
      <w:pPr>
        <w:pStyle w:val="Bibliografia"/>
        <w:rPr>
          <w:rFonts w:cs="Arial"/>
        </w:rPr>
      </w:pPr>
      <w:r w:rsidRPr="005B704B">
        <w:rPr>
          <w:rFonts w:cs="Arial"/>
          <w:lang w:val="en-US"/>
        </w:rPr>
        <w:t xml:space="preserve">BUTLER, H. </w:t>
      </w:r>
      <w:r w:rsidRPr="005B704B">
        <w:rPr>
          <w:rFonts w:cs="Arial"/>
          <w:i/>
          <w:iCs/>
          <w:lang w:val="en-US"/>
        </w:rPr>
        <w:t>et al.</w:t>
      </w:r>
      <w:r w:rsidRPr="005B704B">
        <w:rPr>
          <w:rFonts w:cs="Arial"/>
          <w:lang w:val="en-US"/>
        </w:rPr>
        <w:t xml:space="preserve"> </w:t>
      </w:r>
      <w:r w:rsidRPr="005B704B">
        <w:rPr>
          <w:rFonts w:cs="Arial"/>
          <w:b/>
          <w:bCs/>
          <w:lang w:val="en-US"/>
        </w:rPr>
        <w:t>The GeoJSON Format</w:t>
      </w:r>
      <w:r w:rsidRPr="005B704B">
        <w:rPr>
          <w:rFonts w:cs="Arial"/>
          <w:lang w:val="en-US"/>
        </w:rPr>
        <w:t>. [</w:t>
      </w:r>
      <w:r w:rsidRPr="005B704B">
        <w:rPr>
          <w:rFonts w:cs="Arial"/>
          <w:i/>
          <w:iCs/>
          <w:lang w:val="en-US"/>
        </w:rPr>
        <w:t>S. l.</w:t>
      </w:r>
      <w:r w:rsidRPr="005B704B">
        <w:rPr>
          <w:rFonts w:cs="Arial"/>
          <w:lang w:val="en-US"/>
        </w:rPr>
        <w:t xml:space="preserve">]: IETF, 2016. Request for Comments. </w:t>
      </w:r>
      <w:r w:rsidRPr="005B704B">
        <w:rPr>
          <w:rFonts w:cs="Arial"/>
        </w:rPr>
        <w:t>Disponível em: https://datatracker.ietf.org/doc/html/rfc7946. .</w:t>
      </w:r>
    </w:p>
    <w:p w14:paraId="12281FD8" w14:textId="77777777" w:rsidR="005B704B" w:rsidRPr="005B704B" w:rsidRDefault="005B704B" w:rsidP="005B704B">
      <w:pPr>
        <w:pStyle w:val="Bibliografia"/>
        <w:rPr>
          <w:rFonts w:cs="Arial"/>
          <w:lang w:val="en-US"/>
        </w:rPr>
      </w:pPr>
      <w:r w:rsidRPr="005B704B">
        <w:rPr>
          <w:rFonts w:cs="Arial"/>
        </w:rPr>
        <w:t xml:space="preserve">C. LEMMEN </w:t>
      </w:r>
      <w:r w:rsidRPr="005B704B">
        <w:rPr>
          <w:rFonts w:cs="Arial"/>
          <w:i/>
          <w:iCs/>
        </w:rPr>
        <w:t>et al.</w:t>
      </w:r>
      <w:r w:rsidRPr="005B704B">
        <w:rPr>
          <w:rFonts w:cs="Arial"/>
        </w:rPr>
        <w:t xml:space="preserve"> </w:t>
      </w:r>
      <w:r w:rsidRPr="005B704B">
        <w:rPr>
          <w:rFonts w:cs="Arial"/>
          <w:lang w:val="en-US"/>
        </w:rPr>
        <w:t xml:space="preserve">The land administration domain model. </w:t>
      </w:r>
      <w:r w:rsidRPr="005B704B">
        <w:rPr>
          <w:rFonts w:cs="Arial"/>
          <w:b/>
          <w:bCs/>
          <w:lang w:val="en-US"/>
        </w:rPr>
        <w:t>Land Use Policy</w:t>
      </w:r>
      <w:r w:rsidRPr="005B704B">
        <w:rPr>
          <w:rFonts w:cs="Arial"/>
          <w:lang w:val="en-US"/>
        </w:rPr>
        <w:t>, [</w:t>
      </w:r>
      <w:r w:rsidRPr="005B704B">
        <w:rPr>
          <w:rFonts w:cs="Arial"/>
          <w:i/>
          <w:iCs/>
          <w:lang w:val="en-US"/>
        </w:rPr>
        <w:t>s. l.</w:t>
      </w:r>
      <w:r w:rsidRPr="005B704B">
        <w:rPr>
          <w:rFonts w:cs="Arial"/>
          <w:lang w:val="en-US"/>
        </w:rPr>
        <w:t xml:space="preserve">], 2015. </w:t>
      </w:r>
    </w:p>
    <w:p w14:paraId="285A56E5" w14:textId="77777777" w:rsidR="005B704B" w:rsidRPr="005B704B" w:rsidRDefault="005B704B" w:rsidP="005B704B">
      <w:pPr>
        <w:pStyle w:val="Bibliografia"/>
        <w:rPr>
          <w:rFonts w:cs="Arial"/>
        </w:rPr>
      </w:pPr>
      <w:r w:rsidRPr="005B704B">
        <w:rPr>
          <w:rFonts w:cs="Arial"/>
        </w:rPr>
        <w:t xml:space="preserve">CARNEIRO, A. F. T. </w:t>
      </w:r>
      <w:r w:rsidRPr="005B704B">
        <w:rPr>
          <w:rFonts w:cs="Arial"/>
          <w:b/>
          <w:bCs/>
        </w:rPr>
        <w:t>Cadastro imobiliário e registro de imóveis: a Lei n. 10,267/2001, Decreto n. 4,449/2002 e atos normativos do INCRA</w:t>
      </w:r>
      <w:r w:rsidRPr="005B704B">
        <w:rPr>
          <w:rFonts w:cs="Arial"/>
        </w:rPr>
        <w:t xml:space="preserve">. São Paulo, SP, Porto Alegre: Instituto de Registro Imobiliário do Brasil ; S.A. Fabris Editor, 2003. </w:t>
      </w:r>
    </w:p>
    <w:p w14:paraId="2CC4563A" w14:textId="77777777" w:rsidR="005B704B" w:rsidRPr="005B704B" w:rsidRDefault="005B704B" w:rsidP="005B704B">
      <w:pPr>
        <w:pStyle w:val="Bibliografia"/>
        <w:rPr>
          <w:rFonts w:cs="Arial"/>
        </w:rPr>
      </w:pPr>
      <w:r w:rsidRPr="005B704B">
        <w:rPr>
          <w:rFonts w:cs="Arial"/>
          <w:lang w:val="es-ES"/>
        </w:rPr>
        <w:t xml:space="preserve">CASANOVA, M. A. </w:t>
      </w:r>
      <w:r w:rsidRPr="005B704B">
        <w:rPr>
          <w:rFonts w:cs="Arial"/>
          <w:i/>
          <w:iCs/>
          <w:lang w:val="es-ES"/>
        </w:rPr>
        <w:t>et al.</w:t>
      </w:r>
      <w:r w:rsidRPr="005B704B">
        <w:rPr>
          <w:rFonts w:cs="Arial"/>
          <w:lang w:val="es-ES"/>
        </w:rPr>
        <w:t xml:space="preserve"> </w:t>
      </w:r>
      <w:r w:rsidRPr="005B704B">
        <w:rPr>
          <w:rFonts w:cs="Arial"/>
          <w:b/>
          <w:bCs/>
        </w:rPr>
        <w:t>Bancos de Dados Geográficos</w:t>
      </w:r>
      <w:r w:rsidRPr="005B704B">
        <w:rPr>
          <w:rFonts w:cs="Arial"/>
        </w:rPr>
        <w:t xml:space="preserve">. Curitiba: MundoGEO, 2005. Disponível em: https://www-di.inf.puc-rio.br/~casanova//Publications/Books/2005-BDG.pdf. </w:t>
      </w:r>
    </w:p>
    <w:p w14:paraId="032CAA0B" w14:textId="77777777" w:rsidR="005B704B" w:rsidRPr="005B704B" w:rsidRDefault="005B704B" w:rsidP="005B704B">
      <w:pPr>
        <w:pStyle w:val="Bibliografia"/>
        <w:rPr>
          <w:rFonts w:cs="Arial"/>
        </w:rPr>
      </w:pPr>
      <w:r w:rsidRPr="005B704B">
        <w:rPr>
          <w:rFonts w:cs="Arial"/>
        </w:rPr>
        <w:t xml:space="preserve">CNEFE. , 2025. Disponível em: https://www.ibge.gov.br/estatisticas/downloads-estatisticas.html?caminho=Cadastro_Nacional_de_Enderecos_para_Fins_Estatisticos/Censo_Demografico_2022/Arquivos_CNEFE/CSV/Municipio. </w:t>
      </w:r>
    </w:p>
    <w:p w14:paraId="63841999" w14:textId="77777777" w:rsidR="005B704B" w:rsidRPr="005B704B" w:rsidRDefault="005B704B" w:rsidP="005B704B">
      <w:pPr>
        <w:pStyle w:val="Bibliografia"/>
        <w:rPr>
          <w:rFonts w:cs="Arial"/>
        </w:rPr>
      </w:pPr>
      <w:r w:rsidRPr="005B704B">
        <w:rPr>
          <w:rFonts w:cs="Arial"/>
        </w:rPr>
        <w:t xml:space="preserve">CUNHA, E. </w:t>
      </w:r>
      <w:r w:rsidRPr="005B704B">
        <w:rPr>
          <w:rFonts w:cs="Arial"/>
          <w:i/>
          <w:iCs/>
        </w:rPr>
        <w:t>et al.</w:t>
      </w:r>
      <w:r w:rsidRPr="005B704B">
        <w:rPr>
          <w:rFonts w:cs="Arial"/>
        </w:rPr>
        <w:t xml:space="preserve"> O cadastro urbano no Brasil: histórico e evolução. </w:t>
      </w:r>
      <w:r w:rsidRPr="005B704B">
        <w:rPr>
          <w:rFonts w:cs="Arial"/>
          <w:b/>
          <w:bCs/>
        </w:rPr>
        <w:t>Revista de Geografia e Ordenamento do Território</w:t>
      </w:r>
      <w:r w:rsidRPr="005B704B">
        <w:rPr>
          <w:rFonts w:cs="Arial"/>
        </w:rPr>
        <w:t>, [</w:t>
      </w:r>
      <w:r w:rsidRPr="005B704B">
        <w:rPr>
          <w:rFonts w:cs="Arial"/>
          <w:i/>
          <w:iCs/>
        </w:rPr>
        <w:t>s. l.</w:t>
      </w:r>
      <w:r w:rsidRPr="005B704B">
        <w:rPr>
          <w:rFonts w:cs="Arial"/>
        </w:rPr>
        <w:t xml:space="preserve">], v. 0, n. 17, p. 55–74, 2019. </w:t>
      </w:r>
    </w:p>
    <w:p w14:paraId="5DD6E5DD" w14:textId="77777777" w:rsidR="005B704B" w:rsidRPr="005B704B" w:rsidRDefault="005B704B" w:rsidP="005B704B">
      <w:pPr>
        <w:pStyle w:val="Bibliografia"/>
        <w:rPr>
          <w:rFonts w:cs="Arial"/>
          <w:lang w:val="en-US"/>
        </w:rPr>
      </w:pPr>
      <w:r w:rsidRPr="005B704B">
        <w:rPr>
          <w:rFonts w:cs="Arial"/>
        </w:rPr>
        <w:t xml:space="preserve">DATE, C. J. </w:t>
      </w:r>
      <w:r w:rsidRPr="005B704B">
        <w:rPr>
          <w:rFonts w:cs="Arial"/>
          <w:b/>
          <w:bCs/>
        </w:rPr>
        <w:t>Introdução a Sistemas De Banco De Dados-Tra.8 Ed..</w:t>
      </w:r>
      <w:r w:rsidRPr="005B704B">
        <w:rPr>
          <w:rFonts w:cs="Arial"/>
        </w:rPr>
        <w:t xml:space="preserve"> </w:t>
      </w:r>
      <w:r w:rsidRPr="005B704B">
        <w:rPr>
          <w:rFonts w:cs="Arial"/>
          <w:lang w:val="en-US"/>
        </w:rPr>
        <w:t>[</w:t>
      </w:r>
      <w:r w:rsidRPr="005B704B">
        <w:rPr>
          <w:rFonts w:cs="Arial"/>
          <w:i/>
          <w:iCs/>
          <w:lang w:val="en-US"/>
        </w:rPr>
        <w:t>S. l.</w:t>
      </w:r>
      <w:r w:rsidRPr="005B704B">
        <w:rPr>
          <w:rFonts w:cs="Arial"/>
          <w:lang w:val="en-US"/>
        </w:rPr>
        <w:t xml:space="preserve">]: Elsevier, 2004. </w:t>
      </w:r>
    </w:p>
    <w:p w14:paraId="183D339E" w14:textId="77777777" w:rsidR="005B704B" w:rsidRPr="005B704B" w:rsidRDefault="005B704B" w:rsidP="005B704B">
      <w:pPr>
        <w:pStyle w:val="Bibliografia"/>
        <w:rPr>
          <w:rFonts w:cs="Arial"/>
          <w:lang w:val="en-US"/>
        </w:rPr>
      </w:pPr>
      <w:r w:rsidRPr="005B704B">
        <w:rPr>
          <w:rFonts w:cs="Arial"/>
          <w:lang w:val="en-US"/>
        </w:rPr>
        <w:t xml:space="preserve">DOWNLOADS | IBGE. </w:t>
      </w:r>
      <w:r w:rsidRPr="005B704B">
        <w:rPr>
          <w:rFonts w:cs="Arial"/>
        </w:rPr>
        <w:t>[</w:t>
      </w:r>
      <w:r w:rsidRPr="005B704B">
        <w:rPr>
          <w:rFonts w:cs="Arial"/>
          <w:i/>
          <w:iCs/>
        </w:rPr>
        <w:t>S. l.</w:t>
      </w:r>
      <w:r w:rsidRPr="005B704B">
        <w:rPr>
          <w:rFonts w:cs="Arial"/>
        </w:rPr>
        <w:t xml:space="preserve">], 2025. Disponível em: https://ftp.ibge.gov.br/Perfil_Municipios/2019/Base_de_Dados/. </w:t>
      </w:r>
      <w:r w:rsidRPr="005B704B">
        <w:rPr>
          <w:rFonts w:cs="Arial"/>
          <w:lang w:val="en-US"/>
        </w:rPr>
        <w:t xml:space="preserve">Acesso em: 19 jul. 2025. </w:t>
      </w:r>
    </w:p>
    <w:p w14:paraId="7EF1F030" w14:textId="77777777" w:rsidR="005B704B" w:rsidRPr="005B704B" w:rsidRDefault="005B704B" w:rsidP="005B704B">
      <w:pPr>
        <w:pStyle w:val="Bibliografia"/>
        <w:rPr>
          <w:rFonts w:cs="Arial"/>
        </w:rPr>
      </w:pPr>
      <w:r w:rsidRPr="005B704B">
        <w:rPr>
          <w:rFonts w:cs="Arial"/>
          <w:lang w:val="en-US"/>
        </w:rPr>
        <w:t xml:space="preserve">ELIAS, E. N. N. </w:t>
      </w:r>
      <w:r w:rsidRPr="005B704B">
        <w:rPr>
          <w:rFonts w:cs="Arial"/>
          <w:i/>
          <w:iCs/>
          <w:lang w:val="en-US"/>
        </w:rPr>
        <w:t>et al.</w:t>
      </w:r>
      <w:r w:rsidRPr="005B704B">
        <w:rPr>
          <w:rFonts w:cs="Arial"/>
          <w:lang w:val="en-US"/>
        </w:rPr>
        <w:t xml:space="preserve"> The quality of OpenStreetMap in a large metropolis in northeast Brazil: Preliminary assessment of geospatial data for road axes. </w:t>
      </w:r>
      <w:r w:rsidRPr="005B704B">
        <w:rPr>
          <w:rFonts w:cs="Arial"/>
          <w:b/>
          <w:bCs/>
        </w:rPr>
        <w:t>Boletim de Ciências Geodésicas</w:t>
      </w:r>
      <w:r w:rsidRPr="005B704B">
        <w:rPr>
          <w:rFonts w:cs="Arial"/>
        </w:rPr>
        <w:t>, [</w:t>
      </w:r>
      <w:r w:rsidRPr="005B704B">
        <w:rPr>
          <w:rFonts w:cs="Arial"/>
          <w:i/>
          <w:iCs/>
        </w:rPr>
        <w:t>s. l.</w:t>
      </w:r>
      <w:r w:rsidRPr="005B704B">
        <w:rPr>
          <w:rFonts w:cs="Arial"/>
        </w:rPr>
        <w:t xml:space="preserve">], v. 26, n. 3, p. e2020012, 2020. </w:t>
      </w:r>
    </w:p>
    <w:p w14:paraId="22985FB2" w14:textId="77777777" w:rsidR="005B704B" w:rsidRPr="005B704B" w:rsidRDefault="005B704B" w:rsidP="005B704B">
      <w:pPr>
        <w:pStyle w:val="Bibliografia"/>
        <w:rPr>
          <w:rFonts w:cs="Arial"/>
          <w:lang w:val="es-ES"/>
        </w:rPr>
      </w:pPr>
      <w:r w:rsidRPr="005B704B">
        <w:rPr>
          <w:rFonts w:cs="Arial"/>
          <w:lang w:val="en-US"/>
        </w:rPr>
        <w:t xml:space="preserve">ENEMARK, S.; MCLAREN, R.; LEMMEN, C. Fit-for-Purpose Land Administration—Providing Secure Land Rights at Scale. </w:t>
      </w:r>
      <w:r w:rsidRPr="005B704B">
        <w:rPr>
          <w:rFonts w:cs="Arial"/>
          <w:b/>
          <w:bCs/>
          <w:lang w:val="es-ES"/>
        </w:rPr>
        <w:t>Land</w:t>
      </w:r>
      <w:r w:rsidRPr="005B704B">
        <w:rPr>
          <w:rFonts w:cs="Arial"/>
          <w:lang w:val="es-ES"/>
        </w:rPr>
        <w:t>, [</w:t>
      </w:r>
      <w:r w:rsidRPr="005B704B">
        <w:rPr>
          <w:rFonts w:cs="Arial"/>
          <w:i/>
          <w:iCs/>
          <w:lang w:val="es-ES"/>
        </w:rPr>
        <w:t>s. l.</w:t>
      </w:r>
      <w:r w:rsidRPr="005B704B">
        <w:rPr>
          <w:rFonts w:cs="Arial"/>
          <w:lang w:val="es-ES"/>
        </w:rPr>
        <w:t xml:space="preserve">], v. 10, n. 9, p. 972, 2021. </w:t>
      </w:r>
    </w:p>
    <w:p w14:paraId="4A9BE5B0" w14:textId="77777777" w:rsidR="005B704B" w:rsidRPr="005B704B" w:rsidRDefault="005B704B" w:rsidP="005B704B">
      <w:pPr>
        <w:pStyle w:val="Bibliografia"/>
        <w:rPr>
          <w:rFonts w:cs="Arial"/>
          <w:lang w:val="en-US"/>
        </w:rPr>
      </w:pPr>
      <w:r w:rsidRPr="005B704B">
        <w:rPr>
          <w:rFonts w:cs="Arial"/>
          <w:lang w:val="es-ES"/>
        </w:rPr>
        <w:t xml:space="preserve">ERBA, D. A. </w:t>
      </w:r>
      <w:r w:rsidRPr="005B704B">
        <w:rPr>
          <w:rFonts w:cs="Arial"/>
          <w:b/>
          <w:bCs/>
          <w:lang w:val="es-ES"/>
        </w:rPr>
        <w:t>Catastro multifinalitario aplicado a la definición de políticas de suelo en América Latina</w:t>
      </w:r>
      <w:r w:rsidRPr="005B704B">
        <w:rPr>
          <w:rFonts w:cs="Arial"/>
          <w:lang w:val="es-ES"/>
        </w:rPr>
        <w:t xml:space="preserve">. </w:t>
      </w:r>
      <w:r w:rsidRPr="005B704B">
        <w:rPr>
          <w:rFonts w:cs="Arial"/>
          <w:lang w:val="en-US"/>
        </w:rPr>
        <w:t xml:space="preserve">Cambridge, MA: Lincoln Institute of Land Policy, 2007. </w:t>
      </w:r>
    </w:p>
    <w:p w14:paraId="59C7695A" w14:textId="77777777" w:rsidR="005B704B" w:rsidRPr="005B704B" w:rsidRDefault="005B704B" w:rsidP="005B704B">
      <w:pPr>
        <w:pStyle w:val="Bibliografia"/>
        <w:rPr>
          <w:rFonts w:cs="Arial"/>
          <w:lang w:val="en-US"/>
        </w:rPr>
      </w:pPr>
      <w:r w:rsidRPr="005B704B">
        <w:rPr>
          <w:rFonts w:cs="Arial"/>
          <w:lang w:val="en-US"/>
        </w:rPr>
        <w:t xml:space="preserve">FIELDING, R. T. </w:t>
      </w:r>
      <w:r w:rsidRPr="005B704B">
        <w:rPr>
          <w:rFonts w:cs="Arial"/>
          <w:b/>
          <w:bCs/>
          <w:lang w:val="en-US"/>
        </w:rPr>
        <w:t>Architectural styles and the design of network-based software architectures</w:t>
      </w:r>
      <w:r w:rsidRPr="005B704B">
        <w:rPr>
          <w:rFonts w:cs="Arial"/>
          <w:lang w:val="en-US"/>
        </w:rPr>
        <w:t>. [</w:t>
      </w:r>
      <w:r w:rsidRPr="005B704B">
        <w:rPr>
          <w:rFonts w:cs="Arial"/>
          <w:i/>
          <w:iCs/>
          <w:lang w:val="en-US"/>
        </w:rPr>
        <w:t>S. l.</w:t>
      </w:r>
      <w:r w:rsidRPr="005B704B">
        <w:rPr>
          <w:rFonts w:cs="Arial"/>
          <w:lang w:val="en-US"/>
        </w:rPr>
        <w:t xml:space="preserve">]: University of California, Irvine, 2000. </w:t>
      </w:r>
    </w:p>
    <w:p w14:paraId="5221886C" w14:textId="77777777" w:rsidR="005B704B" w:rsidRPr="005B704B" w:rsidRDefault="005B704B" w:rsidP="005B704B">
      <w:pPr>
        <w:pStyle w:val="Bibliografia"/>
        <w:rPr>
          <w:rFonts w:cs="Arial"/>
          <w:lang w:val="en-US"/>
        </w:rPr>
      </w:pPr>
      <w:r w:rsidRPr="005B704B">
        <w:rPr>
          <w:rFonts w:cs="Arial"/>
          <w:lang w:val="en-US"/>
        </w:rPr>
        <w:t xml:space="preserve">GOODCHILD, M. F. Citizens as sensors: the world of volunteered geography. </w:t>
      </w:r>
      <w:r w:rsidRPr="005B704B">
        <w:rPr>
          <w:rFonts w:cs="Arial"/>
          <w:b/>
          <w:bCs/>
          <w:lang w:val="en-US"/>
        </w:rPr>
        <w:t>GeoJournal</w:t>
      </w:r>
      <w:r w:rsidRPr="005B704B">
        <w:rPr>
          <w:rFonts w:cs="Arial"/>
          <w:lang w:val="en-US"/>
        </w:rPr>
        <w:t>, [</w:t>
      </w:r>
      <w:r w:rsidRPr="005B704B">
        <w:rPr>
          <w:rFonts w:cs="Arial"/>
          <w:i/>
          <w:iCs/>
          <w:lang w:val="en-US"/>
        </w:rPr>
        <w:t>s. l.</w:t>
      </w:r>
      <w:r w:rsidRPr="005B704B">
        <w:rPr>
          <w:rFonts w:cs="Arial"/>
          <w:lang w:val="en-US"/>
        </w:rPr>
        <w:t xml:space="preserve">], v. 69, n. 4, p. 211–221, 2007. </w:t>
      </w:r>
    </w:p>
    <w:p w14:paraId="6B7B7232" w14:textId="77777777" w:rsidR="005B704B" w:rsidRPr="005B704B" w:rsidRDefault="005B704B" w:rsidP="005B704B">
      <w:pPr>
        <w:pStyle w:val="Bibliografia"/>
        <w:rPr>
          <w:rFonts w:cs="Arial"/>
        </w:rPr>
      </w:pPr>
      <w:r w:rsidRPr="005B704B">
        <w:rPr>
          <w:rFonts w:cs="Arial"/>
          <w:lang w:val="en-US"/>
        </w:rPr>
        <w:t xml:space="preserve">GOOGLE. </w:t>
      </w:r>
      <w:r w:rsidRPr="005B704B">
        <w:rPr>
          <w:rFonts w:cs="Arial"/>
          <w:b/>
          <w:bCs/>
          <w:lang w:val="en-US"/>
        </w:rPr>
        <w:t>Geocoding API</w:t>
      </w:r>
      <w:r w:rsidRPr="005B704B">
        <w:rPr>
          <w:rFonts w:cs="Arial"/>
          <w:lang w:val="en-US"/>
        </w:rPr>
        <w:t>. [</w:t>
      </w:r>
      <w:r w:rsidRPr="005B704B">
        <w:rPr>
          <w:rFonts w:cs="Arial"/>
          <w:i/>
          <w:iCs/>
          <w:lang w:val="en-US"/>
        </w:rPr>
        <w:t>S. l.</w:t>
      </w:r>
      <w:r w:rsidRPr="005B704B">
        <w:rPr>
          <w:rFonts w:cs="Arial"/>
          <w:lang w:val="en-US"/>
        </w:rPr>
        <w:t>]: [</w:t>
      </w:r>
      <w:r w:rsidRPr="005B704B">
        <w:rPr>
          <w:rFonts w:cs="Arial"/>
          <w:i/>
          <w:iCs/>
          <w:lang w:val="en-US"/>
        </w:rPr>
        <w:t>s. d.</w:t>
      </w:r>
      <w:r w:rsidRPr="005B704B">
        <w:rPr>
          <w:rFonts w:cs="Arial"/>
          <w:lang w:val="en-US"/>
        </w:rPr>
        <w:t xml:space="preserve">], 2026. </w:t>
      </w:r>
      <w:r w:rsidRPr="005B704B">
        <w:rPr>
          <w:rFonts w:cs="Arial"/>
        </w:rPr>
        <w:t>Disponível em: https://developers.google.com/maps/documentation/geocoding/overview. .</w:t>
      </w:r>
    </w:p>
    <w:p w14:paraId="79D8D5A2" w14:textId="77777777" w:rsidR="005B704B" w:rsidRPr="005B704B" w:rsidRDefault="005B704B" w:rsidP="005B704B">
      <w:pPr>
        <w:pStyle w:val="Bibliografia"/>
        <w:rPr>
          <w:rFonts w:cs="Arial"/>
          <w:lang w:val="en-US"/>
        </w:rPr>
      </w:pPr>
      <w:r w:rsidRPr="005B704B">
        <w:rPr>
          <w:rFonts w:cs="Arial"/>
        </w:rPr>
        <w:lastRenderedPageBreak/>
        <w:t>JSON API DE PESQUISA PERSONALIZADA | PROGRAMMABLE SEARCH ENGINE. [</w:t>
      </w:r>
      <w:r w:rsidRPr="005B704B">
        <w:rPr>
          <w:rFonts w:cs="Arial"/>
          <w:i/>
          <w:iCs/>
        </w:rPr>
        <w:t>S. l.</w:t>
      </w:r>
      <w:r w:rsidRPr="005B704B">
        <w:rPr>
          <w:rFonts w:cs="Arial"/>
        </w:rPr>
        <w:t>], [</w:t>
      </w:r>
      <w:r w:rsidRPr="005B704B">
        <w:rPr>
          <w:rFonts w:cs="Arial"/>
          <w:i/>
          <w:iCs/>
        </w:rPr>
        <w:t>s. d.</w:t>
      </w:r>
      <w:r w:rsidRPr="005B704B">
        <w:rPr>
          <w:rFonts w:cs="Arial"/>
        </w:rPr>
        <w:t xml:space="preserve">]. Disponível em: https://developers.google.com/custom-search/v1/overview?hl=pt-br. </w:t>
      </w:r>
      <w:r w:rsidRPr="005B704B">
        <w:rPr>
          <w:rFonts w:cs="Arial"/>
          <w:lang w:val="en-US"/>
        </w:rPr>
        <w:t xml:space="preserve">Acesso em: 27 dez. 2025. </w:t>
      </w:r>
    </w:p>
    <w:p w14:paraId="0E88903B" w14:textId="77777777" w:rsidR="005B704B" w:rsidRPr="005B704B" w:rsidRDefault="005B704B" w:rsidP="005B704B">
      <w:pPr>
        <w:pStyle w:val="Bibliografia"/>
        <w:rPr>
          <w:rFonts w:cs="Arial"/>
          <w:lang w:val="en-US"/>
        </w:rPr>
      </w:pPr>
      <w:r w:rsidRPr="005B704B">
        <w:rPr>
          <w:rFonts w:cs="Arial"/>
          <w:lang w:val="en-US"/>
        </w:rPr>
        <w:t xml:space="preserve">HAKLAY, M. How Good is Volunteered Geographical Information? A Comparative Study of OpenStreetMap and Ordnance Survey Datasets. </w:t>
      </w:r>
      <w:r w:rsidRPr="005B704B">
        <w:rPr>
          <w:rFonts w:cs="Arial"/>
          <w:b/>
          <w:bCs/>
          <w:lang w:val="en-US"/>
        </w:rPr>
        <w:t>Environment and Planning B: Planning and Design</w:t>
      </w:r>
      <w:r w:rsidRPr="005B704B">
        <w:rPr>
          <w:rFonts w:cs="Arial"/>
          <w:lang w:val="en-US"/>
        </w:rPr>
        <w:t>, [</w:t>
      </w:r>
      <w:r w:rsidRPr="005B704B">
        <w:rPr>
          <w:rFonts w:cs="Arial"/>
          <w:i/>
          <w:iCs/>
          <w:lang w:val="en-US"/>
        </w:rPr>
        <w:t>s. l.</w:t>
      </w:r>
      <w:r w:rsidRPr="005B704B">
        <w:rPr>
          <w:rFonts w:cs="Arial"/>
          <w:lang w:val="en-US"/>
        </w:rPr>
        <w:t xml:space="preserve">], v. 37, n. 4, p. 682–703, 2010. </w:t>
      </w:r>
    </w:p>
    <w:p w14:paraId="2811DBF6" w14:textId="77777777" w:rsidR="005B704B" w:rsidRPr="005B704B" w:rsidRDefault="005B704B" w:rsidP="005B704B">
      <w:pPr>
        <w:pStyle w:val="Bibliografia"/>
        <w:rPr>
          <w:rFonts w:cs="Arial"/>
        </w:rPr>
      </w:pPr>
      <w:r w:rsidRPr="005B704B">
        <w:rPr>
          <w:rFonts w:cs="Arial"/>
          <w:lang w:val="en-US"/>
        </w:rPr>
        <w:t xml:space="preserve">HAKLAY, M.; WEBER, P. OpenStreetMap: User-Generated Street Maps. </w:t>
      </w:r>
      <w:r w:rsidRPr="005B704B">
        <w:rPr>
          <w:rFonts w:cs="Arial"/>
          <w:b/>
          <w:bCs/>
        </w:rPr>
        <w:t>IEEE Pervasive Computing</w:t>
      </w:r>
      <w:r w:rsidRPr="005B704B">
        <w:rPr>
          <w:rFonts w:cs="Arial"/>
        </w:rPr>
        <w:t>, [</w:t>
      </w:r>
      <w:r w:rsidRPr="005B704B">
        <w:rPr>
          <w:rFonts w:cs="Arial"/>
          <w:i/>
          <w:iCs/>
        </w:rPr>
        <w:t>s. l.</w:t>
      </w:r>
      <w:r w:rsidRPr="005B704B">
        <w:rPr>
          <w:rFonts w:cs="Arial"/>
        </w:rPr>
        <w:t xml:space="preserve">], v. 7, n. 4, p. 12–18, 2008. </w:t>
      </w:r>
    </w:p>
    <w:p w14:paraId="50302C81" w14:textId="77777777" w:rsidR="005B704B" w:rsidRPr="005B704B" w:rsidRDefault="005B704B" w:rsidP="005B704B">
      <w:pPr>
        <w:pStyle w:val="Bibliografia"/>
        <w:rPr>
          <w:rFonts w:cs="Arial"/>
        </w:rPr>
      </w:pPr>
      <w:r w:rsidRPr="005B704B">
        <w:rPr>
          <w:rFonts w:cs="Arial"/>
        </w:rPr>
        <w:t xml:space="preserve">IBGE. </w:t>
      </w:r>
      <w:r w:rsidRPr="005B704B">
        <w:rPr>
          <w:rFonts w:cs="Arial"/>
          <w:b/>
          <w:bCs/>
        </w:rPr>
        <w:t>Cadastro Nacional de Endereços para Fins Estatísticos | IBGE</w:t>
      </w:r>
      <w:r w:rsidRPr="005B704B">
        <w:rPr>
          <w:rFonts w:cs="Arial"/>
        </w:rPr>
        <w:t>. [</w:t>
      </w:r>
      <w:r w:rsidRPr="005B704B">
        <w:rPr>
          <w:rFonts w:cs="Arial"/>
          <w:i/>
          <w:iCs/>
        </w:rPr>
        <w:t>S. l.</w:t>
      </w:r>
      <w:r w:rsidRPr="005B704B">
        <w:rPr>
          <w:rFonts w:cs="Arial"/>
        </w:rPr>
        <w:t xml:space="preserve">], 2025a. Disponível em: https://www.ibge.gov.br/estatisticas/sociais/habitacao/38734-cadastro-nacional-de-enderecos-para-fins-estatisticos.html?=&amp;t=o-que-e. Acesso em: 4 jun. 2025. </w:t>
      </w:r>
    </w:p>
    <w:p w14:paraId="63283D48" w14:textId="77777777" w:rsidR="005B704B" w:rsidRPr="005B704B" w:rsidRDefault="005B704B" w:rsidP="005B704B">
      <w:pPr>
        <w:pStyle w:val="Bibliografia"/>
        <w:rPr>
          <w:rFonts w:cs="Arial"/>
        </w:rPr>
      </w:pPr>
      <w:r w:rsidRPr="005B704B">
        <w:rPr>
          <w:rFonts w:cs="Arial"/>
        </w:rPr>
        <w:t>IBGE. Censo 2022. , 2022a. Disponível em: https://www.ibge.gov.br/estatisticas/downloads-estatisticas.html?caminho=Censos/Censo_Demografico_2022/. Acesso em: 2 mar. 2025.</w:t>
      </w:r>
    </w:p>
    <w:p w14:paraId="19C3ECFE" w14:textId="77777777" w:rsidR="005B704B" w:rsidRPr="005B704B" w:rsidRDefault="005B704B" w:rsidP="005B704B">
      <w:pPr>
        <w:pStyle w:val="Bibliografia"/>
        <w:rPr>
          <w:rFonts w:cs="Arial"/>
        </w:rPr>
      </w:pPr>
      <w:r w:rsidRPr="005B704B">
        <w:rPr>
          <w:rFonts w:cs="Arial"/>
        </w:rPr>
        <w:t xml:space="preserve">IBGE. </w:t>
      </w:r>
      <w:r w:rsidRPr="005B704B">
        <w:rPr>
          <w:rFonts w:cs="Arial"/>
          <w:b/>
          <w:bCs/>
        </w:rPr>
        <w:t>Censo Demográfico 2022. Coordenadas Geográficas dos Endereços. Nota metodológica n. 01</w:t>
      </w:r>
      <w:r w:rsidRPr="005B704B">
        <w:rPr>
          <w:rFonts w:cs="Arial"/>
        </w:rPr>
        <w:t>. [</w:t>
      </w:r>
      <w:r w:rsidRPr="005B704B">
        <w:rPr>
          <w:rFonts w:cs="Arial"/>
          <w:i/>
          <w:iCs/>
        </w:rPr>
        <w:t>S. l.</w:t>
      </w:r>
      <w:r w:rsidRPr="005B704B">
        <w:rPr>
          <w:rFonts w:cs="Arial"/>
        </w:rPr>
        <w:t>]: [</w:t>
      </w:r>
      <w:r w:rsidRPr="005B704B">
        <w:rPr>
          <w:rFonts w:cs="Arial"/>
          <w:i/>
          <w:iCs/>
        </w:rPr>
        <w:t>s. d.</w:t>
      </w:r>
      <w:r w:rsidRPr="005B704B">
        <w:rPr>
          <w:rFonts w:cs="Arial"/>
        </w:rPr>
        <w:t xml:space="preserve">], 2024. Disponível em: https://biblioteca.ibge.gov.br/visualizacao/livros/liv102063.pdf. </w:t>
      </w:r>
    </w:p>
    <w:p w14:paraId="0C678D17" w14:textId="77777777" w:rsidR="005B704B" w:rsidRPr="005B704B" w:rsidRDefault="005B704B" w:rsidP="005B704B">
      <w:pPr>
        <w:pStyle w:val="Bibliografia"/>
        <w:rPr>
          <w:rFonts w:cs="Arial"/>
        </w:rPr>
      </w:pPr>
      <w:r w:rsidRPr="005B704B">
        <w:rPr>
          <w:rFonts w:cs="Arial"/>
        </w:rPr>
        <w:t xml:space="preserve">IBGE. </w:t>
      </w:r>
      <w:r w:rsidRPr="005B704B">
        <w:rPr>
          <w:rFonts w:cs="Arial"/>
          <w:b/>
          <w:bCs/>
        </w:rPr>
        <w:t>Códigos dos Municípios | IBGE</w:t>
      </w:r>
      <w:r w:rsidRPr="005B704B">
        <w:rPr>
          <w:rFonts w:cs="Arial"/>
        </w:rPr>
        <w:t>. [</w:t>
      </w:r>
      <w:r w:rsidRPr="005B704B">
        <w:rPr>
          <w:rFonts w:cs="Arial"/>
          <w:i/>
          <w:iCs/>
        </w:rPr>
        <w:t>S. l.</w:t>
      </w:r>
      <w:r w:rsidRPr="005B704B">
        <w:rPr>
          <w:rFonts w:cs="Arial"/>
        </w:rPr>
        <w:t xml:space="preserve">], 2025b. Disponível em: https://www.ibge.gov.br/explica/codigos-dos-municipios.php. Acesso em: 17 nov. 2025. </w:t>
      </w:r>
    </w:p>
    <w:p w14:paraId="7B9C6366" w14:textId="77777777" w:rsidR="005B704B" w:rsidRPr="005B704B" w:rsidRDefault="005B704B" w:rsidP="005B704B">
      <w:pPr>
        <w:pStyle w:val="Bibliografia"/>
        <w:rPr>
          <w:rFonts w:cs="Arial"/>
        </w:rPr>
      </w:pPr>
      <w:r w:rsidRPr="005B704B">
        <w:rPr>
          <w:rFonts w:cs="Arial"/>
        </w:rPr>
        <w:t xml:space="preserve">IBGE. </w:t>
      </w:r>
      <w:r w:rsidRPr="005B704B">
        <w:rPr>
          <w:rFonts w:cs="Arial"/>
          <w:b/>
          <w:bCs/>
        </w:rPr>
        <w:t>Manual do Recenseador: Censo Demográfico 2022</w:t>
      </w:r>
      <w:r w:rsidRPr="005B704B">
        <w:rPr>
          <w:rFonts w:cs="Arial"/>
        </w:rPr>
        <w:t xml:space="preserve">. Rio de Janeiro: IBGE, 2022b. Disponível em: https://censo2022.ibge.gov.br/component/rsfiles/download-file/files.html?path=censo2021%252Fmanuais%252FManual_Recenseador_CD_1_09.pdf. </w:t>
      </w:r>
    </w:p>
    <w:p w14:paraId="399E3B2A" w14:textId="77777777" w:rsidR="005B704B" w:rsidRPr="005B704B" w:rsidRDefault="005B704B" w:rsidP="005B704B">
      <w:pPr>
        <w:pStyle w:val="Bibliografia"/>
        <w:rPr>
          <w:rFonts w:cs="Arial"/>
          <w:lang w:val="en-US"/>
        </w:rPr>
      </w:pPr>
      <w:r w:rsidRPr="005B704B">
        <w:rPr>
          <w:rFonts w:cs="Arial"/>
        </w:rPr>
        <w:t xml:space="preserve">IBGE. </w:t>
      </w:r>
      <w:r w:rsidRPr="005B704B">
        <w:rPr>
          <w:rFonts w:cs="Arial"/>
          <w:b/>
          <w:bCs/>
        </w:rPr>
        <w:t>MUNIC 2019</w:t>
      </w:r>
      <w:r w:rsidRPr="005B704B">
        <w:rPr>
          <w:rFonts w:cs="Arial"/>
        </w:rPr>
        <w:t>. [</w:t>
      </w:r>
      <w:r w:rsidRPr="005B704B">
        <w:rPr>
          <w:rFonts w:cs="Arial"/>
          <w:i/>
          <w:iCs/>
        </w:rPr>
        <w:t>S. l.</w:t>
      </w:r>
      <w:r w:rsidRPr="005B704B">
        <w:rPr>
          <w:rFonts w:cs="Arial"/>
        </w:rPr>
        <w:t xml:space="preserve">], 2019. Disponível em: https://ftp.ibge.gov.br/Perfil_Municipios/2019/Base_de_Dados/. </w:t>
      </w:r>
      <w:r w:rsidRPr="005B704B">
        <w:rPr>
          <w:rFonts w:cs="Arial"/>
          <w:lang w:val="en-US"/>
        </w:rPr>
        <w:t xml:space="preserve">Acesso em: 19 jul. 2025. </w:t>
      </w:r>
    </w:p>
    <w:p w14:paraId="06507E85" w14:textId="77777777" w:rsidR="005B704B" w:rsidRPr="005B704B" w:rsidRDefault="005B704B" w:rsidP="005B704B">
      <w:pPr>
        <w:pStyle w:val="Bibliografia"/>
        <w:rPr>
          <w:rFonts w:cs="Arial"/>
        </w:rPr>
      </w:pPr>
      <w:r w:rsidRPr="005B704B">
        <w:rPr>
          <w:rFonts w:cs="Arial"/>
          <w:lang w:val="en-US"/>
        </w:rPr>
        <w:t xml:space="preserve">IBM. </w:t>
      </w:r>
      <w:r w:rsidRPr="005B704B">
        <w:rPr>
          <w:rFonts w:cs="Arial"/>
          <w:b/>
          <w:bCs/>
          <w:lang w:val="en-US"/>
        </w:rPr>
        <w:t>Rational Software Architect Standard Edition 7.5.5</w:t>
      </w:r>
      <w:r w:rsidRPr="005B704B">
        <w:rPr>
          <w:rFonts w:cs="Arial"/>
          <w:lang w:val="en-US"/>
        </w:rPr>
        <w:t>. [</w:t>
      </w:r>
      <w:r w:rsidRPr="005B704B">
        <w:rPr>
          <w:rFonts w:cs="Arial"/>
          <w:i/>
          <w:iCs/>
          <w:lang w:val="en-US"/>
        </w:rPr>
        <w:t>S. l.</w:t>
      </w:r>
      <w:r w:rsidRPr="005B704B">
        <w:rPr>
          <w:rFonts w:cs="Arial"/>
          <w:lang w:val="en-US"/>
        </w:rPr>
        <w:t xml:space="preserve">], 2021. </w:t>
      </w:r>
      <w:r w:rsidRPr="005B704B">
        <w:rPr>
          <w:rFonts w:cs="Arial"/>
        </w:rPr>
        <w:t xml:space="preserve">Disponível em: https://www.ibm.com/docs/pt-br/rsas/7.5.0?topic=diagrams-relationships-in-class. Acesso em: 6 dez. 2024. </w:t>
      </w:r>
    </w:p>
    <w:p w14:paraId="59127A00" w14:textId="77777777" w:rsidR="005B704B" w:rsidRPr="005B704B" w:rsidRDefault="005B704B" w:rsidP="005B704B">
      <w:pPr>
        <w:pStyle w:val="Bibliografia"/>
        <w:rPr>
          <w:rFonts w:cs="Arial"/>
        </w:rPr>
      </w:pPr>
      <w:r w:rsidRPr="005B704B">
        <w:rPr>
          <w:rFonts w:cs="Arial"/>
        </w:rPr>
        <w:t xml:space="preserve">ISO. </w:t>
      </w:r>
      <w:r w:rsidRPr="005B704B">
        <w:rPr>
          <w:rFonts w:cs="Arial"/>
          <w:b/>
          <w:bCs/>
        </w:rPr>
        <w:t>ISO 19152:2012(en), Geographic information — Land Administration Domain Model (LADM)</w:t>
      </w:r>
      <w:r w:rsidRPr="005B704B">
        <w:rPr>
          <w:rFonts w:cs="Arial"/>
        </w:rPr>
        <w:t>. [</w:t>
      </w:r>
      <w:r w:rsidRPr="005B704B">
        <w:rPr>
          <w:rFonts w:cs="Arial"/>
          <w:i/>
          <w:iCs/>
        </w:rPr>
        <w:t>S. l.</w:t>
      </w:r>
      <w:r w:rsidRPr="005B704B">
        <w:rPr>
          <w:rFonts w:cs="Arial"/>
        </w:rPr>
        <w:t xml:space="preserve">], 2012. Disponível em: https://www.iso.org/obp/ui/en/#iso:std:iso:19152:ed-1:v1:en. Acesso em: 6 dez. 2024. </w:t>
      </w:r>
    </w:p>
    <w:p w14:paraId="34DF28FE" w14:textId="77777777" w:rsidR="005B704B" w:rsidRPr="005B704B" w:rsidRDefault="005B704B" w:rsidP="005B704B">
      <w:pPr>
        <w:pStyle w:val="Bibliografia"/>
        <w:rPr>
          <w:rFonts w:cs="Arial"/>
          <w:lang w:val="en-US"/>
        </w:rPr>
      </w:pPr>
      <w:r w:rsidRPr="005B704B">
        <w:rPr>
          <w:rFonts w:cs="Arial"/>
        </w:rPr>
        <w:t>JAVASCRIPT | MDN. [</w:t>
      </w:r>
      <w:r w:rsidRPr="005B704B">
        <w:rPr>
          <w:rFonts w:cs="Arial"/>
          <w:i/>
          <w:iCs/>
        </w:rPr>
        <w:t>S. l.</w:t>
      </w:r>
      <w:r w:rsidRPr="005B704B">
        <w:rPr>
          <w:rFonts w:cs="Arial"/>
        </w:rPr>
        <w:t xml:space="preserve">], 2025. Disponível em: https://developer.mozilla.org/pt-BR/docs/Web/JavaScript. </w:t>
      </w:r>
      <w:r w:rsidRPr="005B704B">
        <w:rPr>
          <w:rFonts w:cs="Arial"/>
          <w:lang w:val="en-US"/>
        </w:rPr>
        <w:t xml:space="preserve">Acesso em: 10 ago. 2025. </w:t>
      </w:r>
    </w:p>
    <w:p w14:paraId="70346DB0" w14:textId="77777777" w:rsidR="005B704B" w:rsidRPr="005B704B" w:rsidRDefault="005B704B" w:rsidP="005B704B">
      <w:pPr>
        <w:pStyle w:val="Bibliografia"/>
        <w:rPr>
          <w:rFonts w:cs="Arial"/>
          <w:lang w:val="en-US"/>
        </w:rPr>
      </w:pPr>
      <w:r w:rsidRPr="005B704B">
        <w:rPr>
          <w:rFonts w:cs="Arial"/>
          <w:lang w:val="en-US"/>
        </w:rPr>
        <w:t xml:space="preserve">KOEVA, M. </w:t>
      </w:r>
      <w:r w:rsidRPr="005B704B">
        <w:rPr>
          <w:rFonts w:cs="Arial"/>
          <w:i/>
          <w:iCs/>
          <w:lang w:val="en-US"/>
        </w:rPr>
        <w:t>et al.</w:t>
      </w:r>
      <w:r w:rsidRPr="005B704B">
        <w:rPr>
          <w:rFonts w:cs="Arial"/>
          <w:lang w:val="en-US"/>
        </w:rPr>
        <w:t xml:space="preserve"> Geospatial Tool and Geocloud Platform Innovations: A Fit-for-Purpose Land Administration Assessment. </w:t>
      </w:r>
      <w:r w:rsidRPr="005B704B">
        <w:rPr>
          <w:rFonts w:cs="Arial"/>
          <w:b/>
          <w:bCs/>
          <w:lang w:val="en-US"/>
        </w:rPr>
        <w:t>Land</w:t>
      </w:r>
      <w:r w:rsidRPr="005B704B">
        <w:rPr>
          <w:rFonts w:cs="Arial"/>
          <w:lang w:val="en-US"/>
        </w:rPr>
        <w:t>, [</w:t>
      </w:r>
      <w:r w:rsidRPr="005B704B">
        <w:rPr>
          <w:rFonts w:cs="Arial"/>
          <w:i/>
          <w:iCs/>
          <w:lang w:val="en-US"/>
        </w:rPr>
        <w:t>s. l.</w:t>
      </w:r>
      <w:r w:rsidRPr="005B704B">
        <w:rPr>
          <w:rFonts w:cs="Arial"/>
          <w:lang w:val="en-US"/>
        </w:rPr>
        <w:t xml:space="preserve">], v. 10, n. 6, p. 557, 2021. </w:t>
      </w:r>
    </w:p>
    <w:p w14:paraId="2660FBD7" w14:textId="77777777" w:rsidR="005B704B" w:rsidRPr="005B704B" w:rsidRDefault="005B704B" w:rsidP="005B704B">
      <w:pPr>
        <w:pStyle w:val="Bibliografia"/>
        <w:rPr>
          <w:rFonts w:cs="Arial"/>
        </w:rPr>
      </w:pPr>
      <w:r w:rsidRPr="005B704B">
        <w:rPr>
          <w:rFonts w:cs="Arial"/>
          <w:lang w:val="en-US"/>
        </w:rPr>
        <w:lastRenderedPageBreak/>
        <w:t xml:space="preserve">LEAFLET - A JAVASCRIPT LIBRARY FOR INTERACTIVE MAPS. </w:t>
      </w:r>
      <w:r w:rsidRPr="005B704B">
        <w:rPr>
          <w:rFonts w:cs="Arial"/>
        </w:rPr>
        <w:t>[</w:t>
      </w:r>
      <w:r w:rsidRPr="005B704B">
        <w:rPr>
          <w:rFonts w:cs="Arial"/>
          <w:i/>
          <w:iCs/>
        </w:rPr>
        <w:t>S. l.</w:t>
      </w:r>
      <w:r w:rsidRPr="005B704B">
        <w:rPr>
          <w:rFonts w:cs="Arial"/>
        </w:rPr>
        <w:t xml:space="preserve">], 2025. Disponível em: https://leafletjs.com/. Acesso em: 10 ago. 2025. </w:t>
      </w:r>
    </w:p>
    <w:p w14:paraId="71AA272B" w14:textId="77777777" w:rsidR="005B704B" w:rsidRPr="005B704B" w:rsidRDefault="005B704B" w:rsidP="005B704B">
      <w:pPr>
        <w:pStyle w:val="Bibliografia"/>
        <w:rPr>
          <w:rFonts w:cs="Arial"/>
        </w:rPr>
      </w:pPr>
      <w:r w:rsidRPr="005B704B">
        <w:rPr>
          <w:rFonts w:cs="Arial"/>
        </w:rPr>
        <w:t>LGPD - LEI N</w:t>
      </w:r>
      <w:r w:rsidRPr="005B704B">
        <w:rPr>
          <w:rFonts w:cs="Arial"/>
          <w:vertAlign w:val="superscript"/>
        </w:rPr>
        <w:t>o</w:t>
      </w:r>
      <w:r w:rsidRPr="005B704B">
        <w:rPr>
          <w:rFonts w:cs="Arial"/>
        </w:rPr>
        <w:t xml:space="preserve"> 13.709/2018. Congresso Nacional - Brasil. 14 ago. 2018. Disponível em: https://www2.camara.leg.br/legin/fed/lei/2018/lei-13709-14-agosto-2018-787077-publicacaooriginal-156212-pl.html. </w:t>
      </w:r>
    </w:p>
    <w:p w14:paraId="27AD8213" w14:textId="77777777" w:rsidR="005B704B" w:rsidRPr="005B704B" w:rsidRDefault="005B704B" w:rsidP="005B704B">
      <w:pPr>
        <w:pStyle w:val="Bibliografia"/>
        <w:rPr>
          <w:rFonts w:cs="Arial"/>
        </w:rPr>
      </w:pPr>
      <w:r w:rsidRPr="005B704B">
        <w:rPr>
          <w:rFonts w:cs="Arial"/>
        </w:rPr>
        <w:t xml:space="preserve">LOCH, C.; ERBA, D. A. </w:t>
      </w:r>
      <w:r w:rsidRPr="005B704B">
        <w:rPr>
          <w:rFonts w:cs="Arial"/>
          <w:b/>
          <w:bCs/>
        </w:rPr>
        <w:t>Gestão Municipal e Cadastro Territorial Multipurpose</w:t>
      </w:r>
      <w:r w:rsidRPr="005B704B">
        <w:rPr>
          <w:rFonts w:cs="Arial"/>
        </w:rPr>
        <w:t xml:space="preserve">. Florianópolis: Editora da UFSC, 2007. </w:t>
      </w:r>
    </w:p>
    <w:p w14:paraId="4663EAA5" w14:textId="77777777" w:rsidR="005B704B" w:rsidRPr="005B704B" w:rsidRDefault="005B704B" w:rsidP="005B704B">
      <w:pPr>
        <w:pStyle w:val="Bibliografia"/>
        <w:rPr>
          <w:rFonts w:cs="Arial"/>
        </w:rPr>
      </w:pPr>
      <w:r w:rsidRPr="005B704B">
        <w:rPr>
          <w:rFonts w:cs="Arial"/>
        </w:rPr>
        <w:t xml:space="preserve">MACEDO, D. </w:t>
      </w:r>
      <w:r w:rsidRPr="005B704B">
        <w:rPr>
          <w:rFonts w:cs="Arial"/>
          <w:b/>
          <w:bCs/>
        </w:rPr>
        <w:t>Integração do Cadastro Único com Cadastro Nacional de Endereços para Fins Estatístico através da modelagem de um banco de dados espacial</w:t>
      </w:r>
      <w:r w:rsidRPr="005B704B">
        <w:rPr>
          <w:rFonts w:cs="Arial"/>
        </w:rPr>
        <w:t>. [</w:t>
      </w:r>
      <w:r w:rsidRPr="005B704B">
        <w:rPr>
          <w:rFonts w:cs="Arial"/>
          <w:i/>
          <w:iCs/>
        </w:rPr>
        <w:t>S. l.</w:t>
      </w:r>
      <w:r w:rsidRPr="005B704B">
        <w:rPr>
          <w:rFonts w:cs="Arial"/>
        </w:rPr>
        <w:t>]: mds.gov.br, 2023. Disponível em: https://aplicacoes.mds.gov.br/sagi/pesquisas/documentos/relatorio/relatorio_270.pdf. Acesso em: 3 mar. 2025.</w:t>
      </w:r>
    </w:p>
    <w:p w14:paraId="022D8A52" w14:textId="77777777" w:rsidR="005B704B" w:rsidRPr="005B704B" w:rsidRDefault="005B704B" w:rsidP="005B704B">
      <w:pPr>
        <w:pStyle w:val="Bibliografia"/>
        <w:rPr>
          <w:rFonts w:cs="Arial"/>
          <w:lang w:val="en-US"/>
        </w:rPr>
      </w:pPr>
      <w:r w:rsidRPr="005B704B">
        <w:rPr>
          <w:rFonts w:cs="Arial"/>
        </w:rPr>
        <w:t xml:space="preserve">MACHADO, A. A.; CAMBOIM, S. P. Mapeamento colaborativo como fonte de dados para o planejamento urbano: desafios e potencialidades. </w:t>
      </w:r>
      <w:r w:rsidRPr="005B704B">
        <w:rPr>
          <w:rFonts w:cs="Arial"/>
          <w:b/>
          <w:bCs/>
        </w:rPr>
        <w:t>urbe. Revista Brasileira de Gestão Urbana</w:t>
      </w:r>
      <w:r w:rsidRPr="005B704B">
        <w:rPr>
          <w:rFonts w:cs="Arial"/>
        </w:rPr>
        <w:t>, [</w:t>
      </w:r>
      <w:r w:rsidRPr="005B704B">
        <w:rPr>
          <w:rFonts w:cs="Arial"/>
          <w:i/>
          <w:iCs/>
        </w:rPr>
        <w:t>s. l.</w:t>
      </w:r>
      <w:r w:rsidRPr="005B704B">
        <w:rPr>
          <w:rFonts w:cs="Arial"/>
        </w:rPr>
        <w:t xml:space="preserve">], v. 11, 2019. Disponível em: http://www.scielo.br/scielo.php?script=sci_arttext&amp;pid=S2175-33692019000100244&amp;tlng=pt. </w:t>
      </w:r>
      <w:r w:rsidRPr="005B704B">
        <w:rPr>
          <w:rFonts w:cs="Arial"/>
          <w:lang w:val="en-US"/>
        </w:rPr>
        <w:t>Acesso em: 18 jul. 2025.</w:t>
      </w:r>
    </w:p>
    <w:p w14:paraId="28201F1E" w14:textId="77777777" w:rsidR="005B704B" w:rsidRPr="005B704B" w:rsidRDefault="005B704B" w:rsidP="005B704B">
      <w:pPr>
        <w:pStyle w:val="Bibliografia"/>
        <w:rPr>
          <w:rFonts w:cs="Arial"/>
          <w:lang w:val="en-US"/>
        </w:rPr>
      </w:pPr>
      <w:r w:rsidRPr="005B704B">
        <w:rPr>
          <w:rFonts w:cs="Arial"/>
          <w:lang w:val="en-US"/>
        </w:rPr>
        <w:t xml:space="preserve">MANNING, C. D. </w:t>
      </w:r>
      <w:r w:rsidRPr="005B704B">
        <w:rPr>
          <w:rFonts w:cs="Arial"/>
          <w:b/>
          <w:bCs/>
          <w:lang w:val="en-US"/>
        </w:rPr>
        <w:t>Introduction to information retrieval</w:t>
      </w:r>
      <w:r w:rsidRPr="005B704B">
        <w:rPr>
          <w:rFonts w:cs="Arial"/>
          <w:lang w:val="en-US"/>
        </w:rPr>
        <w:t xml:space="preserve">. Cambridge: Cambridge university press, 2008. </w:t>
      </w:r>
    </w:p>
    <w:p w14:paraId="735685A2" w14:textId="77777777" w:rsidR="005B704B" w:rsidRPr="005B704B" w:rsidRDefault="005B704B" w:rsidP="005B704B">
      <w:pPr>
        <w:pStyle w:val="Bibliografia"/>
        <w:rPr>
          <w:rFonts w:cs="Arial"/>
        </w:rPr>
      </w:pPr>
      <w:r w:rsidRPr="005B704B">
        <w:rPr>
          <w:rFonts w:cs="Arial"/>
          <w:lang w:val="en-US"/>
        </w:rPr>
        <w:t xml:space="preserve">MYSQL. </w:t>
      </w:r>
      <w:r w:rsidRPr="005B704B">
        <w:rPr>
          <w:rFonts w:cs="Arial"/>
        </w:rPr>
        <w:t>[</w:t>
      </w:r>
      <w:r w:rsidRPr="005B704B">
        <w:rPr>
          <w:rFonts w:cs="Arial"/>
          <w:i/>
          <w:iCs/>
        </w:rPr>
        <w:t>S. l.</w:t>
      </w:r>
      <w:r w:rsidRPr="005B704B">
        <w:rPr>
          <w:rFonts w:cs="Arial"/>
        </w:rPr>
        <w:t xml:space="preserve">], 2025. Disponível em: https://www.mysql.com/. Acesso em: 10 ago. 2025. </w:t>
      </w:r>
    </w:p>
    <w:p w14:paraId="5951907C" w14:textId="77777777" w:rsidR="005B704B" w:rsidRPr="005B704B" w:rsidRDefault="005B704B" w:rsidP="005B704B">
      <w:pPr>
        <w:pStyle w:val="Bibliografia"/>
        <w:rPr>
          <w:rFonts w:cs="Arial"/>
        </w:rPr>
      </w:pPr>
      <w:r w:rsidRPr="005B704B">
        <w:rPr>
          <w:rFonts w:cs="Arial"/>
        </w:rPr>
        <w:t xml:space="preserve">NUNES, M. das G. V. </w:t>
      </w:r>
      <w:r w:rsidRPr="005B704B">
        <w:rPr>
          <w:rFonts w:cs="Arial"/>
          <w:b/>
          <w:bCs/>
        </w:rPr>
        <w:t>Processamento de Linguagem Natural: Conceitos, Técnicas e Aplicações em Português</w:t>
      </w:r>
      <w:r w:rsidRPr="005B704B">
        <w:rPr>
          <w:rFonts w:cs="Arial"/>
        </w:rPr>
        <w:t xml:space="preserve">. 2. ed. São Carlos, SP: Graça Nunes, 2024. </w:t>
      </w:r>
    </w:p>
    <w:p w14:paraId="2920CFF9" w14:textId="77777777" w:rsidR="005B704B" w:rsidRPr="005B704B" w:rsidRDefault="005B704B" w:rsidP="005B704B">
      <w:pPr>
        <w:pStyle w:val="Bibliografia"/>
        <w:rPr>
          <w:rFonts w:cs="Arial"/>
        </w:rPr>
      </w:pPr>
      <w:r w:rsidRPr="005B704B">
        <w:rPr>
          <w:rFonts w:cs="Arial"/>
        </w:rPr>
        <w:t xml:space="preserve">OLBRICHT, R.; PAULMANN, M. </w:t>
      </w:r>
      <w:r w:rsidRPr="005B704B">
        <w:rPr>
          <w:rFonts w:cs="Arial"/>
          <w:b/>
          <w:bCs/>
        </w:rPr>
        <w:t>Overpass API</w:t>
      </w:r>
      <w:r w:rsidRPr="005B704B">
        <w:rPr>
          <w:rFonts w:cs="Arial"/>
        </w:rPr>
        <w:t>. [</w:t>
      </w:r>
      <w:r w:rsidRPr="005B704B">
        <w:rPr>
          <w:rFonts w:cs="Arial"/>
          <w:i/>
          <w:iCs/>
        </w:rPr>
        <w:t>S. l.</w:t>
      </w:r>
      <w:r w:rsidRPr="005B704B">
        <w:rPr>
          <w:rFonts w:cs="Arial"/>
        </w:rPr>
        <w:t>]: FOSS@HFT, 2015. Disponível em: https://av.tib.eu/media/17720. Acesso em: 17 jul. 2025.</w:t>
      </w:r>
    </w:p>
    <w:p w14:paraId="6AD73EA6" w14:textId="77777777" w:rsidR="005B704B" w:rsidRPr="005B704B" w:rsidRDefault="005B704B" w:rsidP="005B704B">
      <w:pPr>
        <w:pStyle w:val="Bibliografia"/>
        <w:rPr>
          <w:rFonts w:cs="Arial"/>
        </w:rPr>
      </w:pPr>
      <w:r w:rsidRPr="005B704B">
        <w:rPr>
          <w:rFonts w:cs="Arial"/>
        </w:rPr>
        <w:t xml:space="preserve">PM DE CAPANEMA-PR. </w:t>
      </w:r>
      <w:r w:rsidRPr="005B704B">
        <w:rPr>
          <w:rFonts w:cs="Arial"/>
          <w:b/>
          <w:bCs/>
        </w:rPr>
        <w:t>Diário Oficial de Capanema-PR</w:t>
      </w:r>
      <w:r w:rsidRPr="005B704B">
        <w:rPr>
          <w:rFonts w:cs="Arial"/>
        </w:rPr>
        <w:t>. [</w:t>
      </w:r>
      <w:r w:rsidRPr="005B704B">
        <w:rPr>
          <w:rFonts w:cs="Arial"/>
          <w:i/>
          <w:iCs/>
        </w:rPr>
        <w:t>S. l.</w:t>
      </w:r>
      <w:r w:rsidRPr="005B704B">
        <w:rPr>
          <w:rFonts w:cs="Arial"/>
        </w:rPr>
        <w:t>]: [</w:t>
      </w:r>
      <w:r w:rsidRPr="005B704B">
        <w:rPr>
          <w:rFonts w:cs="Arial"/>
          <w:i/>
          <w:iCs/>
        </w:rPr>
        <w:t>s. d.</w:t>
      </w:r>
      <w:r w:rsidRPr="005B704B">
        <w:rPr>
          <w:rFonts w:cs="Arial"/>
        </w:rPr>
        <w:t>], 2022. Disponível em: https://www.capanema.pr.gov.br/. Acesso em: 1 mar. 2026.</w:t>
      </w:r>
    </w:p>
    <w:p w14:paraId="5E8B532D" w14:textId="77777777" w:rsidR="005B704B" w:rsidRPr="005B704B" w:rsidRDefault="005B704B" w:rsidP="005B704B">
      <w:pPr>
        <w:pStyle w:val="Bibliografia"/>
        <w:rPr>
          <w:rFonts w:cs="Arial"/>
        </w:rPr>
      </w:pPr>
      <w:r w:rsidRPr="005B704B">
        <w:rPr>
          <w:rFonts w:cs="Arial"/>
        </w:rPr>
        <w:t xml:space="preserve">SERPRO. </w:t>
      </w:r>
      <w:r w:rsidRPr="005B704B">
        <w:rPr>
          <w:rFonts w:cs="Arial"/>
          <w:b/>
          <w:bCs/>
        </w:rPr>
        <w:t>Superciata/PROJETO CIATA - MANUAL DO CADASTRO IMOBILIÁRIO.pdf</w:t>
      </w:r>
      <w:r w:rsidRPr="005B704B">
        <w:rPr>
          <w:rFonts w:cs="Arial"/>
        </w:rPr>
        <w:t>. [</w:t>
      </w:r>
      <w:r w:rsidRPr="005B704B">
        <w:rPr>
          <w:rFonts w:cs="Arial"/>
          <w:i/>
          <w:iCs/>
        </w:rPr>
        <w:t>S. l.</w:t>
      </w:r>
      <w:r w:rsidRPr="005B704B">
        <w:rPr>
          <w:rFonts w:cs="Arial"/>
        </w:rPr>
        <w:t xml:space="preserve">], 2025. Disponível em: https://superciata.smuu.com.br/docs/ProjetoCiata_ManualCadastroImobiliario_OCR.pdf. Acesso em: 13 nov. 2025. </w:t>
      </w:r>
    </w:p>
    <w:p w14:paraId="2202BC57" w14:textId="77777777" w:rsidR="005B704B" w:rsidRPr="005B704B" w:rsidRDefault="005B704B" w:rsidP="005B704B">
      <w:pPr>
        <w:pStyle w:val="Bibliografia"/>
        <w:rPr>
          <w:rFonts w:cs="Arial"/>
        </w:rPr>
      </w:pPr>
      <w:r w:rsidRPr="005B704B">
        <w:rPr>
          <w:rFonts w:cs="Arial"/>
        </w:rPr>
        <w:t>SIGWEB-CAPANEMA. [</w:t>
      </w:r>
      <w:r w:rsidRPr="005B704B">
        <w:rPr>
          <w:rFonts w:cs="Arial"/>
          <w:i/>
          <w:iCs/>
        </w:rPr>
        <w:t>S. l.</w:t>
      </w:r>
      <w:r w:rsidRPr="005B704B">
        <w:rPr>
          <w:rFonts w:cs="Arial"/>
        </w:rPr>
        <w:t xml:space="preserve">], 2025. Disponível em: https://capanema.ctmgeo.com.br/geo-view/index.ctm. Acesso em: 14 dez. 2025. </w:t>
      </w:r>
    </w:p>
    <w:p w14:paraId="5E002B06" w14:textId="77777777" w:rsidR="005B704B" w:rsidRPr="005B704B" w:rsidRDefault="005B704B" w:rsidP="005B704B">
      <w:pPr>
        <w:pStyle w:val="Bibliografia"/>
        <w:rPr>
          <w:rFonts w:cs="Arial"/>
        </w:rPr>
      </w:pPr>
      <w:r w:rsidRPr="005B704B">
        <w:rPr>
          <w:rFonts w:cs="Arial"/>
        </w:rPr>
        <w:t xml:space="preserve">SILVA, E. da (org.). </w:t>
      </w:r>
      <w:r w:rsidRPr="005B704B">
        <w:rPr>
          <w:rFonts w:cs="Arial"/>
          <w:b/>
          <w:bCs/>
        </w:rPr>
        <w:t>Cadastro Territorial Multifinalitário aplicado à gestão municipal</w:t>
      </w:r>
      <w:r w:rsidRPr="005B704B">
        <w:rPr>
          <w:rFonts w:cs="Arial"/>
        </w:rPr>
        <w:t xml:space="preserve">. Florianópolis, SC: Ufsc, 2023. </w:t>
      </w:r>
    </w:p>
    <w:p w14:paraId="477F61B7" w14:textId="77777777" w:rsidR="005B704B" w:rsidRPr="005B704B" w:rsidRDefault="005B704B" w:rsidP="005B704B">
      <w:pPr>
        <w:pStyle w:val="Bibliografia"/>
        <w:rPr>
          <w:rFonts w:cs="Arial"/>
        </w:rPr>
      </w:pPr>
      <w:r w:rsidRPr="005B704B">
        <w:rPr>
          <w:rFonts w:cs="Arial"/>
        </w:rPr>
        <w:t xml:space="preserve">SILVA, C. da. </w:t>
      </w:r>
      <w:r w:rsidRPr="005B704B">
        <w:rPr>
          <w:rFonts w:cs="Arial"/>
          <w:b/>
          <w:bCs/>
        </w:rPr>
        <w:t>Proposta de modelagem para as variáveis de localização empregadas na avaliação em massa de imóveis</w:t>
      </w:r>
      <w:r w:rsidRPr="005B704B">
        <w:rPr>
          <w:rFonts w:cs="Arial"/>
        </w:rPr>
        <w:t xml:space="preserve">. 2026. 158 f. Dissertação (Mestrado em Engenharia de Produção) - Universidade Federal de Santa Catarina, Centro Tecnológico, Florianópolis, 2026. </w:t>
      </w:r>
    </w:p>
    <w:p w14:paraId="7CD48FD4" w14:textId="77777777" w:rsidR="005B704B" w:rsidRPr="005B704B" w:rsidRDefault="005B704B" w:rsidP="005B704B">
      <w:pPr>
        <w:pStyle w:val="Bibliografia"/>
        <w:rPr>
          <w:rFonts w:cs="Arial"/>
        </w:rPr>
      </w:pPr>
      <w:r w:rsidRPr="005B704B">
        <w:rPr>
          <w:rFonts w:cs="Arial"/>
        </w:rPr>
        <w:lastRenderedPageBreak/>
        <w:t xml:space="preserve">SUPERCIATA. </w:t>
      </w:r>
      <w:r w:rsidRPr="005B704B">
        <w:rPr>
          <w:rFonts w:cs="Arial"/>
          <w:b/>
          <w:bCs/>
        </w:rPr>
        <w:t>SUPERCIATA - Georreferenciamento Municipal</w:t>
      </w:r>
      <w:r w:rsidRPr="005B704B">
        <w:rPr>
          <w:rFonts w:cs="Arial"/>
        </w:rPr>
        <w:t>. [</w:t>
      </w:r>
      <w:r w:rsidRPr="005B704B">
        <w:rPr>
          <w:rFonts w:cs="Arial"/>
          <w:i/>
          <w:iCs/>
        </w:rPr>
        <w:t>S. l.</w:t>
      </w:r>
      <w:r w:rsidRPr="005B704B">
        <w:rPr>
          <w:rFonts w:cs="Arial"/>
        </w:rPr>
        <w:t xml:space="preserve">], 2025. Aplicação. Disponível em: http://superciata.smuu.com.br/. Acesso em: 28 ago. 2025. </w:t>
      </w:r>
    </w:p>
    <w:p w14:paraId="019EBCDE" w14:textId="77777777" w:rsidR="005B704B" w:rsidRPr="005B704B" w:rsidRDefault="005B704B" w:rsidP="005B704B">
      <w:pPr>
        <w:pStyle w:val="Bibliografia"/>
        <w:rPr>
          <w:rFonts w:cs="Arial"/>
        </w:rPr>
      </w:pPr>
      <w:r w:rsidRPr="005B704B">
        <w:rPr>
          <w:rFonts w:cs="Arial"/>
        </w:rPr>
        <w:t xml:space="preserve">TULER, M. de C.; SARAIVA, S. A. </w:t>
      </w:r>
      <w:r w:rsidRPr="005B704B">
        <w:rPr>
          <w:rFonts w:cs="Arial"/>
          <w:b/>
          <w:bCs/>
        </w:rPr>
        <w:t>Fundamentos de Topografia</w:t>
      </w:r>
      <w:r w:rsidRPr="005B704B">
        <w:rPr>
          <w:rFonts w:cs="Arial"/>
        </w:rPr>
        <w:t xml:space="preserve">. Porto Alegre: Bookman Editora, 2014. </w:t>
      </w:r>
    </w:p>
    <w:p w14:paraId="7385A384" w14:textId="0F1C76A0" w:rsidR="00EC4377" w:rsidRPr="009B6CCF" w:rsidRDefault="00E63166" w:rsidP="006D3D4B">
      <w:r w:rsidRPr="009B6CCF">
        <w:fldChar w:fldCharType="end"/>
      </w:r>
    </w:p>
    <w:p w14:paraId="159D08F5" w14:textId="77777777" w:rsidR="00EC4377" w:rsidRPr="009B6CCF" w:rsidRDefault="00EC4377">
      <w:r w:rsidRPr="009B6CCF">
        <w:br w:type="page"/>
      </w:r>
    </w:p>
    <w:p w14:paraId="4F9312DD" w14:textId="77CE7AEA" w:rsidR="0023706F" w:rsidRPr="009B6CCF" w:rsidRDefault="0023706F" w:rsidP="009B6CCF">
      <w:pPr>
        <w:pStyle w:val="Ttulo1"/>
      </w:pPr>
      <w:bookmarkStart w:id="400" w:name="_Toc100214130"/>
      <w:bookmarkStart w:id="401" w:name="_Toc223789543"/>
      <w:r w:rsidRPr="009B6CCF">
        <w:lastRenderedPageBreak/>
        <w:t>ANEXO</w:t>
      </w:r>
      <w:bookmarkEnd w:id="400"/>
      <w:bookmarkEnd w:id="401"/>
      <w:r w:rsidR="003750EA">
        <w:t>S</w:t>
      </w:r>
    </w:p>
    <w:p w14:paraId="043EAFB7" w14:textId="308DCFC1" w:rsidR="00F21B02" w:rsidRPr="009B6CCF" w:rsidRDefault="00F21B02" w:rsidP="00A6278E">
      <w:pPr>
        <w:pStyle w:val="Legenda"/>
      </w:pPr>
    </w:p>
    <w:p w14:paraId="2A81BD82" w14:textId="11357BB4" w:rsidR="00A6278E" w:rsidRPr="009B6CCF" w:rsidRDefault="00A6278E" w:rsidP="00A6278E">
      <w:pPr>
        <w:pStyle w:val="Legenda"/>
      </w:pPr>
      <w:bookmarkStart w:id="402" w:name="_Ref223618666"/>
      <w:r w:rsidRPr="009B6CCF">
        <w:t xml:space="preserve">Anexo </w:t>
      </w:r>
      <w:fldSimple w:instr=" SEQ Anexo \* ARABIC ">
        <w:r w:rsidR="003750EA">
          <w:rPr>
            <w:noProof/>
          </w:rPr>
          <w:t>1</w:t>
        </w:r>
      </w:fldSimple>
      <w:bookmarkEnd w:id="402"/>
      <w:r w:rsidRPr="009B6CCF">
        <w:t>: Tabela completa de vértices</w:t>
      </w:r>
    </w:p>
    <w:tbl>
      <w:tblPr>
        <w:tblStyle w:val="TabeladeGrade4-nfase11"/>
        <w:tblW w:w="9653" w:type="dxa"/>
        <w:tblLook w:val="04A0" w:firstRow="1" w:lastRow="0" w:firstColumn="1" w:lastColumn="0" w:noHBand="0" w:noVBand="1"/>
      </w:tblPr>
      <w:tblGrid>
        <w:gridCol w:w="1551"/>
        <w:gridCol w:w="750"/>
        <w:gridCol w:w="1414"/>
        <w:gridCol w:w="1541"/>
        <w:gridCol w:w="1328"/>
        <w:gridCol w:w="1301"/>
        <w:gridCol w:w="722"/>
        <w:gridCol w:w="1046"/>
      </w:tblGrid>
      <w:tr w:rsidR="00945D8C" w:rsidRPr="009B6CCF" w14:paraId="5455B78C" w14:textId="77777777" w:rsidTr="00945D8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34806F2" w14:textId="77777777" w:rsidR="00945D8C" w:rsidRPr="009B6CCF" w:rsidRDefault="00945D8C" w:rsidP="00945D8C">
            <w:pPr>
              <w:pStyle w:val="Legenda"/>
              <w:keepNext w:val="0"/>
            </w:pPr>
            <w:r w:rsidRPr="009B6CCF">
              <w:t>ID QUADRA</w:t>
            </w:r>
          </w:p>
        </w:tc>
        <w:tc>
          <w:tcPr>
            <w:tcW w:w="750" w:type="dxa"/>
            <w:noWrap/>
            <w:hideMark/>
          </w:tcPr>
          <w:p w14:paraId="5D3F5245" w14:textId="77777777" w:rsidR="00945D8C" w:rsidRPr="009B6CCF" w:rsidRDefault="00945D8C" w:rsidP="00945D8C">
            <w:pPr>
              <w:pStyle w:val="Legenda"/>
              <w:keepNext w:val="0"/>
              <w:cnfStyle w:val="100000000000" w:firstRow="1" w:lastRow="0" w:firstColumn="0" w:lastColumn="0" w:oddVBand="0" w:evenVBand="0" w:oddHBand="0" w:evenHBand="0" w:firstRowFirstColumn="0" w:firstRowLastColumn="0" w:lastRowFirstColumn="0" w:lastRowLastColumn="0"/>
            </w:pPr>
            <w:r w:rsidRPr="009B6CCF">
              <w:t>VERT</w:t>
            </w:r>
          </w:p>
        </w:tc>
        <w:tc>
          <w:tcPr>
            <w:tcW w:w="1414" w:type="dxa"/>
            <w:noWrap/>
            <w:hideMark/>
          </w:tcPr>
          <w:p w14:paraId="61441188" w14:textId="77777777" w:rsidR="00945D8C" w:rsidRPr="009B6CCF" w:rsidRDefault="00945D8C" w:rsidP="00945D8C">
            <w:pPr>
              <w:pStyle w:val="Legenda"/>
              <w:keepNext w:val="0"/>
              <w:cnfStyle w:val="100000000000" w:firstRow="1" w:lastRow="0" w:firstColumn="0" w:lastColumn="0" w:oddVBand="0" w:evenVBand="0" w:oddHBand="0" w:evenHBand="0" w:firstRowFirstColumn="0" w:firstRowLastColumn="0" w:lastRowFirstColumn="0" w:lastRowLastColumn="0"/>
            </w:pPr>
            <w:r w:rsidRPr="009B6CCF">
              <w:t>LON AJUSTADO</w:t>
            </w:r>
          </w:p>
        </w:tc>
        <w:tc>
          <w:tcPr>
            <w:tcW w:w="1541" w:type="dxa"/>
            <w:noWrap/>
            <w:hideMark/>
          </w:tcPr>
          <w:p w14:paraId="0B6180E6" w14:textId="77777777" w:rsidR="00945D8C" w:rsidRPr="009B6CCF" w:rsidRDefault="00945D8C" w:rsidP="00945D8C">
            <w:pPr>
              <w:pStyle w:val="Legenda"/>
              <w:keepNext w:val="0"/>
              <w:cnfStyle w:val="100000000000" w:firstRow="1" w:lastRow="0" w:firstColumn="0" w:lastColumn="0" w:oddVBand="0" w:evenVBand="0" w:oddHBand="0" w:evenHBand="0" w:firstRowFirstColumn="0" w:firstRowLastColumn="0" w:lastRowFirstColumn="0" w:lastRowLastColumn="0"/>
            </w:pPr>
            <w:r w:rsidRPr="009B6CCF">
              <w:t>LAT AJUSTADO</w:t>
            </w:r>
          </w:p>
        </w:tc>
        <w:tc>
          <w:tcPr>
            <w:tcW w:w="1328" w:type="dxa"/>
            <w:noWrap/>
            <w:hideMark/>
          </w:tcPr>
          <w:p w14:paraId="369AC003" w14:textId="77777777" w:rsidR="00945D8C" w:rsidRPr="009B6CCF" w:rsidRDefault="00945D8C" w:rsidP="00945D8C">
            <w:pPr>
              <w:pStyle w:val="Legenda"/>
              <w:keepNext w:val="0"/>
              <w:cnfStyle w:val="100000000000" w:firstRow="1" w:lastRow="0" w:firstColumn="0" w:lastColumn="0" w:oddVBand="0" w:evenVBand="0" w:oddHBand="0" w:evenHBand="0" w:firstRowFirstColumn="0" w:firstRowLastColumn="0" w:lastRowFirstColumn="0" w:lastRowLastColumn="0"/>
            </w:pPr>
            <w:r w:rsidRPr="009B6CCF">
              <w:t>LON OFICIAL</w:t>
            </w:r>
          </w:p>
        </w:tc>
        <w:tc>
          <w:tcPr>
            <w:tcW w:w="1301" w:type="dxa"/>
            <w:noWrap/>
            <w:hideMark/>
          </w:tcPr>
          <w:p w14:paraId="69C4FF5D" w14:textId="77777777" w:rsidR="00945D8C" w:rsidRPr="009B6CCF" w:rsidRDefault="00945D8C" w:rsidP="00945D8C">
            <w:pPr>
              <w:pStyle w:val="Legenda"/>
              <w:keepNext w:val="0"/>
              <w:cnfStyle w:val="100000000000" w:firstRow="1" w:lastRow="0" w:firstColumn="0" w:lastColumn="0" w:oddVBand="0" w:evenVBand="0" w:oddHBand="0" w:evenHBand="0" w:firstRowFirstColumn="0" w:firstRowLastColumn="0" w:lastRowFirstColumn="0" w:lastRowLastColumn="0"/>
            </w:pPr>
            <w:r w:rsidRPr="009B6CCF">
              <w:t>LAT OFICIAL</w:t>
            </w:r>
          </w:p>
        </w:tc>
        <w:tc>
          <w:tcPr>
            <w:tcW w:w="722" w:type="dxa"/>
            <w:noWrap/>
            <w:hideMark/>
          </w:tcPr>
          <w:p w14:paraId="45858F8A" w14:textId="77777777" w:rsidR="00945D8C" w:rsidRPr="009B6CCF" w:rsidRDefault="00945D8C" w:rsidP="00945D8C">
            <w:pPr>
              <w:pStyle w:val="Legenda"/>
              <w:keepNext w:val="0"/>
              <w:cnfStyle w:val="100000000000" w:firstRow="1" w:lastRow="0" w:firstColumn="0" w:lastColumn="0" w:oddVBand="0" w:evenVBand="0" w:oddHBand="0" w:evenHBand="0" w:firstRowFirstColumn="0" w:firstRowLastColumn="0" w:lastRowFirstColumn="0" w:lastRowLastColumn="0"/>
            </w:pPr>
            <w:r w:rsidRPr="009B6CCF">
              <w:t>DIST</w:t>
            </w:r>
            <w:r w:rsidRPr="009B6CCF">
              <w:br/>
              <w:t>(m)</w:t>
            </w:r>
          </w:p>
        </w:tc>
        <w:tc>
          <w:tcPr>
            <w:tcW w:w="1046" w:type="dxa"/>
            <w:noWrap/>
            <w:hideMark/>
          </w:tcPr>
          <w:p w14:paraId="2FE08B88" w14:textId="77777777" w:rsidR="00945D8C" w:rsidRPr="009B6CCF" w:rsidRDefault="00945D8C" w:rsidP="00945D8C">
            <w:pPr>
              <w:pStyle w:val="Legenda"/>
              <w:keepNext w:val="0"/>
              <w:cnfStyle w:val="100000000000" w:firstRow="1" w:lastRow="0" w:firstColumn="0" w:lastColumn="0" w:oddVBand="0" w:evenVBand="0" w:oddHBand="0" w:evenHBand="0" w:firstRowFirstColumn="0" w:firstRowLastColumn="0" w:lastRowFirstColumn="0" w:lastRowLastColumn="0"/>
            </w:pPr>
            <w:r w:rsidRPr="009B6CCF">
              <w:t>ERRO</w:t>
            </w:r>
            <w:r w:rsidRPr="009B6CCF">
              <w:br/>
              <w:t>QUAD.</w:t>
            </w:r>
          </w:p>
        </w:tc>
      </w:tr>
      <w:tr w:rsidR="00945D8C" w:rsidRPr="009B6CCF" w14:paraId="69B0AC7A"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76F5936" w14:textId="77777777" w:rsidR="00945D8C" w:rsidRPr="009B6CCF" w:rsidRDefault="00945D8C" w:rsidP="00945D8C">
            <w:pPr>
              <w:pStyle w:val="Legenda"/>
              <w:keepNext w:val="0"/>
              <w:rPr>
                <w:sz w:val="16"/>
                <w:szCs w:val="16"/>
              </w:rPr>
            </w:pPr>
            <w:r w:rsidRPr="009B6CCF">
              <w:rPr>
                <w:sz w:val="16"/>
                <w:szCs w:val="16"/>
              </w:rPr>
              <w:t>01.06.004.1.0023</w:t>
            </w:r>
          </w:p>
        </w:tc>
        <w:tc>
          <w:tcPr>
            <w:tcW w:w="750" w:type="dxa"/>
            <w:noWrap/>
            <w:hideMark/>
          </w:tcPr>
          <w:p w14:paraId="05BE674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748CCF9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-53,81201658</w:t>
            </w:r>
          </w:p>
        </w:tc>
        <w:tc>
          <w:tcPr>
            <w:tcW w:w="1541" w:type="dxa"/>
            <w:noWrap/>
            <w:hideMark/>
          </w:tcPr>
          <w:p w14:paraId="59054BB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-25,65895421</w:t>
            </w:r>
          </w:p>
        </w:tc>
        <w:tc>
          <w:tcPr>
            <w:tcW w:w="1328" w:type="dxa"/>
            <w:noWrap/>
            <w:hideMark/>
          </w:tcPr>
          <w:p w14:paraId="3B36A69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-53,81200782</w:t>
            </w:r>
          </w:p>
        </w:tc>
        <w:tc>
          <w:tcPr>
            <w:tcW w:w="1301" w:type="dxa"/>
            <w:noWrap/>
            <w:hideMark/>
          </w:tcPr>
          <w:p w14:paraId="3AA1B30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-25,65894933</w:t>
            </w:r>
          </w:p>
        </w:tc>
        <w:tc>
          <w:tcPr>
            <w:tcW w:w="722" w:type="dxa"/>
            <w:noWrap/>
            <w:hideMark/>
          </w:tcPr>
          <w:p w14:paraId="685E6BB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1,032</w:t>
            </w:r>
          </w:p>
        </w:tc>
        <w:tc>
          <w:tcPr>
            <w:tcW w:w="1046" w:type="dxa"/>
            <w:noWrap/>
            <w:hideMark/>
          </w:tcPr>
          <w:p w14:paraId="0957003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1,06505</w:t>
            </w:r>
          </w:p>
        </w:tc>
      </w:tr>
      <w:tr w:rsidR="00945D8C" w:rsidRPr="009B6CCF" w14:paraId="58B983AD" w14:textId="77777777" w:rsidTr="00945D8C">
        <w:trPr>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9D5A461" w14:textId="77777777" w:rsidR="00945D8C" w:rsidRPr="009B6CCF" w:rsidRDefault="00945D8C" w:rsidP="00945D8C">
            <w:pPr>
              <w:pStyle w:val="Legenda"/>
              <w:keepNext w:val="0"/>
              <w:rPr>
                <w:sz w:val="16"/>
                <w:szCs w:val="16"/>
              </w:rPr>
            </w:pPr>
            <w:r w:rsidRPr="009B6CCF">
              <w:rPr>
                <w:sz w:val="16"/>
                <w:szCs w:val="16"/>
              </w:rPr>
              <w:t>01.06.004.1.0023</w:t>
            </w:r>
          </w:p>
        </w:tc>
        <w:tc>
          <w:tcPr>
            <w:tcW w:w="750" w:type="dxa"/>
            <w:noWrap/>
            <w:hideMark/>
          </w:tcPr>
          <w:p w14:paraId="540FF1D5"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V2</w:t>
            </w:r>
          </w:p>
        </w:tc>
        <w:tc>
          <w:tcPr>
            <w:tcW w:w="1414" w:type="dxa"/>
            <w:noWrap/>
            <w:hideMark/>
          </w:tcPr>
          <w:p w14:paraId="02BD54FF"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-53,81086524</w:t>
            </w:r>
          </w:p>
        </w:tc>
        <w:tc>
          <w:tcPr>
            <w:tcW w:w="1541" w:type="dxa"/>
            <w:noWrap/>
            <w:hideMark/>
          </w:tcPr>
          <w:p w14:paraId="34725B3B"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-25,659238</w:t>
            </w:r>
          </w:p>
        </w:tc>
        <w:tc>
          <w:tcPr>
            <w:tcW w:w="1328" w:type="dxa"/>
            <w:noWrap/>
            <w:hideMark/>
          </w:tcPr>
          <w:p w14:paraId="2222C0CD"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-53,81085625</w:t>
            </w:r>
          </w:p>
        </w:tc>
        <w:tc>
          <w:tcPr>
            <w:tcW w:w="1301" w:type="dxa"/>
            <w:noWrap/>
            <w:hideMark/>
          </w:tcPr>
          <w:p w14:paraId="2A4B4533"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-25,65923682</w:t>
            </w:r>
          </w:p>
        </w:tc>
        <w:tc>
          <w:tcPr>
            <w:tcW w:w="722" w:type="dxa"/>
            <w:noWrap/>
            <w:hideMark/>
          </w:tcPr>
          <w:p w14:paraId="24AA8F5E"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0,9111</w:t>
            </w:r>
          </w:p>
        </w:tc>
        <w:tc>
          <w:tcPr>
            <w:tcW w:w="1046" w:type="dxa"/>
            <w:noWrap/>
            <w:hideMark/>
          </w:tcPr>
          <w:p w14:paraId="3E4ADAD2"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0,830078</w:t>
            </w:r>
          </w:p>
        </w:tc>
      </w:tr>
      <w:tr w:rsidR="00945D8C" w:rsidRPr="009B6CCF" w14:paraId="6F2BA602"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FFD786F" w14:textId="77777777" w:rsidR="00945D8C" w:rsidRPr="009B6CCF" w:rsidRDefault="00945D8C" w:rsidP="00945D8C">
            <w:pPr>
              <w:pStyle w:val="Legenda"/>
              <w:keepNext w:val="0"/>
              <w:rPr>
                <w:sz w:val="16"/>
                <w:szCs w:val="16"/>
              </w:rPr>
            </w:pPr>
            <w:r w:rsidRPr="009B6CCF">
              <w:rPr>
                <w:sz w:val="16"/>
                <w:szCs w:val="16"/>
              </w:rPr>
              <w:t>01.06.004.1.0023</w:t>
            </w:r>
          </w:p>
        </w:tc>
        <w:tc>
          <w:tcPr>
            <w:tcW w:w="750" w:type="dxa"/>
            <w:noWrap/>
            <w:hideMark/>
          </w:tcPr>
          <w:p w14:paraId="1A022C7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606FB70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-53,81123427</w:t>
            </w:r>
          </w:p>
        </w:tc>
        <w:tc>
          <w:tcPr>
            <w:tcW w:w="1541" w:type="dxa"/>
            <w:noWrap/>
            <w:hideMark/>
          </w:tcPr>
          <w:p w14:paraId="38CD686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-25,66045439</w:t>
            </w:r>
          </w:p>
        </w:tc>
        <w:tc>
          <w:tcPr>
            <w:tcW w:w="1328" w:type="dxa"/>
            <w:noWrap/>
            <w:hideMark/>
          </w:tcPr>
          <w:p w14:paraId="3B2BF21E"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-53,81122632</w:t>
            </w:r>
          </w:p>
        </w:tc>
        <w:tc>
          <w:tcPr>
            <w:tcW w:w="1301" w:type="dxa"/>
            <w:noWrap/>
            <w:hideMark/>
          </w:tcPr>
          <w:p w14:paraId="1FF43E8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-25,66045447</w:t>
            </w:r>
          </w:p>
        </w:tc>
        <w:tc>
          <w:tcPr>
            <w:tcW w:w="722" w:type="dxa"/>
            <w:noWrap/>
            <w:hideMark/>
          </w:tcPr>
          <w:p w14:paraId="7810259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0,7962</w:t>
            </w:r>
          </w:p>
        </w:tc>
        <w:tc>
          <w:tcPr>
            <w:tcW w:w="1046" w:type="dxa"/>
            <w:noWrap/>
            <w:hideMark/>
          </w:tcPr>
          <w:p w14:paraId="1E7E526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0,633877</w:t>
            </w:r>
          </w:p>
        </w:tc>
      </w:tr>
      <w:tr w:rsidR="00945D8C" w:rsidRPr="009B6CCF" w14:paraId="5AADFEC7" w14:textId="77777777" w:rsidTr="00945D8C">
        <w:trPr>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88C9934" w14:textId="77777777" w:rsidR="00945D8C" w:rsidRPr="009B6CCF" w:rsidRDefault="00945D8C" w:rsidP="00945D8C">
            <w:pPr>
              <w:pStyle w:val="Legenda"/>
              <w:keepNext w:val="0"/>
              <w:rPr>
                <w:sz w:val="16"/>
                <w:szCs w:val="16"/>
              </w:rPr>
            </w:pPr>
            <w:r w:rsidRPr="009B6CCF">
              <w:rPr>
                <w:sz w:val="16"/>
                <w:szCs w:val="16"/>
              </w:rPr>
              <w:t>01.06.004.1.0023</w:t>
            </w:r>
          </w:p>
        </w:tc>
        <w:tc>
          <w:tcPr>
            <w:tcW w:w="750" w:type="dxa"/>
            <w:noWrap/>
            <w:hideMark/>
          </w:tcPr>
          <w:p w14:paraId="44DE511B"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V4</w:t>
            </w:r>
          </w:p>
        </w:tc>
        <w:tc>
          <w:tcPr>
            <w:tcW w:w="1414" w:type="dxa"/>
            <w:noWrap/>
            <w:hideMark/>
          </w:tcPr>
          <w:p w14:paraId="1FDA6455"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-53,81238561</w:t>
            </w:r>
          </w:p>
        </w:tc>
        <w:tc>
          <w:tcPr>
            <w:tcW w:w="1541" w:type="dxa"/>
            <w:noWrap/>
            <w:hideMark/>
          </w:tcPr>
          <w:p w14:paraId="1847DD75"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-25,6601706</w:t>
            </w:r>
          </w:p>
        </w:tc>
        <w:tc>
          <w:tcPr>
            <w:tcW w:w="1328" w:type="dxa"/>
            <w:noWrap/>
            <w:hideMark/>
          </w:tcPr>
          <w:p w14:paraId="18079D69"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-53,81237791</w:t>
            </w:r>
          </w:p>
        </w:tc>
        <w:tc>
          <w:tcPr>
            <w:tcW w:w="1301" w:type="dxa"/>
            <w:noWrap/>
            <w:hideMark/>
          </w:tcPr>
          <w:p w14:paraId="772E78B1"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-25,66016697</w:t>
            </w:r>
          </w:p>
        </w:tc>
        <w:tc>
          <w:tcPr>
            <w:tcW w:w="722" w:type="dxa"/>
            <w:noWrap/>
            <w:hideMark/>
          </w:tcPr>
          <w:p w14:paraId="4CD91D4E"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0,8704</w:t>
            </w:r>
          </w:p>
        </w:tc>
        <w:tc>
          <w:tcPr>
            <w:tcW w:w="1046" w:type="dxa"/>
            <w:noWrap/>
            <w:hideMark/>
          </w:tcPr>
          <w:p w14:paraId="40460EAE"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0,757522</w:t>
            </w:r>
          </w:p>
        </w:tc>
      </w:tr>
      <w:tr w:rsidR="00945D8C" w:rsidRPr="009B6CCF" w14:paraId="6A4B1D33"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01402C4" w14:textId="77777777" w:rsidR="00945D8C" w:rsidRPr="009B6CCF" w:rsidRDefault="00945D8C" w:rsidP="00945D8C">
            <w:pPr>
              <w:pStyle w:val="Legenda"/>
              <w:keepNext w:val="0"/>
              <w:rPr>
                <w:sz w:val="16"/>
                <w:szCs w:val="16"/>
              </w:rPr>
            </w:pPr>
            <w:r w:rsidRPr="009B6CCF">
              <w:rPr>
                <w:sz w:val="16"/>
                <w:szCs w:val="16"/>
              </w:rPr>
              <w:t>01.06.004.1.0018</w:t>
            </w:r>
          </w:p>
        </w:tc>
        <w:tc>
          <w:tcPr>
            <w:tcW w:w="750" w:type="dxa"/>
            <w:noWrap/>
            <w:hideMark/>
          </w:tcPr>
          <w:p w14:paraId="7ABAF74F"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71AE974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-53,81160043</w:t>
            </w:r>
          </w:p>
        </w:tc>
        <w:tc>
          <w:tcPr>
            <w:tcW w:w="1541" w:type="dxa"/>
            <w:noWrap/>
            <w:hideMark/>
          </w:tcPr>
          <w:p w14:paraId="51EF135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-25,65756141</w:t>
            </w:r>
          </w:p>
        </w:tc>
        <w:tc>
          <w:tcPr>
            <w:tcW w:w="1328" w:type="dxa"/>
            <w:noWrap/>
            <w:hideMark/>
          </w:tcPr>
          <w:p w14:paraId="5BC64E5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-53,81158331</w:t>
            </w:r>
          </w:p>
        </w:tc>
        <w:tc>
          <w:tcPr>
            <w:tcW w:w="1301" w:type="dxa"/>
            <w:noWrap/>
            <w:hideMark/>
          </w:tcPr>
          <w:p w14:paraId="61B7657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-25,65756822</w:t>
            </w:r>
          </w:p>
        </w:tc>
        <w:tc>
          <w:tcPr>
            <w:tcW w:w="722" w:type="dxa"/>
            <w:noWrap/>
            <w:hideMark/>
          </w:tcPr>
          <w:p w14:paraId="53BCA9F3"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1,8753</w:t>
            </w:r>
          </w:p>
        </w:tc>
        <w:tc>
          <w:tcPr>
            <w:tcW w:w="1046" w:type="dxa"/>
            <w:noWrap/>
            <w:hideMark/>
          </w:tcPr>
          <w:p w14:paraId="07D0A4B3"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3,516851</w:t>
            </w:r>
          </w:p>
        </w:tc>
      </w:tr>
      <w:tr w:rsidR="00945D8C" w:rsidRPr="009B6CCF" w14:paraId="7B5E5604" w14:textId="77777777" w:rsidTr="00945D8C">
        <w:trPr>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EAC13E1" w14:textId="77777777" w:rsidR="00945D8C" w:rsidRPr="009B6CCF" w:rsidRDefault="00945D8C" w:rsidP="00945D8C">
            <w:pPr>
              <w:pStyle w:val="Legenda"/>
              <w:keepNext w:val="0"/>
              <w:rPr>
                <w:sz w:val="16"/>
                <w:szCs w:val="16"/>
              </w:rPr>
            </w:pPr>
            <w:r w:rsidRPr="009B6CCF">
              <w:rPr>
                <w:sz w:val="16"/>
                <w:szCs w:val="16"/>
              </w:rPr>
              <w:t>01.06.004.1.0018</w:t>
            </w:r>
          </w:p>
        </w:tc>
        <w:tc>
          <w:tcPr>
            <w:tcW w:w="750" w:type="dxa"/>
            <w:noWrap/>
            <w:hideMark/>
          </w:tcPr>
          <w:p w14:paraId="0A837D3A"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V2</w:t>
            </w:r>
          </w:p>
        </w:tc>
        <w:tc>
          <w:tcPr>
            <w:tcW w:w="1414" w:type="dxa"/>
            <w:noWrap/>
            <w:hideMark/>
          </w:tcPr>
          <w:p w14:paraId="7167CF6B"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-53,81044632</w:t>
            </w:r>
          </w:p>
        </w:tc>
        <w:tc>
          <w:tcPr>
            <w:tcW w:w="1541" w:type="dxa"/>
            <w:noWrap/>
            <w:hideMark/>
          </w:tcPr>
          <w:p w14:paraId="368D224D"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-25,65783587</w:t>
            </w:r>
          </w:p>
        </w:tc>
        <w:tc>
          <w:tcPr>
            <w:tcW w:w="1328" w:type="dxa"/>
            <w:noWrap/>
            <w:hideMark/>
          </w:tcPr>
          <w:p w14:paraId="5F69A323"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-53,81043175</w:t>
            </w:r>
          </w:p>
        </w:tc>
        <w:tc>
          <w:tcPr>
            <w:tcW w:w="1301" w:type="dxa"/>
            <w:noWrap/>
            <w:hideMark/>
          </w:tcPr>
          <w:p w14:paraId="72A45446"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-25,65785571</w:t>
            </w:r>
          </w:p>
        </w:tc>
        <w:tc>
          <w:tcPr>
            <w:tcW w:w="722" w:type="dxa"/>
            <w:noWrap/>
            <w:hideMark/>
          </w:tcPr>
          <w:p w14:paraId="2541E41D"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2,6457</w:t>
            </w:r>
          </w:p>
        </w:tc>
        <w:tc>
          <w:tcPr>
            <w:tcW w:w="1046" w:type="dxa"/>
            <w:noWrap/>
            <w:hideMark/>
          </w:tcPr>
          <w:p w14:paraId="6BD8E88D"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6,999535</w:t>
            </w:r>
          </w:p>
        </w:tc>
      </w:tr>
      <w:tr w:rsidR="00945D8C" w:rsidRPr="009B6CCF" w14:paraId="570414D8"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D16CDC3" w14:textId="77777777" w:rsidR="00945D8C" w:rsidRPr="009B6CCF" w:rsidRDefault="00945D8C" w:rsidP="00945D8C">
            <w:pPr>
              <w:pStyle w:val="Legenda"/>
              <w:keepNext w:val="0"/>
              <w:rPr>
                <w:sz w:val="16"/>
                <w:szCs w:val="16"/>
              </w:rPr>
            </w:pPr>
            <w:r w:rsidRPr="009B6CCF">
              <w:rPr>
                <w:sz w:val="16"/>
                <w:szCs w:val="16"/>
              </w:rPr>
              <w:t>01.06.004.1.0018</w:t>
            </w:r>
          </w:p>
        </w:tc>
        <w:tc>
          <w:tcPr>
            <w:tcW w:w="750" w:type="dxa"/>
            <w:noWrap/>
            <w:hideMark/>
          </w:tcPr>
          <w:p w14:paraId="1EE0AAD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2C072E29"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-53,81080322</w:t>
            </w:r>
          </w:p>
        </w:tc>
        <w:tc>
          <w:tcPr>
            <w:tcW w:w="1541" w:type="dxa"/>
            <w:noWrap/>
            <w:hideMark/>
          </w:tcPr>
          <w:p w14:paraId="2A82A0E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-25,65905529</w:t>
            </w:r>
          </w:p>
        </w:tc>
        <w:tc>
          <w:tcPr>
            <w:tcW w:w="1328" w:type="dxa"/>
            <w:noWrap/>
            <w:hideMark/>
          </w:tcPr>
          <w:p w14:paraId="7062A43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-53,81080181</w:t>
            </w:r>
          </w:p>
        </w:tc>
        <w:tc>
          <w:tcPr>
            <w:tcW w:w="1301" w:type="dxa"/>
            <w:noWrap/>
            <w:hideMark/>
          </w:tcPr>
          <w:p w14:paraId="1343A376"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-25,65907336</w:t>
            </w:r>
          </w:p>
        </w:tc>
        <w:tc>
          <w:tcPr>
            <w:tcW w:w="722" w:type="dxa"/>
            <w:noWrap/>
            <w:hideMark/>
          </w:tcPr>
          <w:p w14:paraId="24E29D8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2,0146</w:t>
            </w:r>
          </w:p>
        </w:tc>
        <w:tc>
          <w:tcPr>
            <w:tcW w:w="1046" w:type="dxa"/>
            <w:noWrap/>
            <w:hideMark/>
          </w:tcPr>
          <w:p w14:paraId="24C28F66"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4,05858</w:t>
            </w:r>
          </w:p>
        </w:tc>
      </w:tr>
      <w:tr w:rsidR="00945D8C" w:rsidRPr="009B6CCF" w14:paraId="7AC49E68" w14:textId="77777777" w:rsidTr="00945D8C">
        <w:trPr>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2A085AC" w14:textId="77777777" w:rsidR="00945D8C" w:rsidRPr="009B6CCF" w:rsidRDefault="00945D8C" w:rsidP="00945D8C">
            <w:pPr>
              <w:pStyle w:val="Legenda"/>
              <w:keepNext w:val="0"/>
              <w:rPr>
                <w:sz w:val="16"/>
                <w:szCs w:val="16"/>
              </w:rPr>
            </w:pPr>
            <w:r w:rsidRPr="009B6CCF">
              <w:rPr>
                <w:sz w:val="16"/>
                <w:szCs w:val="16"/>
              </w:rPr>
              <w:t>01.06.004.1.0018</w:t>
            </w:r>
          </w:p>
        </w:tc>
        <w:tc>
          <w:tcPr>
            <w:tcW w:w="750" w:type="dxa"/>
            <w:noWrap/>
            <w:hideMark/>
          </w:tcPr>
          <w:p w14:paraId="73350434"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V4</w:t>
            </w:r>
          </w:p>
        </w:tc>
        <w:tc>
          <w:tcPr>
            <w:tcW w:w="1414" w:type="dxa"/>
            <w:noWrap/>
            <w:hideMark/>
          </w:tcPr>
          <w:p w14:paraId="53EF2E3C"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-53,81195733</w:t>
            </w:r>
          </w:p>
        </w:tc>
        <w:tc>
          <w:tcPr>
            <w:tcW w:w="1541" w:type="dxa"/>
            <w:noWrap/>
            <w:hideMark/>
          </w:tcPr>
          <w:p w14:paraId="19CD8AA4"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-25,65878083</w:t>
            </w:r>
          </w:p>
        </w:tc>
        <w:tc>
          <w:tcPr>
            <w:tcW w:w="1328" w:type="dxa"/>
            <w:noWrap/>
            <w:hideMark/>
          </w:tcPr>
          <w:p w14:paraId="7D4C7D0E"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-53,81195339</w:t>
            </w:r>
          </w:p>
        </w:tc>
        <w:tc>
          <w:tcPr>
            <w:tcW w:w="1301" w:type="dxa"/>
            <w:noWrap/>
            <w:hideMark/>
          </w:tcPr>
          <w:p w14:paraId="7A668D39"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-25,65878587</w:t>
            </w:r>
          </w:p>
        </w:tc>
        <w:tc>
          <w:tcPr>
            <w:tcW w:w="722" w:type="dxa"/>
            <w:noWrap/>
            <w:hideMark/>
          </w:tcPr>
          <w:p w14:paraId="4B44CFBF"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0,6857</w:t>
            </w:r>
          </w:p>
        </w:tc>
        <w:tc>
          <w:tcPr>
            <w:tcW w:w="1046" w:type="dxa"/>
            <w:noWrap/>
            <w:hideMark/>
          </w:tcPr>
          <w:p w14:paraId="29E2BEF6"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0,470188</w:t>
            </w:r>
          </w:p>
        </w:tc>
      </w:tr>
      <w:tr w:rsidR="00945D8C" w:rsidRPr="009B6CCF" w14:paraId="7FC154D3"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3FE0114" w14:textId="77777777" w:rsidR="00945D8C" w:rsidRPr="009B6CCF" w:rsidRDefault="00945D8C" w:rsidP="00945D8C">
            <w:pPr>
              <w:pStyle w:val="Legenda"/>
              <w:keepNext w:val="0"/>
              <w:rPr>
                <w:sz w:val="16"/>
                <w:szCs w:val="16"/>
              </w:rPr>
            </w:pPr>
            <w:r w:rsidRPr="009B6CCF">
              <w:rPr>
                <w:sz w:val="16"/>
                <w:szCs w:val="16"/>
              </w:rPr>
              <w:t>01.06.002.3.0029</w:t>
            </w:r>
          </w:p>
        </w:tc>
        <w:tc>
          <w:tcPr>
            <w:tcW w:w="750" w:type="dxa"/>
            <w:noWrap/>
            <w:hideMark/>
          </w:tcPr>
          <w:p w14:paraId="227C3B80"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1303722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-53,79542298</w:t>
            </w:r>
          </w:p>
        </w:tc>
        <w:tc>
          <w:tcPr>
            <w:tcW w:w="1541" w:type="dxa"/>
            <w:noWrap/>
            <w:hideMark/>
          </w:tcPr>
          <w:p w14:paraId="063FBF34"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-25,67760912</w:t>
            </w:r>
          </w:p>
        </w:tc>
        <w:tc>
          <w:tcPr>
            <w:tcW w:w="1328" w:type="dxa"/>
            <w:noWrap/>
            <w:hideMark/>
          </w:tcPr>
          <w:p w14:paraId="5696F0B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-53,79540012</w:t>
            </w:r>
          </w:p>
        </w:tc>
        <w:tc>
          <w:tcPr>
            <w:tcW w:w="1301" w:type="dxa"/>
            <w:noWrap/>
            <w:hideMark/>
          </w:tcPr>
          <w:p w14:paraId="779DEA4E"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-25,67762925</w:t>
            </w:r>
          </w:p>
        </w:tc>
        <w:tc>
          <w:tcPr>
            <w:tcW w:w="722" w:type="dxa"/>
            <w:noWrap/>
            <w:hideMark/>
          </w:tcPr>
          <w:p w14:paraId="0032B14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3,2034</w:t>
            </w:r>
          </w:p>
        </w:tc>
        <w:tc>
          <w:tcPr>
            <w:tcW w:w="1046" w:type="dxa"/>
            <w:noWrap/>
            <w:hideMark/>
          </w:tcPr>
          <w:p w14:paraId="33C74C2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10,261508</w:t>
            </w:r>
          </w:p>
        </w:tc>
      </w:tr>
      <w:tr w:rsidR="00945D8C" w:rsidRPr="009B6CCF" w14:paraId="73465105" w14:textId="77777777" w:rsidTr="00945D8C">
        <w:trPr>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6E01704" w14:textId="77777777" w:rsidR="00945D8C" w:rsidRPr="009B6CCF" w:rsidRDefault="00945D8C" w:rsidP="00945D8C">
            <w:pPr>
              <w:pStyle w:val="Legenda"/>
              <w:keepNext w:val="0"/>
              <w:rPr>
                <w:sz w:val="16"/>
                <w:szCs w:val="16"/>
              </w:rPr>
            </w:pPr>
            <w:r w:rsidRPr="009B6CCF">
              <w:rPr>
                <w:sz w:val="16"/>
                <w:szCs w:val="16"/>
              </w:rPr>
              <w:t>01.06.002.3.0029</w:t>
            </w:r>
          </w:p>
        </w:tc>
        <w:tc>
          <w:tcPr>
            <w:tcW w:w="750" w:type="dxa"/>
            <w:noWrap/>
            <w:hideMark/>
          </w:tcPr>
          <w:p w14:paraId="4DDFD1BD"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V2</w:t>
            </w:r>
          </w:p>
        </w:tc>
        <w:tc>
          <w:tcPr>
            <w:tcW w:w="1414" w:type="dxa"/>
            <w:noWrap/>
            <w:hideMark/>
          </w:tcPr>
          <w:p w14:paraId="1E7E1EF9"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-53,79446662</w:t>
            </w:r>
          </w:p>
        </w:tc>
        <w:tc>
          <w:tcPr>
            <w:tcW w:w="1541" w:type="dxa"/>
            <w:noWrap/>
            <w:hideMark/>
          </w:tcPr>
          <w:p w14:paraId="6776EBBB"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-25,67785611</w:t>
            </w:r>
          </w:p>
        </w:tc>
        <w:tc>
          <w:tcPr>
            <w:tcW w:w="1328" w:type="dxa"/>
            <w:noWrap/>
            <w:hideMark/>
          </w:tcPr>
          <w:p w14:paraId="583E4464"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-53,79444028</w:t>
            </w:r>
          </w:p>
        </w:tc>
        <w:tc>
          <w:tcPr>
            <w:tcW w:w="1301" w:type="dxa"/>
            <w:noWrap/>
            <w:hideMark/>
          </w:tcPr>
          <w:p w14:paraId="67D299E6"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-25,67786874</w:t>
            </w:r>
          </w:p>
        </w:tc>
        <w:tc>
          <w:tcPr>
            <w:tcW w:w="722" w:type="dxa"/>
            <w:noWrap/>
            <w:hideMark/>
          </w:tcPr>
          <w:p w14:paraId="15670A23"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2,99</w:t>
            </w:r>
          </w:p>
        </w:tc>
        <w:tc>
          <w:tcPr>
            <w:tcW w:w="1046" w:type="dxa"/>
            <w:noWrap/>
            <w:hideMark/>
          </w:tcPr>
          <w:p w14:paraId="2CFCA4AD"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8,939964</w:t>
            </w:r>
          </w:p>
        </w:tc>
      </w:tr>
      <w:tr w:rsidR="00945D8C" w:rsidRPr="009B6CCF" w14:paraId="0B46603D"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B9F144A" w14:textId="77777777" w:rsidR="00945D8C" w:rsidRPr="009B6CCF" w:rsidRDefault="00945D8C" w:rsidP="00945D8C">
            <w:pPr>
              <w:pStyle w:val="Legenda"/>
              <w:keepNext w:val="0"/>
              <w:rPr>
                <w:sz w:val="16"/>
                <w:szCs w:val="16"/>
              </w:rPr>
            </w:pPr>
            <w:r w:rsidRPr="009B6CCF">
              <w:rPr>
                <w:sz w:val="16"/>
                <w:szCs w:val="16"/>
              </w:rPr>
              <w:t>01.06.002.3.0029</w:t>
            </w:r>
          </w:p>
        </w:tc>
        <w:tc>
          <w:tcPr>
            <w:tcW w:w="750" w:type="dxa"/>
            <w:noWrap/>
            <w:hideMark/>
          </w:tcPr>
          <w:p w14:paraId="50DA553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6304F6D3"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-53,79479702</w:t>
            </w:r>
          </w:p>
        </w:tc>
        <w:tc>
          <w:tcPr>
            <w:tcW w:w="1541" w:type="dxa"/>
            <w:noWrap/>
            <w:hideMark/>
          </w:tcPr>
          <w:p w14:paraId="507DEB8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-25,67889523</w:t>
            </w:r>
          </w:p>
        </w:tc>
        <w:tc>
          <w:tcPr>
            <w:tcW w:w="1328" w:type="dxa"/>
            <w:noWrap/>
            <w:hideMark/>
          </w:tcPr>
          <w:p w14:paraId="09C22D1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-53,79475741</w:t>
            </w:r>
          </w:p>
        </w:tc>
        <w:tc>
          <w:tcPr>
            <w:tcW w:w="1301" w:type="dxa"/>
            <w:noWrap/>
            <w:hideMark/>
          </w:tcPr>
          <w:p w14:paraId="79493714"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-25,67891248</w:t>
            </w:r>
          </w:p>
        </w:tc>
        <w:tc>
          <w:tcPr>
            <w:tcW w:w="722" w:type="dxa"/>
            <w:noWrap/>
            <w:hideMark/>
          </w:tcPr>
          <w:p w14:paraId="08D2E50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4,408</w:t>
            </w:r>
          </w:p>
        </w:tc>
        <w:tc>
          <w:tcPr>
            <w:tcW w:w="1046" w:type="dxa"/>
            <w:noWrap/>
            <w:hideMark/>
          </w:tcPr>
          <w:p w14:paraId="1DA9845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19,430808</w:t>
            </w:r>
          </w:p>
        </w:tc>
      </w:tr>
      <w:tr w:rsidR="00945D8C" w:rsidRPr="009B6CCF" w14:paraId="214FBF2B" w14:textId="77777777" w:rsidTr="00945D8C">
        <w:trPr>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5E6AFD8" w14:textId="77777777" w:rsidR="00945D8C" w:rsidRPr="009B6CCF" w:rsidRDefault="00945D8C" w:rsidP="00945D8C">
            <w:pPr>
              <w:pStyle w:val="Legenda"/>
              <w:keepNext w:val="0"/>
              <w:rPr>
                <w:sz w:val="16"/>
                <w:szCs w:val="16"/>
              </w:rPr>
            </w:pPr>
            <w:r w:rsidRPr="009B6CCF">
              <w:rPr>
                <w:sz w:val="16"/>
                <w:szCs w:val="16"/>
              </w:rPr>
              <w:t>01.06.002.3.0029</w:t>
            </w:r>
          </w:p>
        </w:tc>
        <w:tc>
          <w:tcPr>
            <w:tcW w:w="750" w:type="dxa"/>
            <w:noWrap/>
            <w:hideMark/>
          </w:tcPr>
          <w:p w14:paraId="1DF4C757"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V4</w:t>
            </w:r>
          </w:p>
        </w:tc>
        <w:tc>
          <w:tcPr>
            <w:tcW w:w="1414" w:type="dxa"/>
            <w:noWrap/>
            <w:hideMark/>
          </w:tcPr>
          <w:p w14:paraId="52900E39"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-53,79575338</w:t>
            </w:r>
          </w:p>
        </w:tc>
        <w:tc>
          <w:tcPr>
            <w:tcW w:w="1541" w:type="dxa"/>
            <w:noWrap/>
            <w:hideMark/>
          </w:tcPr>
          <w:p w14:paraId="7B7E94B1"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-25,67864824</w:t>
            </w:r>
          </w:p>
        </w:tc>
        <w:tc>
          <w:tcPr>
            <w:tcW w:w="1328" w:type="dxa"/>
            <w:noWrap/>
            <w:hideMark/>
          </w:tcPr>
          <w:p w14:paraId="421B5166"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-53,79571726</w:t>
            </w:r>
          </w:p>
        </w:tc>
        <w:tc>
          <w:tcPr>
            <w:tcW w:w="1301" w:type="dxa"/>
            <w:noWrap/>
            <w:hideMark/>
          </w:tcPr>
          <w:p w14:paraId="2D0E7CB7"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-25,67867299</w:t>
            </w:r>
          </w:p>
        </w:tc>
        <w:tc>
          <w:tcPr>
            <w:tcW w:w="722" w:type="dxa"/>
            <w:noWrap/>
            <w:hideMark/>
          </w:tcPr>
          <w:p w14:paraId="1FD336F9"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4,5472</w:t>
            </w:r>
          </w:p>
        </w:tc>
        <w:tc>
          <w:tcPr>
            <w:tcW w:w="1046" w:type="dxa"/>
            <w:noWrap/>
            <w:hideMark/>
          </w:tcPr>
          <w:p w14:paraId="04F0B4AB"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20,677295</w:t>
            </w:r>
          </w:p>
        </w:tc>
      </w:tr>
      <w:tr w:rsidR="00945D8C" w:rsidRPr="009B6CCF" w14:paraId="70A5522E"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B658D32" w14:textId="77777777" w:rsidR="00945D8C" w:rsidRPr="009B6CCF" w:rsidRDefault="00945D8C" w:rsidP="00945D8C">
            <w:pPr>
              <w:pStyle w:val="Legenda"/>
              <w:keepNext w:val="0"/>
              <w:rPr>
                <w:sz w:val="16"/>
                <w:szCs w:val="16"/>
              </w:rPr>
            </w:pPr>
            <w:r w:rsidRPr="009B6CCF">
              <w:rPr>
                <w:sz w:val="16"/>
                <w:szCs w:val="16"/>
              </w:rPr>
              <w:t>01.05.004.1.0019</w:t>
            </w:r>
          </w:p>
        </w:tc>
        <w:tc>
          <w:tcPr>
            <w:tcW w:w="750" w:type="dxa"/>
            <w:noWrap/>
            <w:hideMark/>
          </w:tcPr>
          <w:p w14:paraId="51E66FF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1061FE1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-53,81024911</w:t>
            </w:r>
          </w:p>
        </w:tc>
        <w:tc>
          <w:tcPr>
            <w:tcW w:w="1541" w:type="dxa"/>
            <w:noWrap/>
            <w:hideMark/>
          </w:tcPr>
          <w:p w14:paraId="1A5CB9E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-25,657898</w:t>
            </w:r>
          </w:p>
        </w:tc>
        <w:tc>
          <w:tcPr>
            <w:tcW w:w="1328" w:type="dxa"/>
            <w:noWrap/>
            <w:hideMark/>
          </w:tcPr>
          <w:p w14:paraId="7253AF3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-53,81024412</w:t>
            </w:r>
          </w:p>
        </w:tc>
        <w:tc>
          <w:tcPr>
            <w:tcW w:w="1301" w:type="dxa"/>
            <w:noWrap/>
            <w:hideMark/>
          </w:tcPr>
          <w:p w14:paraId="0F7515C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-25,65789731</w:t>
            </w:r>
          </w:p>
        </w:tc>
        <w:tc>
          <w:tcPr>
            <w:tcW w:w="722" w:type="dxa"/>
            <w:noWrap/>
            <w:hideMark/>
          </w:tcPr>
          <w:p w14:paraId="19D1AD5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0,5061</w:t>
            </w:r>
          </w:p>
        </w:tc>
        <w:tc>
          <w:tcPr>
            <w:tcW w:w="1046" w:type="dxa"/>
            <w:noWrap/>
            <w:hideMark/>
          </w:tcPr>
          <w:p w14:paraId="1BF3BCF9"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0,256117</w:t>
            </w:r>
          </w:p>
        </w:tc>
      </w:tr>
      <w:tr w:rsidR="00945D8C" w:rsidRPr="009B6CCF" w14:paraId="23933AA4" w14:textId="77777777" w:rsidTr="00945D8C">
        <w:trPr>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14E919F" w14:textId="77777777" w:rsidR="00945D8C" w:rsidRPr="009B6CCF" w:rsidRDefault="00945D8C" w:rsidP="00945D8C">
            <w:pPr>
              <w:pStyle w:val="Legenda"/>
              <w:keepNext w:val="0"/>
              <w:rPr>
                <w:sz w:val="16"/>
                <w:szCs w:val="16"/>
              </w:rPr>
            </w:pPr>
            <w:r w:rsidRPr="009B6CCF">
              <w:rPr>
                <w:sz w:val="16"/>
                <w:szCs w:val="16"/>
              </w:rPr>
              <w:t>01.05.004.1.0019</w:t>
            </w:r>
          </w:p>
        </w:tc>
        <w:tc>
          <w:tcPr>
            <w:tcW w:w="750" w:type="dxa"/>
            <w:noWrap/>
            <w:hideMark/>
          </w:tcPr>
          <w:p w14:paraId="0E352B40"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V2</w:t>
            </w:r>
          </w:p>
        </w:tc>
        <w:tc>
          <w:tcPr>
            <w:tcW w:w="1414" w:type="dxa"/>
            <w:noWrap/>
            <w:hideMark/>
          </w:tcPr>
          <w:p w14:paraId="28C8E95A"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-53,80909922</w:t>
            </w:r>
          </w:p>
        </w:tc>
        <w:tc>
          <w:tcPr>
            <w:tcW w:w="1541" w:type="dxa"/>
            <w:noWrap/>
            <w:hideMark/>
          </w:tcPr>
          <w:p w14:paraId="3EACF6E4"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-25,6581865</w:t>
            </w:r>
          </w:p>
        </w:tc>
        <w:tc>
          <w:tcPr>
            <w:tcW w:w="1328" w:type="dxa"/>
            <w:noWrap/>
            <w:hideMark/>
          </w:tcPr>
          <w:p w14:paraId="0C885077"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-53,80909255</w:t>
            </w:r>
          </w:p>
        </w:tc>
        <w:tc>
          <w:tcPr>
            <w:tcW w:w="1301" w:type="dxa"/>
            <w:noWrap/>
            <w:hideMark/>
          </w:tcPr>
          <w:p w14:paraId="64838B38"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-25,65818479</w:t>
            </w:r>
          </w:p>
        </w:tc>
        <w:tc>
          <w:tcPr>
            <w:tcW w:w="722" w:type="dxa"/>
            <w:noWrap/>
            <w:hideMark/>
          </w:tcPr>
          <w:p w14:paraId="2580C0B5"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0,6953</w:t>
            </w:r>
          </w:p>
        </w:tc>
        <w:tc>
          <w:tcPr>
            <w:tcW w:w="1046" w:type="dxa"/>
            <w:noWrap/>
            <w:hideMark/>
          </w:tcPr>
          <w:p w14:paraId="576D9FAB"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0,483384</w:t>
            </w:r>
          </w:p>
        </w:tc>
      </w:tr>
      <w:tr w:rsidR="00945D8C" w:rsidRPr="009B6CCF" w14:paraId="3EA9660E"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23D5F0C" w14:textId="77777777" w:rsidR="00945D8C" w:rsidRPr="009B6CCF" w:rsidRDefault="00945D8C" w:rsidP="00945D8C">
            <w:pPr>
              <w:pStyle w:val="Legenda"/>
              <w:keepNext w:val="0"/>
              <w:rPr>
                <w:sz w:val="16"/>
                <w:szCs w:val="16"/>
              </w:rPr>
            </w:pPr>
            <w:r w:rsidRPr="009B6CCF">
              <w:rPr>
                <w:sz w:val="16"/>
                <w:szCs w:val="16"/>
              </w:rPr>
              <w:t>01.05.004.1.0019</w:t>
            </w:r>
          </w:p>
        </w:tc>
        <w:tc>
          <w:tcPr>
            <w:tcW w:w="750" w:type="dxa"/>
            <w:noWrap/>
            <w:hideMark/>
          </w:tcPr>
          <w:p w14:paraId="67743569"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7031E61E"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-53,80947439</w:t>
            </w:r>
          </w:p>
        </w:tc>
        <w:tc>
          <w:tcPr>
            <w:tcW w:w="1541" w:type="dxa"/>
            <w:noWrap/>
            <w:hideMark/>
          </w:tcPr>
          <w:p w14:paraId="4555F91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-25,65940145</w:t>
            </w:r>
          </w:p>
        </w:tc>
        <w:tc>
          <w:tcPr>
            <w:tcW w:w="1328" w:type="dxa"/>
            <w:noWrap/>
            <w:hideMark/>
          </w:tcPr>
          <w:p w14:paraId="0E41F2A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-53,8094626</w:t>
            </w:r>
          </w:p>
        </w:tc>
        <w:tc>
          <w:tcPr>
            <w:tcW w:w="1301" w:type="dxa"/>
            <w:noWrap/>
            <w:hideMark/>
          </w:tcPr>
          <w:p w14:paraId="1306977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-25,65940244</w:t>
            </w:r>
          </w:p>
        </w:tc>
        <w:tc>
          <w:tcPr>
            <w:tcW w:w="722" w:type="dxa"/>
            <w:noWrap/>
            <w:hideMark/>
          </w:tcPr>
          <w:p w14:paraId="7EEE26F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1,1862</w:t>
            </w:r>
          </w:p>
        </w:tc>
        <w:tc>
          <w:tcPr>
            <w:tcW w:w="1046" w:type="dxa"/>
            <w:noWrap/>
            <w:hideMark/>
          </w:tcPr>
          <w:p w14:paraId="1159D76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1,407055</w:t>
            </w:r>
          </w:p>
        </w:tc>
      </w:tr>
      <w:tr w:rsidR="00945D8C" w:rsidRPr="009B6CCF" w14:paraId="4C7A4F9D" w14:textId="77777777" w:rsidTr="00945D8C">
        <w:trPr>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3BD068C" w14:textId="77777777" w:rsidR="00945D8C" w:rsidRPr="009B6CCF" w:rsidRDefault="00945D8C" w:rsidP="00945D8C">
            <w:pPr>
              <w:pStyle w:val="Legenda"/>
              <w:keepNext w:val="0"/>
              <w:rPr>
                <w:sz w:val="16"/>
                <w:szCs w:val="16"/>
              </w:rPr>
            </w:pPr>
            <w:r w:rsidRPr="009B6CCF">
              <w:rPr>
                <w:sz w:val="16"/>
                <w:szCs w:val="16"/>
              </w:rPr>
              <w:t>01.05.004.1.0019</w:t>
            </w:r>
          </w:p>
        </w:tc>
        <w:tc>
          <w:tcPr>
            <w:tcW w:w="750" w:type="dxa"/>
            <w:noWrap/>
            <w:hideMark/>
          </w:tcPr>
          <w:p w14:paraId="05B0EC13"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V4</w:t>
            </w:r>
          </w:p>
        </w:tc>
        <w:tc>
          <w:tcPr>
            <w:tcW w:w="1414" w:type="dxa"/>
            <w:noWrap/>
            <w:hideMark/>
          </w:tcPr>
          <w:p w14:paraId="6F5D45C1"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-53,81062428</w:t>
            </w:r>
          </w:p>
        </w:tc>
        <w:tc>
          <w:tcPr>
            <w:tcW w:w="1541" w:type="dxa"/>
            <w:noWrap/>
            <w:hideMark/>
          </w:tcPr>
          <w:p w14:paraId="6849E76F"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-25,65911295</w:t>
            </w:r>
          </w:p>
        </w:tc>
        <w:tc>
          <w:tcPr>
            <w:tcW w:w="1328" w:type="dxa"/>
            <w:noWrap/>
            <w:hideMark/>
          </w:tcPr>
          <w:p w14:paraId="764083EF"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-53,81061418</w:t>
            </w:r>
          </w:p>
        </w:tc>
        <w:tc>
          <w:tcPr>
            <w:tcW w:w="1301" w:type="dxa"/>
            <w:noWrap/>
            <w:hideMark/>
          </w:tcPr>
          <w:p w14:paraId="24125645"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-25,65911496</w:t>
            </w:r>
          </w:p>
        </w:tc>
        <w:tc>
          <w:tcPr>
            <w:tcW w:w="722" w:type="dxa"/>
            <w:noWrap/>
            <w:hideMark/>
          </w:tcPr>
          <w:p w14:paraId="6E846503"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1,036</w:t>
            </w:r>
          </w:p>
        </w:tc>
        <w:tc>
          <w:tcPr>
            <w:tcW w:w="1046" w:type="dxa"/>
            <w:noWrap/>
            <w:hideMark/>
          </w:tcPr>
          <w:p w14:paraId="68241D06"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1,073284</w:t>
            </w:r>
          </w:p>
        </w:tc>
      </w:tr>
      <w:tr w:rsidR="00945D8C" w:rsidRPr="009B6CCF" w14:paraId="7F551552"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B4D0B1C" w14:textId="77777777" w:rsidR="00945D8C" w:rsidRPr="009B6CCF" w:rsidRDefault="00945D8C" w:rsidP="00945D8C">
            <w:pPr>
              <w:pStyle w:val="Legenda"/>
              <w:keepNext w:val="0"/>
              <w:rPr>
                <w:sz w:val="16"/>
                <w:szCs w:val="16"/>
              </w:rPr>
            </w:pPr>
            <w:r w:rsidRPr="009B6CCF">
              <w:rPr>
                <w:sz w:val="16"/>
                <w:szCs w:val="16"/>
              </w:rPr>
              <w:t>01.04.004.1.0029</w:t>
            </w:r>
          </w:p>
        </w:tc>
        <w:tc>
          <w:tcPr>
            <w:tcW w:w="750" w:type="dxa"/>
            <w:noWrap/>
            <w:hideMark/>
          </w:tcPr>
          <w:p w14:paraId="25AFF92E"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6AF7228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-53,8097686</w:t>
            </w:r>
          </w:p>
        </w:tc>
        <w:tc>
          <w:tcPr>
            <w:tcW w:w="1541" w:type="dxa"/>
            <w:noWrap/>
            <w:hideMark/>
          </w:tcPr>
          <w:p w14:paraId="25F4F74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-25,6610075</w:t>
            </w:r>
          </w:p>
        </w:tc>
        <w:tc>
          <w:tcPr>
            <w:tcW w:w="1328" w:type="dxa"/>
            <w:noWrap/>
            <w:hideMark/>
          </w:tcPr>
          <w:p w14:paraId="41BE3A7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-53,80976086</w:t>
            </w:r>
          </w:p>
        </w:tc>
        <w:tc>
          <w:tcPr>
            <w:tcW w:w="1301" w:type="dxa"/>
            <w:noWrap/>
            <w:hideMark/>
          </w:tcPr>
          <w:p w14:paraId="39D62733"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-25,66100978</w:t>
            </w:r>
          </w:p>
        </w:tc>
        <w:tc>
          <w:tcPr>
            <w:tcW w:w="722" w:type="dxa"/>
            <w:noWrap/>
            <w:hideMark/>
          </w:tcPr>
          <w:p w14:paraId="67AA90F0"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0,8159</w:t>
            </w:r>
          </w:p>
        </w:tc>
        <w:tc>
          <w:tcPr>
            <w:tcW w:w="1046" w:type="dxa"/>
            <w:noWrap/>
            <w:hideMark/>
          </w:tcPr>
          <w:p w14:paraId="158736F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0,66575</w:t>
            </w:r>
          </w:p>
        </w:tc>
      </w:tr>
      <w:tr w:rsidR="00945D8C" w:rsidRPr="009B6CCF" w14:paraId="121E3331" w14:textId="77777777" w:rsidTr="00945D8C">
        <w:trPr>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E1FD855" w14:textId="77777777" w:rsidR="00945D8C" w:rsidRPr="009B6CCF" w:rsidRDefault="00945D8C" w:rsidP="00945D8C">
            <w:pPr>
              <w:pStyle w:val="Legenda"/>
              <w:keepNext w:val="0"/>
              <w:rPr>
                <w:sz w:val="16"/>
                <w:szCs w:val="16"/>
              </w:rPr>
            </w:pPr>
            <w:r w:rsidRPr="009B6CCF">
              <w:rPr>
                <w:sz w:val="16"/>
                <w:szCs w:val="16"/>
              </w:rPr>
              <w:t>01.04.004.1.0029</w:t>
            </w:r>
          </w:p>
        </w:tc>
        <w:tc>
          <w:tcPr>
            <w:tcW w:w="750" w:type="dxa"/>
            <w:noWrap/>
            <w:hideMark/>
          </w:tcPr>
          <w:p w14:paraId="26BB244D"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V2</w:t>
            </w:r>
          </w:p>
        </w:tc>
        <w:tc>
          <w:tcPr>
            <w:tcW w:w="1414" w:type="dxa"/>
            <w:noWrap/>
            <w:hideMark/>
          </w:tcPr>
          <w:p w14:paraId="746C5557"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-53,80861774</w:t>
            </w:r>
          </w:p>
        </w:tc>
        <w:tc>
          <w:tcPr>
            <w:tcW w:w="1541" w:type="dxa"/>
            <w:noWrap/>
            <w:hideMark/>
          </w:tcPr>
          <w:p w14:paraId="7B12F3B9"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-25,66129296</w:t>
            </w:r>
          </w:p>
        </w:tc>
        <w:tc>
          <w:tcPr>
            <w:tcW w:w="1328" w:type="dxa"/>
            <w:noWrap/>
            <w:hideMark/>
          </w:tcPr>
          <w:p w14:paraId="211CE9A2"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-53,80860926</w:t>
            </w:r>
          </w:p>
        </w:tc>
        <w:tc>
          <w:tcPr>
            <w:tcW w:w="1301" w:type="dxa"/>
            <w:noWrap/>
            <w:hideMark/>
          </w:tcPr>
          <w:p w14:paraId="6D3BB534"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-25,66129726</w:t>
            </w:r>
          </w:p>
        </w:tc>
        <w:tc>
          <w:tcPr>
            <w:tcW w:w="722" w:type="dxa"/>
            <w:noWrap/>
            <w:hideMark/>
          </w:tcPr>
          <w:p w14:paraId="26A3856D"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0,9756</w:t>
            </w:r>
          </w:p>
        </w:tc>
        <w:tc>
          <w:tcPr>
            <w:tcW w:w="1046" w:type="dxa"/>
            <w:noWrap/>
            <w:hideMark/>
          </w:tcPr>
          <w:p w14:paraId="6A42720C"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0,95172</w:t>
            </w:r>
          </w:p>
        </w:tc>
      </w:tr>
      <w:tr w:rsidR="00945D8C" w:rsidRPr="009B6CCF" w14:paraId="390412DB"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B9EA9CE" w14:textId="77777777" w:rsidR="00945D8C" w:rsidRPr="009B6CCF" w:rsidRDefault="00945D8C" w:rsidP="00945D8C">
            <w:pPr>
              <w:pStyle w:val="Legenda"/>
              <w:keepNext w:val="0"/>
              <w:rPr>
                <w:sz w:val="16"/>
                <w:szCs w:val="16"/>
              </w:rPr>
            </w:pPr>
            <w:r w:rsidRPr="009B6CCF">
              <w:rPr>
                <w:sz w:val="16"/>
                <w:szCs w:val="16"/>
              </w:rPr>
              <w:t>01.04.004.1.0029</w:t>
            </w:r>
          </w:p>
        </w:tc>
        <w:tc>
          <w:tcPr>
            <w:tcW w:w="750" w:type="dxa"/>
            <w:noWrap/>
            <w:hideMark/>
          </w:tcPr>
          <w:p w14:paraId="00E516D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6FAAB349"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-53,80898895</w:t>
            </w:r>
          </w:p>
        </w:tc>
        <w:tc>
          <w:tcPr>
            <w:tcW w:w="1541" w:type="dxa"/>
            <w:noWrap/>
            <w:hideMark/>
          </w:tcPr>
          <w:p w14:paraId="02ACEEA9"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-25,6625089</w:t>
            </w:r>
          </w:p>
        </w:tc>
        <w:tc>
          <w:tcPr>
            <w:tcW w:w="1328" w:type="dxa"/>
            <w:noWrap/>
            <w:hideMark/>
          </w:tcPr>
          <w:p w14:paraId="3F4C811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-53,80897932</w:t>
            </w:r>
          </w:p>
        </w:tc>
        <w:tc>
          <w:tcPr>
            <w:tcW w:w="1301" w:type="dxa"/>
            <w:noWrap/>
            <w:hideMark/>
          </w:tcPr>
          <w:p w14:paraId="7500417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-25,66251491</w:t>
            </w:r>
          </w:p>
        </w:tc>
        <w:tc>
          <w:tcPr>
            <w:tcW w:w="722" w:type="dxa"/>
            <w:noWrap/>
            <w:hideMark/>
          </w:tcPr>
          <w:p w14:paraId="25DB7BD9"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1,1747</w:t>
            </w:r>
          </w:p>
        </w:tc>
        <w:tc>
          <w:tcPr>
            <w:tcW w:w="1046" w:type="dxa"/>
            <w:noWrap/>
            <w:hideMark/>
          </w:tcPr>
          <w:p w14:paraId="702AE79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1,379882</w:t>
            </w:r>
          </w:p>
        </w:tc>
      </w:tr>
      <w:tr w:rsidR="00945D8C" w:rsidRPr="009B6CCF" w14:paraId="621183F7" w14:textId="77777777" w:rsidTr="00945D8C">
        <w:trPr>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C54249C" w14:textId="77777777" w:rsidR="00945D8C" w:rsidRPr="009B6CCF" w:rsidRDefault="00945D8C" w:rsidP="00945D8C">
            <w:pPr>
              <w:pStyle w:val="Legenda"/>
              <w:keepNext w:val="0"/>
              <w:rPr>
                <w:sz w:val="16"/>
                <w:szCs w:val="16"/>
              </w:rPr>
            </w:pPr>
            <w:r w:rsidRPr="009B6CCF">
              <w:rPr>
                <w:sz w:val="16"/>
                <w:szCs w:val="16"/>
              </w:rPr>
              <w:t>01.04.004.1.0029</w:t>
            </w:r>
          </w:p>
        </w:tc>
        <w:tc>
          <w:tcPr>
            <w:tcW w:w="750" w:type="dxa"/>
            <w:noWrap/>
            <w:hideMark/>
          </w:tcPr>
          <w:p w14:paraId="730D78B1"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V4</w:t>
            </w:r>
          </w:p>
        </w:tc>
        <w:tc>
          <w:tcPr>
            <w:tcW w:w="1414" w:type="dxa"/>
            <w:noWrap/>
            <w:hideMark/>
          </w:tcPr>
          <w:p w14:paraId="66DC2099"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-53,81013981</w:t>
            </w:r>
          </w:p>
        </w:tc>
        <w:tc>
          <w:tcPr>
            <w:tcW w:w="1541" w:type="dxa"/>
            <w:noWrap/>
            <w:hideMark/>
          </w:tcPr>
          <w:p w14:paraId="25DB88FE"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-25,66222344</w:t>
            </w:r>
          </w:p>
        </w:tc>
        <w:tc>
          <w:tcPr>
            <w:tcW w:w="1328" w:type="dxa"/>
            <w:noWrap/>
            <w:hideMark/>
          </w:tcPr>
          <w:p w14:paraId="722331F7"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-53,81013093</w:t>
            </w:r>
          </w:p>
        </w:tc>
        <w:tc>
          <w:tcPr>
            <w:tcW w:w="1301" w:type="dxa"/>
            <w:noWrap/>
            <w:hideMark/>
          </w:tcPr>
          <w:p w14:paraId="4B40CBB0"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-25,66222743</w:t>
            </w:r>
          </w:p>
        </w:tc>
        <w:tc>
          <w:tcPr>
            <w:tcW w:w="722" w:type="dxa"/>
            <w:noWrap/>
            <w:hideMark/>
          </w:tcPr>
          <w:p w14:paraId="0FD2FBA1"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0,9944</w:t>
            </w:r>
          </w:p>
        </w:tc>
        <w:tc>
          <w:tcPr>
            <w:tcW w:w="1046" w:type="dxa"/>
            <w:noWrap/>
            <w:hideMark/>
          </w:tcPr>
          <w:p w14:paraId="2C0BF70D"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0,988868</w:t>
            </w:r>
          </w:p>
        </w:tc>
      </w:tr>
      <w:tr w:rsidR="00945D8C" w:rsidRPr="009B6CCF" w14:paraId="4F24AF2B"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5007731" w14:textId="77777777" w:rsidR="00945D8C" w:rsidRPr="009B6CCF" w:rsidRDefault="00945D8C" w:rsidP="00945D8C">
            <w:pPr>
              <w:pStyle w:val="Legenda"/>
              <w:keepNext w:val="0"/>
              <w:rPr>
                <w:sz w:val="16"/>
                <w:szCs w:val="16"/>
              </w:rPr>
            </w:pPr>
            <w:r w:rsidRPr="009B6CCF">
              <w:rPr>
                <w:sz w:val="16"/>
                <w:szCs w:val="16"/>
              </w:rPr>
              <w:t>01.04.004.1.0022</w:t>
            </w:r>
          </w:p>
        </w:tc>
        <w:tc>
          <w:tcPr>
            <w:tcW w:w="750" w:type="dxa"/>
            <w:noWrap/>
            <w:hideMark/>
          </w:tcPr>
          <w:p w14:paraId="0DE97230"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4FCE57AE"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-53,80760237</w:t>
            </w:r>
          </w:p>
        </w:tc>
        <w:tc>
          <w:tcPr>
            <w:tcW w:w="1541" w:type="dxa"/>
            <w:noWrap/>
            <w:hideMark/>
          </w:tcPr>
          <w:p w14:paraId="3A06898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-25,65855152</w:t>
            </w:r>
          </w:p>
        </w:tc>
        <w:tc>
          <w:tcPr>
            <w:tcW w:w="1328" w:type="dxa"/>
            <w:noWrap/>
            <w:hideMark/>
          </w:tcPr>
          <w:p w14:paraId="27D7A9CF"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-53,80755457</w:t>
            </w:r>
          </w:p>
        </w:tc>
        <w:tc>
          <w:tcPr>
            <w:tcW w:w="1301" w:type="dxa"/>
            <w:noWrap/>
            <w:hideMark/>
          </w:tcPr>
          <w:p w14:paraId="179A3DE6"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-25,65856272</w:t>
            </w:r>
          </w:p>
        </w:tc>
        <w:tc>
          <w:tcPr>
            <w:tcW w:w="722" w:type="dxa"/>
            <w:noWrap/>
            <w:hideMark/>
          </w:tcPr>
          <w:p w14:paraId="13454FE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4,95</w:t>
            </w:r>
          </w:p>
        </w:tc>
        <w:tc>
          <w:tcPr>
            <w:tcW w:w="1046" w:type="dxa"/>
            <w:noWrap/>
            <w:hideMark/>
          </w:tcPr>
          <w:p w14:paraId="65176FB0"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24,502502</w:t>
            </w:r>
          </w:p>
        </w:tc>
      </w:tr>
      <w:tr w:rsidR="00945D8C" w:rsidRPr="009B6CCF" w14:paraId="34077219" w14:textId="77777777" w:rsidTr="00945D8C">
        <w:trPr>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D60E49B" w14:textId="77777777" w:rsidR="00945D8C" w:rsidRPr="009B6CCF" w:rsidRDefault="00945D8C" w:rsidP="00945D8C">
            <w:pPr>
              <w:pStyle w:val="Legenda"/>
              <w:keepNext w:val="0"/>
              <w:rPr>
                <w:sz w:val="16"/>
                <w:szCs w:val="16"/>
              </w:rPr>
            </w:pPr>
            <w:r w:rsidRPr="009B6CCF">
              <w:rPr>
                <w:sz w:val="16"/>
                <w:szCs w:val="16"/>
              </w:rPr>
              <w:t>01.04.004.1.0022</w:t>
            </w:r>
          </w:p>
        </w:tc>
        <w:tc>
          <w:tcPr>
            <w:tcW w:w="750" w:type="dxa"/>
            <w:noWrap/>
            <w:hideMark/>
          </w:tcPr>
          <w:p w14:paraId="192EDBF0"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V2</w:t>
            </w:r>
          </w:p>
        </w:tc>
        <w:tc>
          <w:tcPr>
            <w:tcW w:w="1414" w:type="dxa"/>
            <w:noWrap/>
            <w:hideMark/>
          </w:tcPr>
          <w:p w14:paraId="35B8408F"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-53,8064517</w:t>
            </w:r>
          </w:p>
        </w:tc>
        <w:tc>
          <w:tcPr>
            <w:tcW w:w="1541" w:type="dxa"/>
            <w:noWrap/>
            <w:hideMark/>
          </w:tcPr>
          <w:p w14:paraId="78917487"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-25,6588375</w:t>
            </w:r>
          </w:p>
        </w:tc>
        <w:tc>
          <w:tcPr>
            <w:tcW w:w="1328" w:type="dxa"/>
            <w:noWrap/>
            <w:hideMark/>
          </w:tcPr>
          <w:p w14:paraId="7F30634A"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-53,80640298</w:t>
            </w:r>
          </w:p>
        </w:tc>
        <w:tc>
          <w:tcPr>
            <w:tcW w:w="1301" w:type="dxa"/>
            <w:noWrap/>
            <w:hideMark/>
          </w:tcPr>
          <w:p w14:paraId="7E5DFEA5"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-25,65885017</w:t>
            </w:r>
          </w:p>
        </w:tc>
        <w:tc>
          <w:tcPr>
            <w:tcW w:w="722" w:type="dxa"/>
            <w:noWrap/>
            <w:hideMark/>
          </w:tcPr>
          <w:p w14:paraId="76FF0E61"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5,0818</w:t>
            </w:r>
          </w:p>
        </w:tc>
        <w:tc>
          <w:tcPr>
            <w:tcW w:w="1046" w:type="dxa"/>
            <w:noWrap/>
            <w:hideMark/>
          </w:tcPr>
          <w:p w14:paraId="31D7849E"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25,825046</w:t>
            </w:r>
          </w:p>
        </w:tc>
      </w:tr>
      <w:tr w:rsidR="00945D8C" w:rsidRPr="009B6CCF" w14:paraId="3E914776"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CB0F49D" w14:textId="77777777" w:rsidR="00945D8C" w:rsidRPr="009B6CCF" w:rsidRDefault="00945D8C" w:rsidP="00945D8C">
            <w:pPr>
              <w:pStyle w:val="Legenda"/>
              <w:keepNext w:val="0"/>
              <w:rPr>
                <w:sz w:val="16"/>
                <w:szCs w:val="16"/>
              </w:rPr>
            </w:pPr>
            <w:r w:rsidRPr="009B6CCF">
              <w:rPr>
                <w:sz w:val="16"/>
                <w:szCs w:val="16"/>
              </w:rPr>
              <w:t>01.04.004.1.0022</w:t>
            </w:r>
          </w:p>
        </w:tc>
        <w:tc>
          <w:tcPr>
            <w:tcW w:w="750" w:type="dxa"/>
            <w:noWrap/>
            <w:hideMark/>
          </w:tcPr>
          <w:p w14:paraId="4BA4E21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0F83130F"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-53,80682358</w:t>
            </w:r>
          </w:p>
        </w:tc>
        <w:tc>
          <w:tcPr>
            <w:tcW w:w="1541" w:type="dxa"/>
            <w:noWrap/>
            <w:hideMark/>
          </w:tcPr>
          <w:p w14:paraId="327ED37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-25,66005328</w:t>
            </w:r>
          </w:p>
        </w:tc>
        <w:tc>
          <w:tcPr>
            <w:tcW w:w="1328" w:type="dxa"/>
            <w:noWrap/>
            <w:hideMark/>
          </w:tcPr>
          <w:p w14:paraId="4683F5E4"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-53,80677301</w:t>
            </w:r>
          </w:p>
        </w:tc>
        <w:tc>
          <w:tcPr>
            <w:tcW w:w="1301" w:type="dxa"/>
            <w:noWrap/>
            <w:hideMark/>
          </w:tcPr>
          <w:p w14:paraId="4F7D0E5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-25,66006784</w:t>
            </w:r>
          </w:p>
        </w:tc>
        <w:tc>
          <w:tcPr>
            <w:tcW w:w="722" w:type="dxa"/>
            <w:noWrap/>
            <w:hideMark/>
          </w:tcPr>
          <w:p w14:paraId="0B9CB3C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5,3207</w:t>
            </w:r>
          </w:p>
        </w:tc>
        <w:tc>
          <w:tcPr>
            <w:tcW w:w="1046" w:type="dxa"/>
            <w:noWrap/>
            <w:hideMark/>
          </w:tcPr>
          <w:p w14:paraId="15AA3A7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28,310034</w:t>
            </w:r>
          </w:p>
        </w:tc>
      </w:tr>
      <w:tr w:rsidR="00945D8C" w:rsidRPr="009B6CCF" w14:paraId="0AB4F2E1" w14:textId="77777777" w:rsidTr="00945D8C">
        <w:trPr>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66F531B" w14:textId="77777777" w:rsidR="00945D8C" w:rsidRPr="009B6CCF" w:rsidRDefault="00945D8C" w:rsidP="00945D8C">
            <w:pPr>
              <w:pStyle w:val="Legenda"/>
              <w:keepNext w:val="0"/>
              <w:rPr>
                <w:sz w:val="16"/>
                <w:szCs w:val="16"/>
              </w:rPr>
            </w:pPr>
            <w:r w:rsidRPr="009B6CCF">
              <w:rPr>
                <w:sz w:val="16"/>
                <w:szCs w:val="16"/>
              </w:rPr>
              <w:t>01.04.004.1.0022</w:t>
            </w:r>
          </w:p>
        </w:tc>
        <w:tc>
          <w:tcPr>
            <w:tcW w:w="750" w:type="dxa"/>
            <w:noWrap/>
            <w:hideMark/>
          </w:tcPr>
          <w:p w14:paraId="57D41976"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V4</w:t>
            </w:r>
          </w:p>
        </w:tc>
        <w:tc>
          <w:tcPr>
            <w:tcW w:w="1414" w:type="dxa"/>
            <w:noWrap/>
            <w:hideMark/>
          </w:tcPr>
          <w:p w14:paraId="7EE197DC"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-53,80797425</w:t>
            </w:r>
          </w:p>
        </w:tc>
        <w:tc>
          <w:tcPr>
            <w:tcW w:w="1541" w:type="dxa"/>
            <w:noWrap/>
            <w:hideMark/>
          </w:tcPr>
          <w:p w14:paraId="2F8BC484"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-25,6597673</w:t>
            </w:r>
          </w:p>
        </w:tc>
        <w:tc>
          <w:tcPr>
            <w:tcW w:w="1328" w:type="dxa"/>
            <w:noWrap/>
            <w:hideMark/>
          </w:tcPr>
          <w:p w14:paraId="1FFEBD85"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-53,80792461</w:t>
            </w:r>
          </w:p>
        </w:tc>
        <w:tc>
          <w:tcPr>
            <w:tcW w:w="1301" w:type="dxa"/>
            <w:noWrap/>
            <w:hideMark/>
          </w:tcPr>
          <w:p w14:paraId="0AB94853"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-25,65978037</w:t>
            </w:r>
          </w:p>
        </w:tc>
        <w:tc>
          <w:tcPr>
            <w:tcW w:w="722" w:type="dxa"/>
            <w:noWrap/>
            <w:hideMark/>
          </w:tcPr>
          <w:p w14:paraId="011843B1"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5,1839</w:t>
            </w:r>
          </w:p>
        </w:tc>
        <w:tc>
          <w:tcPr>
            <w:tcW w:w="1046" w:type="dxa"/>
            <w:noWrap/>
            <w:hideMark/>
          </w:tcPr>
          <w:p w14:paraId="1AE97EDF"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26,872882</w:t>
            </w:r>
          </w:p>
        </w:tc>
      </w:tr>
      <w:tr w:rsidR="00945D8C" w:rsidRPr="009B6CCF" w14:paraId="231F28EC"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AD653C0" w14:textId="77777777" w:rsidR="00945D8C" w:rsidRPr="009B6CCF" w:rsidRDefault="00945D8C" w:rsidP="00945D8C">
            <w:pPr>
              <w:pStyle w:val="Legenda"/>
              <w:keepNext w:val="0"/>
              <w:rPr>
                <w:sz w:val="16"/>
                <w:szCs w:val="16"/>
              </w:rPr>
            </w:pPr>
            <w:r w:rsidRPr="009B6CCF">
              <w:rPr>
                <w:sz w:val="16"/>
                <w:szCs w:val="16"/>
              </w:rPr>
              <w:t>01.04.004.0.0036</w:t>
            </w:r>
          </w:p>
        </w:tc>
        <w:tc>
          <w:tcPr>
            <w:tcW w:w="750" w:type="dxa"/>
            <w:noWrap/>
            <w:hideMark/>
          </w:tcPr>
          <w:p w14:paraId="6B57E32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25B2FF3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-53,81190157</w:t>
            </w:r>
          </w:p>
        </w:tc>
        <w:tc>
          <w:tcPr>
            <w:tcW w:w="1541" w:type="dxa"/>
            <w:noWrap/>
            <w:hideMark/>
          </w:tcPr>
          <w:p w14:paraId="5EF631CE"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-25,66328271</w:t>
            </w:r>
          </w:p>
        </w:tc>
        <w:tc>
          <w:tcPr>
            <w:tcW w:w="1328" w:type="dxa"/>
            <w:noWrap/>
            <w:hideMark/>
          </w:tcPr>
          <w:p w14:paraId="25E18E9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-53,81188235</w:t>
            </w:r>
          </w:p>
        </w:tc>
        <w:tc>
          <w:tcPr>
            <w:tcW w:w="1301" w:type="dxa"/>
            <w:noWrap/>
            <w:hideMark/>
          </w:tcPr>
          <w:p w14:paraId="5928202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-25,66328494</w:t>
            </w:r>
          </w:p>
        </w:tc>
        <w:tc>
          <w:tcPr>
            <w:tcW w:w="722" w:type="dxa"/>
            <w:noWrap/>
            <w:hideMark/>
          </w:tcPr>
          <w:p w14:paraId="736573B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1,9417</w:t>
            </w:r>
          </w:p>
        </w:tc>
        <w:tc>
          <w:tcPr>
            <w:tcW w:w="1046" w:type="dxa"/>
            <w:noWrap/>
            <w:hideMark/>
          </w:tcPr>
          <w:p w14:paraId="1614481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3,770203</w:t>
            </w:r>
          </w:p>
        </w:tc>
      </w:tr>
      <w:tr w:rsidR="00945D8C" w:rsidRPr="009B6CCF" w14:paraId="6B8264FF" w14:textId="77777777" w:rsidTr="00945D8C">
        <w:trPr>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D71BBE6" w14:textId="77777777" w:rsidR="00945D8C" w:rsidRPr="009B6CCF" w:rsidRDefault="00945D8C" w:rsidP="00945D8C">
            <w:pPr>
              <w:pStyle w:val="Legenda"/>
              <w:keepNext w:val="0"/>
              <w:rPr>
                <w:sz w:val="16"/>
                <w:szCs w:val="16"/>
              </w:rPr>
            </w:pPr>
            <w:r w:rsidRPr="009B6CCF">
              <w:rPr>
                <w:sz w:val="16"/>
                <w:szCs w:val="16"/>
              </w:rPr>
              <w:t>01.04.004.0.0036</w:t>
            </w:r>
          </w:p>
        </w:tc>
        <w:tc>
          <w:tcPr>
            <w:tcW w:w="750" w:type="dxa"/>
            <w:noWrap/>
            <w:hideMark/>
          </w:tcPr>
          <w:p w14:paraId="0F42626A"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V2</w:t>
            </w:r>
          </w:p>
        </w:tc>
        <w:tc>
          <w:tcPr>
            <w:tcW w:w="1414" w:type="dxa"/>
            <w:noWrap/>
            <w:hideMark/>
          </w:tcPr>
          <w:p w14:paraId="00C639BA"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-53,81075163</w:t>
            </w:r>
          </w:p>
        </w:tc>
        <w:tc>
          <w:tcPr>
            <w:tcW w:w="1541" w:type="dxa"/>
            <w:noWrap/>
            <w:hideMark/>
          </w:tcPr>
          <w:p w14:paraId="4FA15768"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-25,66357124</w:t>
            </w:r>
          </w:p>
        </w:tc>
        <w:tc>
          <w:tcPr>
            <w:tcW w:w="1328" w:type="dxa"/>
            <w:noWrap/>
            <w:hideMark/>
          </w:tcPr>
          <w:p w14:paraId="7BA30B84"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-53,81073074</w:t>
            </w:r>
          </w:p>
        </w:tc>
        <w:tc>
          <w:tcPr>
            <w:tcW w:w="1301" w:type="dxa"/>
            <w:noWrap/>
            <w:hideMark/>
          </w:tcPr>
          <w:p w14:paraId="38FDD159"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-25,66357244</w:t>
            </w:r>
          </w:p>
        </w:tc>
        <w:tc>
          <w:tcPr>
            <w:tcW w:w="722" w:type="dxa"/>
            <w:noWrap/>
            <w:hideMark/>
          </w:tcPr>
          <w:p w14:paraId="7C5509B0"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2,0987</w:t>
            </w:r>
          </w:p>
        </w:tc>
        <w:tc>
          <w:tcPr>
            <w:tcW w:w="1046" w:type="dxa"/>
            <w:noWrap/>
            <w:hideMark/>
          </w:tcPr>
          <w:p w14:paraId="65619447"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4,404372</w:t>
            </w:r>
          </w:p>
        </w:tc>
      </w:tr>
      <w:tr w:rsidR="00945D8C" w:rsidRPr="009B6CCF" w14:paraId="5B27C263"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469787C" w14:textId="77777777" w:rsidR="00945D8C" w:rsidRPr="009B6CCF" w:rsidRDefault="00945D8C" w:rsidP="00945D8C">
            <w:pPr>
              <w:pStyle w:val="Legenda"/>
              <w:keepNext w:val="0"/>
              <w:rPr>
                <w:sz w:val="16"/>
                <w:szCs w:val="16"/>
              </w:rPr>
            </w:pPr>
            <w:r w:rsidRPr="009B6CCF">
              <w:rPr>
                <w:sz w:val="16"/>
                <w:szCs w:val="16"/>
              </w:rPr>
              <w:t>01.04.004.0.0036</w:t>
            </w:r>
          </w:p>
        </w:tc>
        <w:tc>
          <w:tcPr>
            <w:tcW w:w="750" w:type="dxa"/>
            <w:noWrap/>
            <w:hideMark/>
          </w:tcPr>
          <w:p w14:paraId="5D3FEB9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783EB33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-53,81107323</w:t>
            </w:r>
          </w:p>
        </w:tc>
        <w:tc>
          <w:tcPr>
            <w:tcW w:w="1541" w:type="dxa"/>
            <w:noWrap/>
            <w:hideMark/>
          </w:tcPr>
          <w:p w14:paraId="186DFBE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-25,66461259</w:t>
            </w:r>
          </w:p>
        </w:tc>
        <w:tc>
          <w:tcPr>
            <w:tcW w:w="1328" w:type="dxa"/>
            <w:noWrap/>
            <w:hideMark/>
          </w:tcPr>
          <w:p w14:paraId="4E65AC4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-53,81104796</w:t>
            </w:r>
          </w:p>
        </w:tc>
        <w:tc>
          <w:tcPr>
            <w:tcW w:w="1301" w:type="dxa"/>
            <w:noWrap/>
            <w:hideMark/>
          </w:tcPr>
          <w:p w14:paraId="2D8FE894"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-25,66461613</w:t>
            </w:r>
          </w:p>
        </w:tc>
        <w:tc>
          <w:tcPr>
            <w:tcW w:w="722" w:type="dxa"/>
            <w:noWrap/>
            <w:hideMark/>
          </w:tcPr>
          <w:p w14:paraId="04DA511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2,564</w:t>
            </w:r>
          </w:p>
        </w:tc>
        <w:tc>
          <w:tcPr>
            <w:tcW w:w="1046" w:type="dxa"/>
            <w:noWrap/>
            <w:hideMark/>
          </w:tcPr>
          <w:p w14:paraId="46663C6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6,573907</w:t>
            </w:r>
          </w:p>
        </w:tc>
      </w:tr>
      <w:tr w:rsidR="00945D8C" w:rsidRPr="009B6CCF" w14:paraId="5D7D7C88" w14:textId="77777777" w:rsidTr="00945D8C">
        <w:trPr>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F5925AF" w14:textId="77777777" w:rsidR="00945D8C" w:rsidRPr="009B6CCF" w:rsidRDefault="00945D8C" w:rsidP="00945D8C">
            <w:pPr>
              <w:pStyle w:val="Legenda"/>
              <w:keepNext w:val="0"/>
              <w:rPr>
                <w:sz w:val="16"/>
                <w:szCs w:val="16"/>
              </w:rPr>
            </w:pPr>
            <w:r w:rsidRPr="009B6CCF">
              <w:rPr>
                <w:sz w:val="16"/>
                <w:szCs w:val="16"/>
              </w:rPr>
              <w:t>01.04.004.0.0036</w:t>
            </w:r>
          </w:p>
        </w:tc>
        <w:tc>
          <w:tcPr>
            <w:tcW w:w="750" w:type="dxa"/>
            <w:noWrap/>
            <w:hideMark/>
          </w:tcPr>
          <w:p w14:paraId="3A077C9F"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V4</w:t>
            </w:r>
          </w:p>
        </w:tc>
        <w:tc>
          <w:tcPr>
            <w:tcW w:w="1414" w:type="dxa"/>
            <w:noWrap/>
            <w:hideMark/>
          </w:tcPr>
          <w:p w14:paraId="4C44B5A1"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-53,81222317</w:t>
            </w:r>
          </w:p>
        </w:tc>
        <w:tc>
          <w:tcPr>
            <w:tcW w:w="1541" w:type="dxa"/>
            <w:noWrap/>
            <w:hideMark/>
          </w:tcPr>
          <w:p w14:paraId="02F8C17A"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-25,66432406</w:t>
            </w:r>
          </w:p>
        </w:tc>
        <w:tc>
          <w:tcPr>
            <w:tcW w:w="1328" w:type="dxa"/>
            <w:noWrap/>
            <w:hideMark/>
          </w:tcPr>
          <w:p w14:paraId="1C230C96"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-53,81219958</w:t>
            </w:r>
          </w:p>
        </w:tc>
        <w:tc>
          <w:tcPr>
            <w:tcW w:w="1301" w:type="dxa"/>
            <w:noWrap/>
            <w:hideMark/>
          </w:tcPr>
          <w:p w14:paraId="07A690DE"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-25,66432863</w:t>
            </w:r>
          </w:p>
        </w:tc>
        <w:tc>
          <w:tcPr>
            <w:tcW w:w="722" w:type="dxa"/>
            <w:noWrap/>
            <w:hideMark/>
          </w:tcPr>
          <w:p w14:paraId="1C104BE0"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2,4181</w:t>
            </w:r>
          </w:p>
        </w:tc>
        <w:tc>
          <w:tcPr>
            <w:tcW w:w="1046" w:type="dxa"/>
            <w:noWrap/>
            <w:hideMark/>
          </w:tcPr>
          <w:p w14:paraId="383B7ED5"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5,847286</w:t>
            </w:r>
          </w:p>
        </w:tc>
      </w:tr>
      <w:tr w:rsidR="00945D8C" w:rsidRPr="009B6CCF" w14:paraId="483401D7"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21F4E5D" w14:textId="77777777" w:rsidR="00945D8C" w:rsidRPr="009B6CCF" w:rsidRDefault="00945D8C" w:rsidP="00945D8C">
            <w:pPr>
              <w:pStyle w:val="Legenda"/>
              <w:keepNext w:val="0"/>
              <w:rPr>
                <w:sz w:val="16"/>
                <w:szCs w:val="16"/>
              </w:rPr>
            </w:pPr>
            <w:r w:rsidRPr="009B6CCF">
              <w:rPr>
                <w:sz w:val="16"/>
                <w:szCs w:val="16"/>
              </w:rPr>
              <w:t>01.04.001.1.0005</w:t>
            </w:r>
          </w:p>
        </w:tc>
        <w:tc>
          <w:tcPr>
            <w:tcW w:w="750" w:type="dxa"/>
            <w:noWrap/>
            <w:hideMark/>
          </w:tcPr>
          <w:p w14:paraId="760E214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171F4BF4"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-53,80527913</w:t>
            </w:r>
          </w:p>
        </w:tc>
        <w:tc>
          <w:tcPr>
            <w:tcW w:w="1541" w:type="dxa"/>
            <w:noWrap/>
            <w:hideMark/>
          </w:tcPr>
          <w:p w14:paraId="26B19B1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-25,65613866</w:t>
            </w:r>
          </w:p>
        </w:tc>
        <w:tc>
          <w:tcPr>
            <w:tcW w:w="1328" w:type="dxa"/>
            <w:noWrap/>
            <w:hideMark/>
          </w:tcPr>
          <w:p w14:paraId="0697BE3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-53,8052806</w:t>
            </w:r>
          </w:p>
        </w:tc>
        <w:tc>
          <w:tcPr>
            <w:tcW w:w="1301" w:type="dxa"/>
            <w:noWrap/>
            <w:hideMark/>
          </w:tcPr>
          <w:p w14:paraId="0668027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-25,6561433</w:t>
            </w:r>
          </w:p>
        </w:tc>
        <w:tc>
          <w:tcPr>
            <w:tcW w:w="722" w:type="dxa"/>
            <w:noWrap/>
            <w:hideMark/>
          </w:tcPr>
          <w:p w14:paraId="5F327C1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0,5366</w:t>
            </w:r>
          </w:p>
        </w:tc>
        <w:tc>
          <w:tcPr>
            <w:tcW w:w="1046" w:type="dxa"/>
            <w:noWrap/>
            <w:hideMark/>
          </w:tcPr>
          <w:p w14:paraId="2ECEA24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0,287957</w:t>
            </w:r>
          </w:p>
        </w:tc>
      </w:tr>
      <w:tr w:rsidR="00945D8C" w:rsidRPr="009B6CCF" w14:paraId="0014A5D3" w14:textId="77777777" w:rsidTr="00945D8C">
        <w:trPr>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E37679B" w14:textId="77777777" w:rsidR="00945D8C" w:rsidRPr="009B6CCF" w:rsidRDefault="00945D8C" w:rsidP="00945D8C">
            <w:pPr>
              <w:pStyle w:val="Legenda"/>
              <w:keepNext w:val="0"/>
              <w:rPr>
                <w:sz w:val="16"/>
                <w:szCs w:val="16"/>
              </w:rPr>
            </w:pPr>
            <w:r w:rsidRPr="009B6CCF">
              <w:rPr>
                <w:sz w:val="16"/>
                <w:szCs w:val="16"/>
              </w:rPr>
              <w:t>01.04.001.1.0005</w:t>
            </w:r>
          </w:p>
        </w:tc>
        <w:tc>
          <w:tcPr>
            <w:tcW w:w="750" w:type="dxa"/>
            <w:noWrap/>
            <w:hideMark/>
          </w:tcPr>
          <w:p w14:paraId="7E8E5842"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V2</w:t>
            </w:r>
          </w:p>
        </w:tc>
        <w:tc>
          <w:tcPr>
            <w:tcW w:w="1414" w:type="dxa"/>
            <w:noWrap/>
            <w:hideMark/>
          </w:tcPr>
          <w:p w14:paraId="35DCC999"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-53,80431032</w:t>
            </w:r>
          </w:p>
        </w:tc>
        <w:tc>
          <w:tcPr>
            <w:tcW w:w="1541" w:type="dxa"/>
            <w:noWrap/>
            <w:hideMark/>
          </w:tcPr>
          <w:p w14:paraId="722EC287"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-25,656378</w:t>
            </w:r>
          </w:p>
        </w:tc>
        <w:tc>
          <w:tcPr>
            <w:tcW w:w="1328" w:type="dxa"/>
            <w:noWrap/>
            <w:hideMark/>
          </w:tcPr>
          <w:p w14:paraId="06E9ADFB"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-53,80431136</w:t>
            </w:r>
          </w:p>
        </w:tc>
        <w:tc>
          <w:tcPr>
            <w:tcW w:w="1301" w:type="dxa"/>
            <w:noWrap/>
            <w:hideMark/>
          </w:tcPr>
          <w:p w14:paraId="4DC43041"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-25,65638523</w:t>
            </w:r>
          </w:p>
        </w:tc>
        <w:tc>
          <w:tcPr>
            <w:tcW w:w="722" w:type="dxa"/>
            <w:noWrap/>
            <w:hideMark/>
          </w:tcPr>
          <w:p w14:paraId="7A7BFEAF"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0,8112</w:t>
            </w:r>
          </w:p>
        </w:tc>
        <w:tc>
          <w:tcPr>
            <w:tcW w:w="1046" w:type="dxa"/>
            <w:noWrap/>
            <w:hideMark/>
          </w:tcPr>
          <w:p w14:paraId="01E66DF3"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0,65808</w:t>
            </w:r>
          </w:p>
        </w:tc>
      </w:tr>
      <w:tr w:rsidR="00945D8C" w:rsidRPr="009B6CCF" w14:paraId="21CDD6E7"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32A3904" w14:textId="77777777" w:rsidR="00945D8C" w:rsidRPr="009B6CCF" w:rsidRDefault="00945D8C" w:rsidP="00945D8C">
            <w:pPr>
              <w:pStyle w:val="Legenda"/>
              <w:keepNext w:val="0"/>
              <w:rPr>
                <w:sz w:val="16"/>
                <w:szCs w:val="16"/>
              </w:rPr>
            </w:pPr>
            <w:r w:rsidRPr="009B6CCF">
              <w:rPr>
                <w:sz w:val="16"/>
                <w:szCs w:val="16"/>
              </w:rPr>
              <w:t>01.04.001.1.0005</w:t>
            </w:r>
          </w:p>
        </w:tc>
        <w:tc>
          <w:tcPr>
            <w:tcW w:w="750" w:type="dxa"/>
            <w:noWrap/>
            <w:hideMark/>
          </w:tcPr>
          <w:p w14:paraId="75DA231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4C82088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-53,80468012</w:t>
            </w:r>
          </w:p>
        </w:tc>
        <w:tc>
          <w:tcPr>
            <w:tcW w:w="1541" w:type="dxa"/>
            <w:noWrap/>
            <w:hideMark/>
          </w:tcPr>
          <w:p w14:paraId="338D33E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-25,65759429</w:t>
            </w:r>
          </w:p>
        </w:tc>
        <w:tc>
          <w:tcPr>
            <w:tcW w:w="1328" w:type="dxa"/>
            <w:noWrap/>
            <w:hideMark/>
          </w:tcPr>
          <w:p w14:paraId="4B0DD6A0"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-53,80468136</w:t>
            </w:r>
          </w:p>
        </w:tc>
        <w:tc>
          <w:tcPr>
            <w:tcW w:w="1301" w:type="dxa"/>
            <w:noWrap/>
            <w:hideMark/>
          </w:tcPr>
          <w:p w14:paraId="6CEF958F"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-25,6576029</w:t>
            </w:r>
          </w:p>
        </w:tc>
        <w:tc>
          <w:tcPr>
            <w:tcW w:w="722" w:type="dxa"/>
            <w:noWrap/>
            <w:hideMark/>
          </w:tcPr>
          <w:p w14:paraId="3E497C3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0,9662</w:t>
            </w:r>
          </w:p>
        </w:tc>
        <w:tc>
          <w:tcPr>
            <w:tcW w:w="1046" w:type="dxa"/>
            <w:noWrap/>
            <w:hideMark/>
          </w:tcPr>
          <w:p w14:paraId="242E5DB6"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0,933557</w:t>
            </w:r>
          </w:p>
        </w:tc>
      </w:tr>
      <w:tr w:rsidR="00945D8C" w:rsidRPr="009B6CCF" w14:paraId="77560DBA" w14:textId="77777777" w:rsidTr="00945D8C">
        <w:trPr>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0BA0FD7" w14:textId="77777777" w:rsidR="00945D8C" w:rsidRPr="009B6CCF" w:rsidRDefault="00945D8C" w:rsidP="00945D8C">
            <w:pPr>
              <w:pStyle w:val="Legenda"/>
              <w:keepNext w:val="0"/>
              <w:rPr>
                <w:sz w:val="16"/>
                <w:szCs w:val="16"/>
              </w:rPr>
            </w:pPr>
            <w:r w:rsidRPr="009B6CCF">
              <w:rPr>
                <w:sz w:val="16"/>
                <w:szCs w:val="16"/>
              </w:rPr>
              <w:t>01.04.001.1.0005</w:t>
            </w:r>
          </w:p>
        </w:tc>
        <w:tc>
          <w:tcPr>
            <w:tcW w:w="750" w:type="dxa"/>
            <w:noWrap/>
            <w:hideMark/>
          </w:tcPr>
          <w:p w14:paraId="2CFEA697"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V4</w:t>
            </w:r>
          </w:p>
        </w:tc>
        <w:tc>
          <w:tcPr>
            <w:tcW w:w="1414" w:type="dxa"/>
            <w:noWrap/>
            <w:hideMark/>
          </w:tcPr>
          <w:p w14:paraId="4049AF85"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-53,80564893</w:t>
            </w:r>
          </w:p>
        </w:tc>
        <w:tc>
          <w:tcPr>
            <w:tcW w:w="1541" w:type="dxa"/>
            <w:noWrap/>
            <w:hideMark/>
          </w:tcPr>
          <w:p w14:paraId="65DF51CA"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-25,65735495</w:t>
            </w:r>
          </w:p>
        </w:tc>
        <w:tc>
          <w:tcPr>
            <w:tcW w:w="1328" w:type="dxa"/>
            <w:noWrap/>
            <w:hideMark/>
          </w:tcPr>
          <w:p w14:paraId="43518F5E"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-53,80565061</w:t>
            </w:r>
          </w:p>
        </w:tc>
        <w:tc>
          <w:tcPr>
            <w:tcW w:w="1301" w:type="dxa"/>
            <w:noWrap/>
            <w:hideMark/>
          </w:tcPr>
          <w:p w14:paraId="2AF5F2F3"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-25,65736097</w:t>
            </w:r>
          </w:p>
        </w:tc>
        <w:tc>
          <w:tcPr>
            <w:tcW w:w="722" w:type="dxa"/>
            <w:noWrap/>
            <w:hideMark/>
          </w:tcPr>
          <w:p w14:paraId="38761A09"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0,6902</w:t>
            </w:r>
          </w:p>
        </w:tc>
        <w:tc>
          <w:tcPr>
            <w:tcW w:w="1046" w:type="dxa"/>
            <w:noWrap/>
            <w:hideMark/>
          </w:tcPr>
          <w:p w14:paraId="25D1A93B"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0,476405</w:t>
            </w:r>
          </w:p>
        </w:tc>
      </w:tr>
      <w:tr w:rsidR="00945D8C" w:rsidRPr="009B6CCF" w14:paraId="68CE3C78"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B599BD8" w14:textId="77777777" w:rsidR="00945D8C" w:rsidRPr="009B6CCF" w:rsidRDefault="00945D8C" w:rsidP="00945D8C">
            <w:pPr>
              <w:pStyle w:val="Legenda"/>
              <w:keepNext w:val="0"/>
              <w:rPr>
                <w:sz w:val="16"/>
                <w:szCs w:val="16"/>
              </w:rPr>
            </w:pPr>
            <w:r w:rsidRPr="009B6CCF">
              <w:rPr>
                <w:sz w:val="16"/>
                <w:szCs w:val="16"/>
              </w:rPr>
              <w:t>01.03.002.3.0065</w:t>
            </w:r>
          </w:p>
        </w:tc>
        <w:tc>
          <w:tcPr>
            <w:tcW w:w="750" w:type="dxa"/>
            <w:noWrap/>
            <w:hideMark/>
          </w:tcPr>
          <w:p w14:paraId="77BC904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17F8A3D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-53,8041632</w:t>
            </w:r>
          </w:p>
        </w:tc>
        <w:tc>
          <w:tcPr>
            <w:tcW w:w="1541" w:type="dxa"/>
            <w:noWrap/>
            <w:hideMark/>
          </w:tcPr>
          <w:p w14:paraId="38B2BFEE"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-25,68078665</w:t>
            </w:r>
          </w:p>
        </w:tc>
        <w:tc>
          <w:tcPr>
            <w:tcW w:w="1328" w:type="dxa"/>
            <w:noWrap/>
            <w:hideMark/>
          </w:tcPr>
          <w:p w14:paraId="3C79F03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-53,80414398</w:t>
            </w:r>
          </w:p>
        </w:tc>
        <w:tc>
          <w:tcPr>
            <w:tcW w:w="1301" w:type="dxa"/>
            <w:noWrap/>
            <w:hideMark/>
          </w:tcPr>
          <w:p w14:paraId="2D01574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-25,68085871</w:t>
            </w:r>
          </w:p>
        </w:tc>
        <w:tc>
          <w:tcPr>
            <w:tcW w:w="722" w:type="dxa"/>
            <w:noWrap/>
            <w:hideMark/>
          </w:tcPr>
          <w:p w14:paraId="277D3A5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8,2407</w:t>
            </w:r>
          </w:p>
        </w:tc>
        <w:tc>
          <w:tcPr>
            <w:tcW w:w="1046" w:type="dxa"/>
            <w:noWrap/>
            <w:hideMark/>
          </w:tcPr>
          <w:p w14:paraId="0A33303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67,909827</w:t>
            </w:r>
          </w:p>
        </w:tc>
      </w:tr>
      <w:tr w:rsidR="00945D8C" w:rsidRPr="009B6CCF" w14:paraId="0FB5F44E" w14:textId="77777777" w:rsidTr="00945D8C">
        <w:trPr>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AF2BD28" w14:textId="77777777" w:rsidR="00945D8C" w:rsidRPr="009B6CCF" w:rsidRDefault="00945D8C" w:rsidP="00945D8C">
            <w:pPr>
              <w:pStyle w:val="Legenda"/>
              <w:keepNext w:val="0"/>
              <w:rPr>
                <w:sz w:val="16"/>
                <w:szCs w:val="16"/>
              </w:rPr>
            </w:pPr>
            <w:r w:rsidRPr="009B6CCF">
              <w:rPr>
                <w:sz w:val="16"/>
                <w:szCs w:val="16"/>
              </w:rPr>
              <w:t>01.03.002.3.0065</w:t>
            </w:r>
          </w:p>
        </w:tc>
        <w:tc>
          <w:tcPr>
            <w:tcW w:w="750" w:type="dxa"/>
            <w:noWrap/>
            <w:hideMark/>
          </w:tcPr>
          <w:p w14:paraId="5D4F8125"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V2</w:t>
            </w:r>
          </w:p>
        </w:tc>
        <w:tc>
          <w:tcPr>
            <w:tcW w:w="1414" w:type="dxa"/>
            <w:noWrap/>
            <w:hideMark/>
          </w:tcPr>
          <w:p w14:paraId="4E1A4B92"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-53,80281998</w:t>
            </w:r>
          </w:p>
        </w:tc>
        <w:tc>
          <w:tcPr>
            <w:tcW w:w="1541" w:type="dxa"/>
            <w:noWrap/>
            <w:hideMark/>
          </w:tcPr>
          <w:p w14:paraId="61D205CA"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-25,68111855</w:t>
            </w:r>
          </w:p>
        </w:tc>
        <w:tc>
          <w:tcPr>
            <w:tcW w:w="1328" w:type="dxa"/>
            <w:noWrap/>
            <w:hideMark/>
          </w:tcPr>
          <w:p w14:paraId="513509D9"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-53,80280021</w:t>
            </w:r>
          </w:p>
        </w:tc>
        <w:tc>
          <w:tcPr>
            <w:tcW w:w="1301" w:type="dxa"/>
            <w:noWrap/>
            <w:hideMark/>
          </w:tcPr>
          <w:p w14:paraId="7AC7A025"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-25,68119406</w:t>
            </w:r>
          </w:p>
        </w:tc>
        <w:tc>
          <w:tcPr>
            <w:tcW w:w="722" w:type="dxa"/>
            <w:noWrap/>
            <w:hideMark/>
          </w:tcPr>
          <w:p w14:paraId="5757B53C"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8,6274</w:t>
            </w:r>
          </w:p>
        </w:tc>
        <w:tc>
          <w:tcPr>
            <w:tcW w:w="1046" w:type="dxa"/>
            <w:noWrap/>
            <w:hideMark/>
          </w:tcPr>
          <w:p w14:paraId="5AD09A22"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74,431342</w:t>
            </w:r>
          </w:p>
        </w:tc>
      </w:tr>
      <w:tr w:rsidR="00945D8C" w:rsidRPr="009B6CCF" w14:paraId="52E272AF"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26A01AB" w14:textId="77777777" w:rsidR="00945D8C" w:rsidRPr="009B6CCF" w:rsidRDefault="00945D8C" w:rsidP="00945D8C">
            <w:pPr>
              <w:pStyle w:val="Legenda"/>
              <w:keepNext w:val="0"/>
              <w:rPr>
                <w:sz w:val="16"/>
                <w:szCs w:val="16"/>
              </w:rPr>
            </w:pPr>
            <w:r w:rsidRPr="009B6CCF">
              <w:rPr>
                <w:sz w:val="16"/>
                <w:szCs w:val="16"/>
              </w:rPr>
              <w:t>01.03.002.3.0065</w:t>
            </w:r>
          </w:p>
        </w:tc>
        <w:tc>
          <w:tcPr>
            <w:tcW w:w="750" w:type="dxa"/>
            <w:noWrap/>
            <w:hideMark/>
          </w:tcPr>
          <w:p w14:paraId="47CED2D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647B5426"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-53,80319</w:t>
            </w:r>
          </w:p>
        </w:tc>
        <w:tc>
          <w:tcPr>
            <w:tcW w:w="1541" w:type="dxa"/>
            <w:noWrap/>
            <w:hideMark/>
          </w:tcPr>
          <w:p w14:paraId="6A583209"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-25,6823348</w:t>
            </w:r>
          </w:p>
        </w:tc>
        <w:tc>
          <w:tcPr>
            <w:tcW w:w="1328" w:type="dxa"/>
            <w:noWrap/>
            <w:hideMark/>
          </w:tcPr>
          <w:p w14:paraId="54846340"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-53,80317029</w:t>
            </w:r>
          </w:p>
        </w:tc>
        <w:tc>
          <w:tcPr>
            <w:tcW w:w="1301" w:type="dxa"/>
            <w:noWrap/>
            <w:hideMark/>
          </w:tcPr>
          <w:p w14:paraId="75E0823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-25,68241173</w:t>
            </w:r>
          </w:p>
        </w:tc>
        <w:tc>
          <w:tcPr>
            <w:tcW w:w="722" w:type="dxa"/>
            <w:noWrap/>
            <w:hideMark/>
          </w:tcPr>
          <w:p w14:paraId="40F13EE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8,7789</w:t>
            </w:r>
          </w:p>
        </w:tc>
        <w:tc>
          <w:tcPr>
            <w:tcW w:w="1046" w:type="dxa"/>
            <w:noWrap/>
            <w:hideMark/>
          </w:tcPr>
          <w:p w14:paraId="02069DD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77,0689</w:t>
            </w:r>
          </w:p>
        </w:tc>
      </w:tr>
      <w:tr w:rsidR="00945D8C" w:rsidRPr="009B6CCF" w14:paraId="309FDCF1" w14:textId="77777777" w:rsidTr="00945D8C">
        <w:trPr>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4569026" w14:textId="77777777" w:rsidR="00945D8C" w:rsidRPr="009B6CCF" w:rsidRDefault="00945D8C" w:rsidP="00945D8C">
            <w:pPr>
              <w:pStyle w:val="Legenda"/>
              <w:keepNext w:val="0"/>
              <w:rPr>
                <w:sz w:val="16"/>
                <w:szCs w:val="16"/>
              </w:rPr>
            </w:pPr>
            <w:r w:rsidRPr="009B6CCF">
              <w:rPr>
                <w:sz w:val="16"/>
                <w:szCs w:val="16"/>
              </w:rPr>
              <w:t>01.03.002.3.0065</w:t>
            </w:r>
          </w:p>
        </w:tc>
        <w:tc>
          <w:tcPr>
            <w:tcW w:w="750" w:type="dxa"/>
            <w:noWrap/>
            <w:hideMark/>
          </w:tcPr>
          <w:p w14:paraId="17E4D3DB"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V4</w:t>
            </w:r>
          </w:p>
        </w:tc>
        <w:tc>
          <w:tcPr>
            <w:tcW w:w="1414" w:type="dxa"/>
            <w:noWrap/>
            <w:hideMark/>
          </w:tcPr>
          <w:p w14:paraId="40A02810"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-53,80453322</w:t>
            </w:r>
          </w:p>
        </w:tc>
        <w:tc>
          <w:tcPr>
            <w:tcW w:w="1541" w:type="dxa"/>
            <w:noWrap/>
            <w:hideMark/>
          </w:tcPr>
          <w:p w14:paraId="5B2DCDCB"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-25,6820029</w:t>
            </w:r>
          </w:p>
        </w:tc>
        <w:tc>
          <w:tcPr>
            <w:tcW w:w="1328" w:type="dxa"/>
            <w:noWrap/>
            <w:hideMark/>
          </w:tcPr>
          <w:p w14:paraId="073CD8BD"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-53,80451408</w:t>
            </w:r>
          </w:p>
        </w:tc>
        <w:tc>
          <w:tcPr>
            <w:tcW w:w="1301" w:type="dxa"/>
            <w:noWrap/>
            <w:hideMark/>
          </w:tcPr>
          <w:p w14:paraId="44538508"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-25,68207637</w:t>
            </w:r>
          </w:p>
        </w:tc>
        <w:tc>
          <w:tcPr>
            <w:tcW w:w="722" w:type="dxa"/>
            <w:noWrap/>
            <w:hideMark/>
          </w:tcPr>
          <w:p w14:paraId="53234A7D"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8,3914</w:t>
            </w:r>
          </w:p>
        </w:tc>
        <w:tc>
          <w:tcPr>
            <w:tcW w:w="1046" w:type="dxa"/>
            <w:noWrap/>
            <w:hideMark/>
          </w:tcPr>
          <w:p w14:paraId="0BED7B4C"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70,414781</w:t>
            </w:r>
          </w:p>
        </w:tc>
      </w:tr>
      <w:tr w:rsidR="00945D8C" w:rsidRPr="009B6CCF" w14:paraId="72393AB9"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FEBC437" w14:textId="77777777" w:rsidR="00945D8C" w:rsidRPr="009B6CCF" w:rsidRDefault="00945D8C" w:rsidP="00945D8C">
            <w:pPr>
              <w:pStyle w:val="Legenda"/>
              <w:keepNext w:val="0"/>
              <w:rPr>
                <w:sz w:val="16"/>
                <w:szCs w:val="16"/>
              </w:rPr>
            </w:pPr>
            <w:r w:rsidRPr="009B6CCF">
              <w:rPr>
                <w:sz w:val="16"/>
                <w:szCs w:val="16"/>
              </w:rPr>
              <w:t>01.03.002.3.0054</w:t>
            </w:r>
          </w:p>
        </w:tc>
        <w:tc>
          <w:tcPr>
            <w:tcW w:w="750" w:type="dxa"/>
            <w:noWrap/>
            <w:hideMark/>
          </w:tcPr>
          <w:p w14:paraId="12D37AC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561AD806"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-53,80219395</w:t>
            </w:r>
          </w:p>
        </w:tc>
        <w:tc>
          <w:tcPr>
            <w:tcW w:w="1541" w:type="dxa"/>
            <w:noWrap/>
            <w:hideMark/>
          </w:tcPr>
          <w:p w14:paraId="5EDE37F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-25,68014295</w:t>
            </w:r>
          </w:p>
        </w:tc>
        <w:tc>
          <w:tcPr>
            <w:tcW w:w="1328" w:type="dxa"/>
            <w:noWrap/>
            <w:hideMark/>
          </w:tcPr>
          <w:p w14:paraId="0E15099F"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-53,80217306</w:t>
            </w:r>
          </w:p>
        </w:tc>
        <w:tc>
          <w:tcPr>
            <w:tcW w:w="1301" w:type="dxa"/>
            <w:noWrap/>
            <w:hideMark/>
          </w:tcPr>
          <w:p w14:paraId="581ECFE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-25,68013309</w:t>
            </w:r>
          </w:p>
        </w:tc>
        <w:tc>
          <w:tcPr>
            <w:tcW w:w="722" w:type="dxa"/>
            <w:noWrap/>
            <w:hideMark/>
          </w:tcPr>
          <w:p w14:paraId="311AEB7F"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2,3628</w:t>
            </w:r>
          </w:p>
        </w:tc>
        <w:tc>
          <w:tcPr>
            <w:tcW w:w="1046" w:type="dxa"/>
            <w:noWrap/>
            <w:hideMark/>
          </w:tcPr>
          <w:p w14:paraId="70C9366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5,582622</w:t>
            </w:r>
          </w:p>
        </w:tc>
      </w:tr>
      <w:tr w:rsidR="00945D8C" w:rsidRPr="009B6CCF" w14:paraId="32F4FA7B" w14:textId="77777777" w:rsidTr="00945D8C">
        <w:trPr>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88ED0A8" w14:textId="77777777" w:rsidR="00945D8C" w:rsidRPr="009B6CCF" w:rsidRDefault="00945D8C" w:rsidP="00945D8C">
            <w:pPr>
              <w:pStyle w:val="Legenda"/>
              <w:keepNext w:val="0"/>
              <w:rPr>
                <w:sz w:val="16"/>
                <w:szCs w:val="16"/>
              </w:rPr>
            </w:pPr>
            <w:r w:rsidRPr="009B6CCF">
              <w:rPr>
                <w:sz w:val="16"/>
                <w:szCs w:val="16"/>
              </w:rPr>
              <w:t>01.03.002.3.0054</w:t>
            </w:r>
          </w:p>
        </w:tc>
        <w:tc>
          <w:tcPr>
            <w:tcW w:w="750" w:type="dxa"/>
            <w:noWrap/>
            <w:hideMark/>
          </w:tcPr>
          <w:p w14:paraId="39E783D7"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V2</w:t>
            </w:r>
          </w:p>
        </w:tc>
        <w:tc>
          <w:tcPr>
            <w:tcW w:w="1414" w:type="dxa"/>
            <w:noWrap/>
            <w:hideMark/>
          </w:tcPr>
          <w:p w14:paraId="01B99B89"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-53,80123191</w:t>
            </w:r>
          </w:p>
        </w:tc>
        <w:tc>
          <w:tcPr>
            <w:tcW w:w="1541" w:type="dxa"/>
            <w:noWrap/>
            <w:hideMark/>
          </w:tcPr>
          <w:p w14:paraId="489094BC"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-25,68037141</w:t>
            </w:r>
          </w:p>
        </w:tc>
        <w:tc>
          <w:tcPr>
            <w:tcW w:w="1328" w:type="dxa"/>
            <w:noWrap/>
            <w:hideMark/>
          </w:tcPr>
          <w:p w14:paraId="6DA6D274"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-53,80121323</w:t>
            </w:r>
          </w:p>
        </w:tc>
        <w:tc>
          <w:tcPr>
            <w:tcW w:w="1301" w:type="dxa"/>
            <w:noWrap/>
            <w:hideMark/>
          </w:tcPr>
          <w:p w14:paraId="33E49B09"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-25,68037262</w:t>
            </w:r>
          </w:p>
        </w:tc>
        <w:tc>
          <w:tcPr>
            <w:tcW w:w="722" w:type="dxa"/>
            <w:noWrap/>
            <w:hideMark/>
          </w:tcPr>
          <w:p w14:paraId="641C7B83"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1,8775</w:t>
            </w:r>
          </w:p>
        </w:tc>
        <w:tc>
          <w:tcPr>
            <w:tcW w:w="1046" w:type="dxa"/>
            <w:noWrap/>
            <w:hideMark/>
          </w:tcPr>
          <w:p w14:paraId="33BB493A"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3,525037</w:t>
            </w:r>
          </w:p>
        </w:tc>
      </w:tr>
      <w:tr w:rsidR="00945D8C" w:rsidRPr="009B6CCF" w14:paraId="43E9048A"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B3A144D" w14:textId="77777777" w:rsidR="00945D8C" w:rsidRPr="009B6CCF" w:rsidRDefault="00945D8C" w:rsidP="00945D8C">
            <w:pPr>
              <w:pStyle w:val="Legenda"/>
              <w:keepNext w:val="0"/>
              <w:rPr>
                <w:sz w:val="16"/>
                <w:szCs w:val="16"/>
              </w:rPr>
            </w:pPr>
            <w:r w:rsidRPr="009B6CCF">
              <w:rPr>
                <w:sz w:val="16"/>
                <w:szCs w:val="16"/>
              </w:rPr>
              <w:t>01.03.002.3.0054</w:t>
            </w:r>
          </w:p>
        </w:tc>
        <w:tc>
          <w:tcPr>
            <w:tcW w:w="750" w:type="dxa"/>
            <w:noWrap/>
            <w:hideMark/>
          </w:tcPr>
          <w:p w14:paraId="7E29C31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232DF93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-53,80151205</w:t>
            </w:r>
          </w:p>
        </w:tc>
        <w:tc>
          <w:tcPr>
            <w:tcW w:w="1541" w:type="dxa"/>
            <w:noWrap/>
            <w:hideMark/>
          </w:tcPr>
          <w:p w14:paraId="35BF4F56"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-25,68132955</w:t>
            </w:r>
          </w:p>
        </w:tc>
        <w:tc>
          <w:tcPr>
            <w:tcW w:w="1328" w:type="dxa"/>
            <w:noWrap/>
            <w:hideMark/>
          </w:tcPr>
          <w:p w14:paraId="0753563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-53,80150399</w:t>
            </w:r>
          </w:p>
        </w:tc>
        <w:tc>
          <w:tcPr>
            <w:tcW w:w="1301" w:type="dxa"/>
            <w:noWrap/>
            <w:hideMark/>
          </w:tcPr>
          <w:p w14:paraId="231FF3E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-25,68132936</w:t>
            </w:r>
          </w:p>
        </w:tc>
        <w:tc>
          <w:tcPr>
            <w:tcW w:w="722" w:type="dxa"/>
            <w:noWrap/>
            <w:hideMark/>
          </w:tcPr>
          <w:p w14:paraId="1BDD5A16"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0,8083</w:t>
            </w:r>
          </w:p>
        </w:tc>
        <w:tc>
          <w:tcPr>
            <w:tcW w:w="1046" w:type="dxa"/>
            <w:noWrap/>
            <w:hideMark/>
          </w:tcPr>
          <w:p w14:paraId="15D5BE0F"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0,653338</w:t>
            </w:r>
          </w:p>
        </w:tc>
      </w:tr>
      <w:tr w:rsidR="00945D8C" w:rsidRPr="009B6CCF" w14:paraId="16F214D4" w14:textId="77777777" w:rsidTr="00945D8C">
        <w:trPr>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D5FF9B9" w14:textId="77777777" w:rsidR="00945D8C" w:rsidRPr="009B6CCF" w:rsidRDefault="00945D8C" w:rsidP="00945D8C">
            <w:pPr>
              <w:pStyle w:val="Legenda"/>
              <w:keepNext w:val="0"/>
              <w:rPr>
                <w:sz w:val="16"/>
                <w:szCs w:val="16"/>
              </w:rPr>
            </w:pPr>
            <w:r w:rsidRPr="009B6CCF">
              <w:rPr>
                <w:sz w:val="16"/>
                <w:szCs w:val="16"/>
              </w:rPr>
              <w:t>01.03.002.3.0054</w:t>
            </w:r>
          </w:p>
        </w:tc>
        <w:tc>
          <w:tcPr>
            <w:tcW w:w="750" w:type="dxa"/>
            <w:noWrap/>
            <w:hideMark/>
          </w:tcPr>
          <w:p w14:paraId="45FC1502"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V4</w:t>
            </w:r>
          </w:p>
        </w:tc>
        <w:tc>
          <w:tcPr>
            <w:tcW w:w="1414" w:type="dxa"/>
            <w:noWrap/>
            <w:hideMark/>
          </w:tcPr>
          <w:p w14:paraId="72BECFA8"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-53,80247409</w:t>
            </w:r>
          </w:p>
        </w:tc>
        <w:tc>
          <w:tcPr>
            <w:tcW w:w="1541" w:type="dxa"/>
            <w:noWrap/>
            <w:hideMark/>
          </w:tcPr>
          <w:p w14:paraId="1D314962"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-25,68110109</w:t>
            </w:r>
          </w:p>
        </w:tc>
        <w:tc>
          <w:tcPr>
            <w:tcW w:w="1328" w:type="dxa"/>
            <w:noWrap/>
            <w:hideMark/>
          </w:tcPr>
          <w:p w14:paraId="06D8F711"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-53,80246383</w:t>
            </w:r>
          </w:p>
        </w:tc>
        <w:tc>
          <w:tcPr>
            <w:tcW w:w="1301" w:type="dxa"/>
            <w:noWrap/>
            <w:hideMark/>
          </w:tcPr>
          <w:p w14:paraId="4C8AFF12"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-25,68108983</w:t>
            </w:r>
          </w:p>
        </w:tc>
        <w:tc>
          <w:tcPr>
            <w:tcW w:w="722" w:type="dxa"/>
            <w:noWrap/>
            <w:hideMark/>
          </w:tcPr>
          <w:p w14:paraId="0B6842B7"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1,6193</w:t>
            </w:r>
          </w:p>
        </w:tc>
        <w:tc>
          <w:tcPr>
            <w:tcW w:w="1046" w:type="dxa"/>
            <w:noWrap/>
            <w:hideMark/>
          </w:tcPr>
          <w:p w14:paraId="39D40C8B"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2,622226</w:t>
            </w:r>
          </w:p>
        </w:tc>
      </w:tr>
      <w:tr w:rsidR="00945D8C" w:rsidRPr="009B6CCF" w14:paraId="0CD6433B"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015C4CF" w14:textId="77777777" w:rsidR="00945D8C" w:rsidRPr="009B6CCF" w:rsidRDefault="00945D8C" w:rsidP="00945D8C">
            <w:pPr>
              <w:pStyle w:val="Legenda"/>
              <w:keepNext w:val="0"/>
              <w:rPr>
                <w:sz w:val="16"/>
                <w:szCs w:val="16"/>
              </w:rPr>
            </w:pPr>
            <w:r w:rsidRPr="009B6CCF">
              <w:rPr>
                <w:sz w:val="16"/>
                <w:szCs w:val="16"/>
              </w:rPr>
              <w:lastRenderedPageBreak/>
              <w:t>01.03.002.3.0053</w:t>
            </w:r>
          </w:p>
        </w:tc>
        <w:tc>
          <w:tcPr>
            <w:tcW w:w="750" w:type="dxa"/>
            <w:noWrap/>
            <w:hideMark/>
          </w:tcPr>
          <w:p w14:paraId="3E2C111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3B987BA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-53,80383467</w:t>
            </w:r>
          </w:p>
        </w:tc>
        <w:tc>
          <w:tcPr>
            <w:tcW w:w="1541" w:type="dxa"/>
            <w:noWrap/>
            <w:hideMark/>
          </w:tcPr>
          <w:p w14:paraId="63CD209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-25,6797158</w:t>
            </w:r>
          </w:p>
        </w:tc>
        <w:tc>
          <w:tcPr>
            <w:tcW w:w="1328" w:type="dxa"/>
            <w:noWrap/>
            <w:hideMark/>
          </w:tcPr>
          <w:p w14:paraId="4F674586"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-53,80380238</w:t>
            </w:r>
          </w:p>
        </w:tc>
        <w:tc>
          <w:tcPr>
            <w:tcW w:w="1301" w:type="dxa"/>
            <w:noWrap/>
            <w:hideMark/>
          </w:tcPr>
          <w:p w14:paraId="47E3004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-25,6797277</w:t>
            </w:r>
          </w:p>
        </w:tc>
        <w:tc>
          <w:tcPr>
            <w:tcW w:w="722" w:type="dxa"/>
            <w:noWrap/>
            <w:hideMark/>
          </w:tcPr>
          <w:p w14:paraId="6A8E21B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3,4957</w:t>
            </w:r>
          </w:p>
        </w:tc>
        <w:tc>
          <w:tcPr>
            <w:tcW w:w="1046" w:type="dxa"/>
            <w:noWrap/>
            <w:hideMark/>
          </w:tcPr>
          <w:p w14:paraId="69AF8034"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12,220077</w:t>
            </w:r>
          </w:p>
        </w:tc>
      </w:tr>
      <w:tr w:rsidR="00945D8C" w:rsidRPr="009B6CCF" w14:paraId="5E38617A" w14:textId="77777777" w:rsidTr="00945D8C">
        <w:trPr>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2DDD6F9" w14:textId="77777777" w:rsidR="00945D8C" w:rsidRPr="009B6CCF" w:rsidRDefault="00945D8C" w:rsidP="00945D8C">
            <w:pPr>
              <w:pStyle w:val="Legenda"/>
              <w:keepNext w:val="0"/>
              <w:rPr>
                <w:sz w:val="16"/>
                <w:szCs w:val="16"/>
              </w:rPr>
            </w:pPr>
            <w:r w:rsidRPr="009B6CCF">
              <w:rPr>
                <w:sz w:val="16"/>
                <w:szCs w:val="16"/>
              </w:rPr>
              <w:t>01.03.002.3.0053</w:t>
            </w:r>
          </w:p>
        </w:tc>
        <w:tc>
          <w:tcPr>
            <w:tcW w:w="750" w:type="dxa"/>
            <w:noWrap/>
            <w:hideMark/>
          </w:tcPr>
          <w:p w14:paraId="638CCC32"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V2</w:t>
            </w:r>
          </w:p>
        </w:tc>
        <w:tc>
          <w:tcPr>
            <w:tcW w:w="1414" w:type="dxa"/>
            <w:noWrap/>
            <w:hideMark/>
          </w:tcPr>
          <w:p w14:paraId="2B828DC8"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-53,80249329</w:t>
            </w:r>
          </w:p>
        </w:tc>
        <w:tc>
          <w:tcPr>
            <w:tcW w:w="1541" w:type="dxa"/>
            <w:noWrap/>
            <w:hideMark/>
          </w:tcPr>
          <w:p w14:paraId="4A85EF8C"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-25,68005362</w:t>
            </w:r>
          </w:p>
        </w:tc>
        <w:tc>
          <w:tcPr>
            <w:tcW w:w="1328" w:type="dxa"/>
            <w:noWrap/>
            <w:hideMark/>
          </w:tcPr>
          <w:p w14:paraId="0F43A90D"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-53,80245862</w:t>
            </w:r>
          </w:p>
        </w:tc>
        <w:tc>
          <w:tcPr>
            <w:tcW w:w="1301" w:type="dxa"/>
            <w:noWrap/>
            <w:hideMark/>
          </w:tcPr>
          <w:p w14:paraId="31B90D5F"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-25,68006305</w:t>
            </w:r>
          </w:p>
        </w:tc>
        <w:tc>
          <w:tcPr>
            <w:tcW w:w="722" w:type="dxa"/>
            <w:noWrap/>
            <w:hideMark/>
          </w:tcPr>
          <w:p w14:paraId="2342D173"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3,6288</w:t>
            </w:r>
          </w:p>
        </w:tc>
        <w:tc>
          <w:tcPr>
            <w:tcW w:w="1046" w:type="dxa"/>
            <w:noWrap/>
            <w:hideMark/>
          </w:tcPr>
          <w:p w14:paraId="5569FDBF"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13,168031</w:t>
            </w:r>
          </w:p>
        </w:tc>
      </w:tr>
      <w:tr w:rsidR="00945D8C" w:rsidRPr="009B6CCF" w14:paraId="1160BE52"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4005E09" w14:textId="77777777" w:rsidR="00945D8C" w:rsidRPr="009B6CCF" w:rsidRDefault="00945D8C" w:rsidP="00945D8C">
            <w:pPr>
              <w:pStyle w:val="Legenda"/>
              <w:keepNext w:val="0"/>
              <w:rPr>
                <w:sz w:val="16"/>
                <w:szCs w:val="16"/>
              </w:rPr>
            </w:pPr>
            <w:r w:rsidRPr="009B6CCF">
              <w:rPr>
                <w:sz w:val="16"/>
                <w:szCs w:val="16"/>
              </w:rPr>
              <w:t>01.03.002.3.0053</w:t>
            </w:r>
          </w:p>
        </w:tc>
        <w:tc>
          <w:tcPr>
            <w:tcW w:w="750" w:type="dxa"/>
            <w:noWrap/>
            <w:hideMark/>
          </w:tcPr>
          <w:p w14:paraId="0D245B8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46D754B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-53,80278918</w:t>
            </w:r>
          </w:p>
        </w:tc>
        <w:tc>
          <w:tcPr>
            <w:tcW w:w="1541" w:type="dxa"/>
            <w:noWrap/>
            <w:hideMark/>
          </w:tcPr>
          <w:p w14:paraId="4DD96C5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-25,6810079</w:t>
            </w:r>
          </w:p>
        </w:tc>
        <w:tc>
          <w:tcPr>
            <w:tcW w:w="1328" w:type="dxa"/>
            <w:noWrap/>
            <w:hideMark/>
          </w:tcPr>
          <w:p w14:paraId="291EDFA3"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-53,8027494</w:t>
            </w:r>
          </w:p>
        </w:tc>
        <w:tc>
          <w:tcPr>
            <w:tcW w:w="1301" w:type="dxa"/>
            <w:noWrap/>
            <w:hideMark/>
          </w:tcPr>
          <w:p w14:paraId="20763E5E"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-25,68101979</w:t>
            </w:r>
          </w:p>
        </w:tc>
        <w:tc>
          <w:tcPr>
            <w:tcW w:w="722" w:type="dxa"/>
            <w:noWrap/>
            <w:hideMark/>
          </w:tcPr>
          <w:p w14:paraId="734360EE"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4,2004</w:t>
            </w:r>
          </w:p>
        </w:tc>
        <w:tc>
          <w:tcPr>
            <w:tcW w:w="1046" w:type="dxa"/>
            <w:noWrap/>
            <w:hideMark/>
          </w:tcPr>
          <w:p w14:paraId="7AEA80E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17,643131</w:t>
            </w:r>
          </w:p>
        </w:tc>
      </w:tr>
      <w:tr w:rsidR="00945D8C" w:rsidRPr="009B6CCF" w14:paraId="5FF14AF1" w14:textId="77777777" w:rsidTr="00945D8C">
        <w:trPr>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7720882" w14:textId="77777777" w:rsidR="00945D8C" w:rsidRPr="009B6CCF" w:rsidRDefault="00945D8C" w:rsidP="00945D8C">
            <w:pPr>
              <w:pStyle w:val="Legenda"/>
              <w:keepNext w:val="0"/>
              <w:rPr>
                <w:sz w:val="16"/>
                <w:szCs w:val="16"/>
              </w:rPr>
            </w:pPr>
            <w:r w:rsidRPr="009B6CCF">
              <w:rPr>
                <w:sz w:val="16"/>
                <w:szCs w:val="16"/>
              </w:rPr>
              <w:t>01.03.002.3.0053</w:t>
            </w:r>
          </w:p>
        </w:tc>
        <w:tc>
          <w:tcPr>
            <w:tcW w:w="750" w:type="dxa"/>
            <w:noWrap/>
            <w:hideMark/>
          </w:tcPr>
          <w:p w14:paraId="7CBD5052"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V4</w:t>
            </w:r>
          </w:p>
        </w:tc>
        <w:tc>
          <w:tcPr>
            <w:tcW w:w="1414" w:type="dxa"/>
            <w:noWrap/>
            <w:hideMark/>
          </w:tcPr>
          <w:p w14:paraId="05BF459D"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-53,80413056</w:t>
            </w:r>
          </w:p>
        </w:tc>
        <w:tc>
          <w:tcPr>
            <w:tcW w:w="1541" w:type="dxa"/>
            <w:noWrap/>
            <w:hideMark/>
          </w:tcPr>
          <w:p w14:paraId="15DE5A33"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-25,68067008</w:t>
            </w:r>
          </w:p>
        </w:tc>
        <w:tc>
          <w:tcPr>
            <w:tcW w:w="1328" w:type="dxa"/>
            <w:noWrap/>
            <w:hideMark/>
          </w:tcPr>
          <w:p w14:paraId="0E3718EB"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-53,80409317</w:t>
            </w:r>
          </w:p>
        </w:tc>
        <w:tc>
          <w:tcPr>
            <w:tcW w:w="1301" w:type="dxa"/>
            <w:noWrap/>
            <w:hideMark/>
          </w:tcPr>
          <w:p w14:paraId="72C3A04C"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-25,68068444</w:t>
            </w:r>
          </w:p>
        </w:tc>
        <w:tc>
          <w:tcPr>
            <w:tcW w:w="722" w:type="dxa"/>
            <w:noWrap/>
            <w:hideMark/>
          </w:tcPr>
          <w:p w14:paraId="55E974E6"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4,0734</w:t>
            </w:r>
          </w:p>
        </w:tc>
        <w:tc>
          <w:tcPr>
            <w:tcW w:w="1046" w:type="dxa"/>
            <w:noWrap/>
            <w:hideMark/>
          </w:tcPr>
          <w:p w14:paraId="78368DF8"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16,592632</w:t>
            </w:r>
          </w:p>
        </w:tc>
      </w:tr>
      <w:tr w:rsidR="00945D8C" w:rsidRPr="009B6CCF" w14:paraId="764A68C7"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6D4F676" w14:textId="77777777" w:rsidR="00945D8C" w:rsidRPr="009B6CCF" w:rsidRDefault="00945D8C" w:rsidP="00945D8C">
            <w:pPr>
              <w:pStyle w:val="Legenda"/>
              <w:keepNext w:val="0"/>
              <w:rPr>
                <w:sz w:val="16"/>
                <w:szCs w:val="16"/>
              </w:rPr>
            </w:pPr>
            <w:r w:rsidRPr="009B6CCF">
              <w:rPr>
                <w:sz w:val="16"/>
                <w:szCs w:val="16"/>
              </w:rPr>
              <w:t>01.03.002.0.0034</w:t>
            </w:r>
          </w:p>
        </w:tc>
        <w:tc>
          <w:tcPr>
            <w:tcW w:w="750" w:type="dxa"/>
            <w:noWrap/>
            <w:hideMark/>
          </w:tcPr>
          <w:p w14:paraId="72FFF0D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5FC68DF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-53,80443303</w:t>
            </w:r>
          </w:p>
        </w:tc>
        <w:tc>
          <w:tcPr>
            <w:tcW w:w="1541" w:type="dxa"/>
            <w:noWrap/>
            <w:hideMark/>
          </w:tcPr>
          <w:p w14:paraId="5F41294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-25,67666978</w:t>
            </w:r>
          </w:p>
        </w:tc>
        <w:tc>
          <w:tcPr>
            <w:tcW w:w="1328" w:type="dxa"/>
            <w:noWrap/>
            <w:hideMark/>
          </w:tcPr>
          <w:p w14:paraId="61DA506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-53,80441925</w:t>
            </w:r>
          </w:p>
        </w:tc>
        <w:tc>
          <w:tcPr>
            <w:tcW w:w="1301" w:type="dxa"/>
            <w:noWrap/>
            <w:hideMark/>
          </w:tcPr>
          <w:p w14:paraId="0F4A782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-25,67668043</w:t>
            </w:r>
          </w:p>
        </w:tc>
        <w:tc>
          <w:tcPr>
            <w:tcW w:w="722" w:type="dxa"/>
            <w:noWrap/>
            <w:hideMark/>
          </w:tcPr>
          <w:p w14:paraId="36F10F2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1,819</w:t>
            </w:r>
          </w:p>
        </w:tc>
        <w:tc>
          <w:tcPr>
            <w:tcW w:w="1046" w:type="dxa"/>
            <w:noWrap/>
            <w:hideMark/>
          </w:tcPr>
          <w:p w14:paraId="58DECC24"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3,308727</w:t>
            </w:r>
          </w:p>
        </w:tc>
      </w:tr>
      <w:tr w:rsidR="00945D8C" w:rsidRPr="009B6CCF" w14:paraId="36A7B24C" w14:textId="77777777" w:rsidTr="00945D8C">
        <w:trPr>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FA2831F" w14:textId="77777777" w:rsidR="00945D8C" w:rsidRPr="009B6CCF" w:rsidRDefault="00945D8C" w:rsidP="00945D8C">
            <w:pPr>
              <w:pStyle w:val="Legenda"/>
              <w:keepNext w:val="0"/>
              <w:rPr>
                <w:sz w:val="16"/>
                <w:szCs w:val="16"/>
              </w:rPr>
            </w:pPr>
            <w:r w:rsidRPr="009B6CCF">
              <w:rPr>
                <w:sz w:val="16"/>
                <w:szCs w:val="16"/>
              </w:rPr>
              <w:t>01.03.002.0.0034</w:t>
            </w:r>
          </w:p>
        </w:tc>
        <w:tc>
          <w:tcPr>
            <w:tcW w:w="750" w:type="dxa"/>
            <w:noWrap/>
            <w:hideMark/>
          </w:tcPr>
          <w:p w14:paraId="388CF43C"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V2</w:t>
            </w:r>
          </w:p>
        </w:tc>
        <w:tc>
          <w:tcPr>
            <w:tcW w:w="1414" w:type="dxa"/>
            <w:noWrap/>
            <w:hideMark/>
          </w:tcPr>
          <w:p w14:paraId="12826F93"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-53,8032826</w:t>
            </w:r>
          </w:p>
        </w:tc>
        <w:tc>
          <w:tcPr>
            <w:tcW w:w="1541" w:type="dxa"/>
            <w:noWrap/>
            <w:hideMark/>
          </w:tcPr>
          <w:p w14:paraId="30FF22B6"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-25,67695708</w:t>
            </w:r>
          </w:p>
        </w:tc>
        <w:tc>
          <w:tcPr>
            <w:tcW w:w="1328" w:type="dxa"/>
            <w:noWrap/>
            <w:hideMark/>
          </w:tcPr>
          <w:p w14:paraId="46E35E75"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-53,80326749</w:t>
            </w:r>
          </w:p>
        </w:tc>
        <w:tc>
          <w:tcPr>
            <w:tcW w:w="1301" w:type="dxa"/>
            <w:noWrap/>
            <w:hideMark/>
          </w:tcPr>
          <w:p w14:paraId="1BAB8D24"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-25,67696787</w:t>
            </w:r>
          </w:p>
        </w:tc>
        <w:tc>
          <w:tcPr>
            <w:tcW w:w="722" w:type="dxa"/>
            <w:noWrap/>
            <w:hideMark/>
          </w:tcPr>
          <w:p w14:paraId="1F52615E"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1,9317</w:t>
            </w:r>
          </w:p>
        </w:tc>
        <w:tc>
          <w:tcPr>
            <w:tcW w:w="1046" w:type="dxa"/>
            <w:noWrap/>
            <w:hideMark/>
          </w:tcPr>
          <w:p w14:paraId="366E0AF9"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3,731656</w:t>
            </w:r>
          </w:p>
        </w:tc>
      </w:tr>
      <w:tr w:rsidR="00945D8C" w:rsidRPr="009B6CCF" w14:paraId="50B00CD1"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A6FDE28" w14:textId="77777777" w:rsidR="00945D8C" w:rsidRPr="009B6CCF" w:rsidRDefault="00945D8C" w:rsidP="00945D8C">
            <w:pPr>
              <w:pStyle w:val="Legenda"/>
              <w:keepNext w:val="0"/>
              <w:rPr>
                <w:sz w:val="16"/>
                <w:szCs w:val="16"/>
              </w:rPr>
            </w:pPr>
            <w:r w:rsidRPr="009B6CCF">
              <w:rPr>
                <w:sz w:val="16"/>
                <w:szCs w:val="16"/>
              </w:rPr>
              <w:t>01.03.002.0.0034</w:t>
            </w:r>
          </w:p>
        </w:tc>
        <w:tc>
          <w:tcPr>
            <w:tcW w:w="750" w:type="dxa"/>
            <w:noWrap/>
            <w:hideMark/>
          </w:tcPr>
          <w:p w14:paraId="10AA887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7942E2B9"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-53,80360287</w:t>
            </w:r>
          </w:p>
        </w:tc>
        <w:tc>
          <w:tcPr>
            <w:tcW w:w="1541" w:type="dxa"/>
            <w:noWrap/>
            <w:hideMark/>
          </w:tcPr>
          <w:p w14:paraId="1600BFB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-25,67799877</w:t>
            </w:r>
          </w:p>
        </w:tc>
        <w:tc>
          <w:tcPr>
            <w:tcW w:w="1328" w:type="dxa"/>
            <w:noWrap/>
            <w:hideMark/>
          </w:tcPr>
          <w:p w14:paraId="35C736D4"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-53,80358469</w:t>
            </w:r>
          </w:p>
        </w:tc>
        <w:tc>
          <w:tcPr>
            <w:tcW w:w="1301" w:type="dxa"/>
            <w:noWrap/>
            <w:hideMark/>
          </w:tcPr>
          <w:p w14:paraId="368F461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-25,67801159</w:t>
            </w:r>
          </w:p>
        </w:tc>
        <w:tc>
          <w:tcPr>
            <w:tcW w:w="722" w:type="dxa"/>
            <w:noWrap/>
            <w:hideMark/>
          </w:tcPr>
          <w:p w14:paraId="317FFF53"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2,3126</w:t>
            </w:r>
          </w:p>
        </w:tc>
        <w:tc>
          <w:tcPr>
            <w:tcW w:w="1046" w:type="dxa"/>
            <w:noWrap/>
            <w:hideMark/>
          </w:tcPr>
          <w:p w14:paraId="1672E46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5,348346</w:t>
            </w:r>
          </w:p>
        </w:tc>
      </w:tr>
      <w:tr w:rsidR="00945D8C" w:rsidRPr="009B6CCF" w14:paraId="43C10733" w14:textId="77777777" w:rsidTr="00945D8C">
        <w:trPr>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CE894E1" w14:textId="77777777" w:rsidR="00945D8C" w:rsidRPr="009B6CCF" w:rsidRDefault="00945D8C" w:rsidP="00945D8C">
            <w:pPr>
              <w:pStyle w:val="Legenda"/>
              <w:keepNext w:val="0"/>
              <w:rPr>
                <w:sz w:val="16"/>
                <w:szCs w:val="16"/>
              </w:rPr>
            </w:pPr>
            <w:r w:rsidRPr="009B6CCF">
              <w:rPr>
                <w:sz w:val="16"/>
                <w:szCs w:val="16"/>
              </w:rPr>
              <w:t>01.03.002.0.0034</w:t>
            </w:r>
          </w:p>
        </w:tc>
        <w:tc>
          <w:tcPr>
            <w:tcW w:w="750" w:type="dxa"/>
            <w:noWrap/>
            <w:hideMark/>
          </w:tcPr>
          <w:p w14:paraId="51A4453E"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V4</w:t>
            </w:r>
          </w:p>
        </w:tc>
        <w:tc>
          <w:tcPr>
            <w:tcW w:w="1414" w:type="dxa"/>
            <w:noWrap/>
            <w:hideMark/>
          </w:tcPr>
          <w:p w14:paraId="26013CA2"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-53,8047533</w:t>
            </w:r>
          </w:p>
        </w:tc>
        <w:tc>
          <w:tcPr>
            <w:tcW w:w="1541" w:type="dxa"/>
            <w:noWrap/>
            <w:hideMark/>
          </w:tcPr>
          <w:p w14:paraId="187FD5EA"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-25,67771147</w:t>
            </w:r>
          </w:p>
        </w:tc>
        <w:tc>
          <w:tcPr>
            <w:tcW w:w="1328" w:type="dxa"/>
            <w:noWrap/>
            <w:hideMark/>
          </w:tcPr>
          <w:p w14:paraId="7B3E3B49"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-53,80473647</w:t>
            </w:r>
          </w:p>
        </w:tc>
        <w:tc>
          <w:tcPr>
            <w:tcW w:w="1301" w:type="dxa"/>
            <w:noWrap/>
            <w:hideMark/>
          </w:tcPr>
          <w:p w14:paraId="1D755216"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-25,67772414</w:t>
            </w:r>
          </w:p>
        </w:tc>
        <w:tc>
          <w:tcPr>
            <w:tcW w:w="722" w:type="dxa"/>
            <w:noWrap/>
            <w:hideMark/>
          </w:tcPr>
          <w:p w14:paraId="38DAE57E"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2,1983</w:t>
            </w:r>
          </w:p>
        </w:tc>
        <w:tc>
          <w:tcPr>
            <w:tcW w:w="1046" w:type="dxa"/>
            <w:noWrap/>
            <w:hideMark/>
          </w:tcPr>
          <w:p w14:paraId="40A2E1E6"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4,832543</w:t>
            </w:r>
          </w:p>
        </w:tc>
      </w:tr>
      <w:tr w:rsidR="00945D8C" w:rsidRPr="009B6CCF" w14:paraId="5898A65A"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F3E16C7" w14:textId="77777777" w:rsidR="00945D8C" w:rsidRPr="009B6CCF" w:rsidRDefault="00945D8C" w:rsidP="00945D8C">
            <w:pPr>
              <w:pStyle w:val="Legenda"/>
              <w:keepNext w:val="0"/>
              <w:rPr>
                <w:sz w:val="16"/>
                <w:szCs w:val="16"/>
              </w:rPr>
            </w:pPr>
            <w:r w:rsidRPr="009B6CCF">
              <w:rPr>
                <w:sz w:val="16"/>
                <w:szCs w:val="16"/>
              </w:rPr>
              <w:t>01.03.001.2.0048</w:t>
            </w:r>
          </w:p>
        </w:tc>
        <w:tc>
          <w:tcPr>
            <w:tcW w:w="750" w:type="dxa"/>
            <w:noWrap/>
            <w:hideMark/>
          </w:tcPr>
          <w:p w14:paraId="6BFCB5A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58D2581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-53,80083029</w:t>
            </w:r>
          </w:p>
        </w:tc>
        <w:tc>
          <w:tcPr>
            <w:tcW w:w="1541" w:type="dxa"/>
            <w:noWrap/>
            <w:hideMark/>
          </w:tcPr>
          <w:p w14:paraId="188AEEB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-25,66998292</w:t>
            </w:r>
          </w:p>
        </w:tc>
        <w:tc>
          <w:tcPr>
            <w:tcW w:w="1328" w:type="dxa"/>
            <w:noWrap/>
            <w:hideMark/>
          </w:tcPr>
          <w:p w14:paraId="24F55D7E"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-53,80081686</w:t>
            </w:r>
          </w:p>
        </w:tc>
        <w:tc>
          <w:tcPr>
            <w:tcW w:w="1301" w:type="dxa"/>
            <w:noWrap/>
            <w:hideMark/>
          </w:tcPr>
          <w:p w14:paraId="7410714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-25,6699944</w:t>
            </w:r>
          </w:p>
        </w:tc>
        <w:tc>
          <w:tcPr>
            <w:tcW w:w="722" w:type="dxa"/>
            <w:noWrap/>
            <w:hideMark/>
          </w:tcPr>
          <w:p w14:paraId="35D6AE13"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1,8558</w:t>
            </w:r>
          </w:p>
        </w:tc>
        <w:tc>
          <w:tcPr>
            <w:tcW w:w="1046" w:type="dxa"/>
            <w:noWrap/>
            <w:hideMark/>
          </w:tcPr>
          <w:p w14:paraId="07E0DD5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3,443968</w:t>
            </w:r>
          </w:p>
        </w:tc>
      </w:tr>
      <w:tr w:rsidR="00945D8C" w:rsidRPr="009B6CCF" w14:paraId="07CEEEA2" w14:textId="77777777" w:rsidTr="00945D8C">
        <w:trPr>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332B0AB" w14:textId="77777777" w:rsidR="00945D8C" w:rsidRPr="009B6CCF" w:rsidRDefault="00945D8C" w:rsidP="00945D8C">
            <w:pPr>
              <w:pStyle w:val="Legenda"/>
              <w:keepNext w:val="0"/>
              <w:rPr>
                <w:sz w:val="16"/>
                <w:szCs w:val="16"/>
              </w:rPr>
            </w:pPr>
            <w:r w:rsidRPr="009B6CCF">
              <w:rPr>
                <w:sz w:val="16"/>
                <w:szCs w:val="16"/>
              </w:rPr>
              <w:t>01.03.001.2.0048</w:t>
            </w:r>
          </w:p>
        </w:tc>
        <w:tc>
          <w:tcPr>
            <w:tcW w:w="750" w:type="dxa"/>
            <w:noWrap/>
            <w:hideMark/>
          </w:tcPr>
          <w:p w14:paraId="7AB0987D"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V2</w:t>
            </w:r>
          </w:p>
        </w:tc>
        <w:tc>
          <w:tcPr>
            <w:tcW w:w="1414" w:type="dxa"/>
            <w:noWrap/>
            <w:hideMark/>
          </w:tcPr>
          <w:p w14:paraId="63D6E3BA"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-53,79948904</w:t>
            </w:r>
          </w:p>
        </w:tc>
        <w:tc>
          <w:tcPr>
            <w:tcW w:w="1541" w:type="dxa"/>
            <w:noWrap/>
            <w:hideMark/>
          </w:tcPr>
          <w:p w14:paraId="45EB3B33"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-25,67032079</w:t>
            </w:r>
          </w:p>
        </w:tc>
        <w:tc>
          <w:tcPr>
            <w:tcW w:w="1328" w:type="dxa"/>
            <w:noWrap/>
            <w:hideMark/>
          </w:tcPr>
          <w:p w14:paraId="6C4AEB31"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-53,79947319</w:t>
            </w:r>
          </w:p>
        </w:tc>
        <w:tc>
          <w:tcPr>
            <w:tcW w:w="1301" w:type="dxa"/>
            <w:noWrap/>
            <w:hideMark/>
          </w:tcPr>
          <w:p w14:paraId="112DA493"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-25,67032972</w:t>
            </w:r>
          </w:p>
        </w:tc>
        <w:tc>
          <w:tcPr>
            <w:tcW w:w="722" w:type="dxa"/>
            <w:noWrap/>
            <w:hideMark/>
          </w:tcPr>
          <w:p w14:paraId="1F0F52ED"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1,8728</w:t>
            </w:r>
          </w:p>
        </w:tc>
        <w:tc>
          <w:tcPr>
            <w:tcW w:w="1046" w:type="dxa"/>
            <w:noWrap/>
            <w:hideMark/>
          </w:tcPr>
          <w:p w14:paraId="29ED186E"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3,507449</w:t>
            </w:r>
          </w:p>
        </w:tc>
      </w:tr>
      <w:tr w:rsidR="00945D8C" w:rsidRPr="009B6CCF" w14:paraId="2E12EDE5"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8A578F2" w14:textId="77777777" w:rsidR="00945D8C" w:rsidRPr="009B6CCF" w:rsidRDefault="00945D8C" w:rsidP="00945D8C">
            <w:pPr>
              <w:pStyle w:val="Legenda"/>
              <w:keepNext w:val="0"/>
              <w:rPr>
                <w:sz w:val="16"/>
                <w:szCs w:val="16"/>
              </w:rPr>
            </w:pPr>
            <w:r w:rsidRPr="009B6CCF">
              <w:rPr>
                <w:sz w:val="16"/>
                <w:szCs w:val="16"/>
              </w:rPr>
              <w:t>01.03.001.2.0048</w:t>
            </w:r>
          </w:p>
        </w:tc>
        <w:tc>
          <w:tcPr>
            <w:tcW w:w="750" w:type="dxa"/>
            <w:noWrap/>
            <w:hideMark/>
          </w:tcPr>
          <w:p w14:paraId="6F1DA950"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5FF55440"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-53,79981186</w:t>
            </w:r>
          </w:p>
        </w:tc>
        <w:tc>
          <w:tcPr>
            <w:tcW w:w="1541" w:type="dxa"/>
            <w:noWrap/>
            <w:hideMark/>
          </w:tcPr>
          <w:p w14:paraId="61AE148F"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-25,67136183</w:t>
            </w:r>
          </w:p>
        </w:tc>
        <w:tc>
          <w:tcPr>
            <w:tcW w:w="1328" w:type="dxa"/>
            <w:noWrap/>
            <w:hideMark/>
          </w:tcPr>
          <w:p w14:paraId="6E578EB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-53,79979034</w:t>
            </w:r>
          </w:p>
        </w:tc>
        <w:tc>
          <w:tcPr>
            <w:tcW w:w="1301" w:type="dxa"/>
            <w:noWrap/>
            <w:hideMark/>
          </w:tcPr>
          <w:p w14:paraId="300AB103"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-25,67137345</w:t>
            </w:r>
          </w:p>
        </w:tc>
        <w:tc>
          <w:tcPr>
            <w:tcW w:w="722" w:type="dxa"/>
            <w:noWrap/>
            <w:hideMark/>
          </w:tcPr>
          <w:p w14:paraId="2535924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2,5137</w:t>
            </w:r>
          </w:p>
        </w:tc>
        <w:tc>
          <w:tcPr>
            <w:tcW w:w="1046" w:type="dxa"/>
            <w:noWrap/>
            <w:hideMark/>
          </w:tcPr>
          <w:p w14:paraId="1339DE54"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6,318604</w:t>
            </w:r>
          </w:p>
        </w:tc>
      </w:tr>
      <w:tr w:rsidR="00945D8C" w:rsidRPr="009B6CCF" w14:paraId="62D496DE" w14:textId="77777777" w:rsidTr="00945D8C">
        <w:trPr>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73D3891" w14:textId="77777777" w:rsidR="00945D8C" w:rsidRPr="009B6CCF" w:rsidRDefault="00945D8C" w:rsidP="00945D8C">
            <w:pPr>
              <w:pStyle w:val="Legenda"/>
              <w:keepNext w:val="0"/>
              <w:rPr>
                <w:sz w:val="16"/>
                <w:szCs w:val="16"/>
              </w:rPr>
            </w:pPr>
            <w:r w:rsidRPr="009B6CCF">
              <w:rPr>
                <w:sz w:val="16"/>
                <w:szCs w:val="16"/>
              </w:rPr>
              <w:t>01.03.001.2.0048</w:t>
            </w:r>
          </w:p>
        </w:tc>
        <w:tc>
          <w:tcPr>
            <w:tcW w:w="750" w:type="dxa"/>
            <w:noWrap/>
            <w:hideMark/>
          </w:tcPr>
          <w:p w14:paraId="72AFEC5D"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V4</w:t>
            </w:r>
          </w:p>
        </w:tc>
        <w:tc>
          <w:tcPr>
            <w:tcW w:w="1414" w:type="dxa"/>
            <w:noWrap/>
            <w:hideMark/>
          </w:tcPr>
          <w:p w14:paraId="620B95E2"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-53,80115311</w:t>
            </w:r>
          </w:p>
        </w:tc>
        <w:tc>
          <w:tcPr>
            <w:tcW w:w="1541" w:type="dxa"/>
            <w:noWrap/>
            <w:hideMark/>
          </w:tcPr>
          <w:p w14:paraId="7181E0BB"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-25,67102396</w:t>
            </w:r>
          </w:p>
        </w:tc>
        <w:tc>
          <w:tcPr>
            <w:tcW w:w="1328" w:type="dxa"/>
            <w:noWrap/>
            <w:hideMark/>
          </w:tcPr>
          <w:p w14:paraId="1E9759C6"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-53,80113402</w:t>
            </w:r>
          </w:p>
        </w:tc>
        <w:tc>
          <w:tcPr>
            <w:tcW w:w="1301" w:type="dxa"/>
            <w:noWrap/>
            <w:hideMark/>
          </w:tcPr>
          <w:p w14:paraId="2F5BD3E0"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-25,67103813</w:t>
            </w:r>
          </w:p>
        </w:tc>
        <w:tc>
          <w:tcPr>
            <w:tcW w:w="722" w:type="dxa"/>
            <w:noWrap/>
            <w:hideMark/>
          </w:tcPr>
          <w:p w14:paraId="70DC1522"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2,4789</w:t>
            </w:r>
          </w:p>
        </w:tc>
        <w:tc>
          <w:tcPr>
            <w:tcW w:w="1046" w:type="dxa"/>
            <w:noWrap/>
            <w:hideMark/>
          </w:tcPr>
          <w:p w14:paraId="4623B49C"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6,145039</w:t>
            </w:r>
          </w:p>
        </w:tc>
      </w:tr>
      <w:tr w:rsidR="00945D8C" w:rsidRPr="009B6CCF" w14:paraId="415B0A26"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0ACA675" w14:textId="77777777" w:rsidR="00945D8C" w:rsidRPr="009B6CCF" w:rsidRDefault="00945D8C" w:rsidP="00945D8C">
            <w:pPr>
              <w:pStyle w:val="Legenda"/>
              <w:keepNext w:val="0"/>
              <w:rPr>
                <w:sz w:val="16"/>
                <w:szCs w:val="16"/>
              </w:rPr>
            </w:pPr>
            <w:r w:rsidRPr="009B6CCF">
              <w:rPr>
                <w:sz w:val="16"/>
                <w:szCs w:val="16"/>
              </w:rPr>
              <w:t>01.03.001.0.0046</w:t>
            </w:r>
          </w:p>
        </w:tc>
        <w:tc>
          <w:tcPr>
            <w:tcW w:w="750" w:type="dxa"/>
            <w:noWrap/>
            <w:hideMark/>
          </w:tcPr>
          <w:p w14:paraId="4A7A87E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59BBB77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-53,8036052</w:t>
            </w:r>
          </w:p>
        </w:tc>
        <w:tc>
          <w:tcPr>
            <w:tcW w:w="1541" w:type="dxa"/>
            <w:noWrap/>
            <w:hideMark/>
          </w:tcPr>
          <w:p w14:paraId="117A9D03"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-25,66927033</w:t>
            </w:r>
          </w:p>
        </w:tc>
        <w:tc>
          <w:tcPr>
            <w:tcW w:w="1328" w:type="dxa"/>
            <w:noWrap/>
            <w:hideMark/>
          </w:tcPr>
          <w:p w14:paraId="27E63FD4"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-53,80359983</w:t>
            </w:r>
          </w:p>
        </w:tc>
        <w:tc>
          <w:tcPr>
            <w:tcW w:w="1301" w:type="dxa"/>
            <w:noWrap/>
            <w:hideMark/>
          </w:tcPr>
          <w:p w14:paraId="472B6349"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-25,6692933</w:t>
            </w:r>
          </w:p>
        </w:tc>
        <w:tc>
          <w:tcPr>
            <w:tcW w:w="722" w:type="dxa"/>
            <w:noWrap/>
            <w:hideMark/>
          </w:tcPr>
          <w:p w14:paraId="668CB4FE"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2,6107</w:t>
            </w:r>
          </w:p>
        </w:tc>
        <w:tc>
          <w:tcPr>
            <w:tcW w:w="1046" w:type="dxa"/>
            <w:noWrap/>
            <w:hideMark/>
          </w:tcPr>
          <w:p w14:paraId="3F086D6F"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6,815883</w:t>
            </w:r>
          </w:p>
        </w:tc>
      </w:tr>
      <w:tr w:rsidR="00945D8C" w:rsidRPr="009B6CCF" w14:paraId="3A8C8080" w14:textId="77777777" w:rsidTr="00945D8C">
        <w:trPr>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CA130F0" w14:textId="77777777" w:rsidR="00945D8C" w:rsidRPr="009B6CCF" w:rsidRDefault="00945D8C" w:rsidP="00945D8C">
            <w:pPr>
              <w:pStyle w:val="Legenda"/>
              <w:keepNext w:val="0"/>
              <w:rPr>
                <w:sz w:val="16"/>
                <w:szCs w:val="16"/>
              </w:rPr>
            </w:pPr>
            <w:r w:rsidRPr="009B6CCF">
              <w:rPr>
                <w:sz w:val="16"/>
                <w:szCs w:val="16"/>
              </w:rPr>
              <w:t>01.03.001.0.0046</w:t>
            </w:r>
          </w:p>
        </w:tc>
        <w:tc>
          <w:tcPr>
            <w:tcW w:w="750" w:type="dxa"/>
            <w:noWrap/>
            <w:hideMark/>
          </w:tcPr>
          <w:p w14:paraId="2EDF5EED"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V2</w:t>
            </w:r>
          </w:p>
        </w:tc>
        <w:tc>
          <w:tcPr>
            <w:tcW w:w="1414" w:type="dxa"/>
            <w:noWrap/>
            <w:hideMark/>
          </w:tcPr>
          <w:p w14:paraId="4A49679D"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-53,80246053</w:t>
            </w:r>
          </w:p>
        </w:tc>
        <w:tc>
          <w:tcPr>
            <w:tcW w:w="1541" w:type="dxa"/>
            <w:noWrap/>
            <w:hideMark/>
          </w:tcPr>
          <w:p w14:paraId="7D18D0BE"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-25,66957554</w:t>
            </w:r>
          </w:p>
        </w:tc>
        <w:tc>
          <w:tcPr>
            <w:tcW w:w="1328" w:type="dxa"/>
            <w:noWrap/>
            <w:hideMark/>
          </w:tcPr>
          <w:p w14:paraId="3C0CF9A4"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-53,80244813</w:t>
            </w:r>
          </w:p>
        </w:tc>
        <w:tc>
          <w:tcPr>
            <w:tcW w:w="1301" w:type="dxa"/>
            <w:noWrap/>
            <w:hideMark/>
          </w:tcPr>
          <w:p w14:paraId="58D1E2B7"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-25,66958074</w:t>
            </w:r>
          </w:p>
        </w:tc>
        <w:tc>
          <w:tcPr>
            <w:tcW w:w="722" w:type="dxa"/>
            <w:noWrap/>
            <w:hideMark/>
          </w:tcPr>
          <w:p w14:paraId="06F37408"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1,3698</w:t>
            </w:r>
          </w:p>
        </w:tc>
        <w:tc>
          <w:tcPr>
            <w:tcW w:w="1046" w:type="dxa"/>
            <w:noWrap/>
            <w:hideMark/>
          </w:tcPr>
          <w:p w14:paraId="44B6F973"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1,876301</w:t>
            </w:r>
          </w:p>
        </w:tc>
      </w:tr>
      <w:tr w:rsidR="00945D8C" w:rsidRPr="009B6CCF" w14:paraId="1E19AC71"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B2A9288" w14:textId="77777777" w:rsidR="00945D8C" w:rsidRPr="009B6CCF" w:rsidRDefault="00945D8C" w:rsidP="00945D8C">
            <w:pPr>
              <w:pStyle w:val="Legenda"/>
              <w:keepNext w:val="0"/>
              <w:rPr>
                <w:sz w:val="16"/>
                <w:szCs w:val="16"/>
              </w:rPr>
            </w:pPr>
            <w:r w:rsidRPr="009B6CCF">
              <w:rPr>
                <w:sz w:val="16"/>
                <w:szCs w:val="16"/>
              </w:rPr>
              <w:t>01.03.001.0.0046</w:t>
            </w:r>
          </w:p>
        </w:tc>
        <w:tc>
          <w:tcPr>
            <w:tcW w:w="750" w:type="dxa"/>
            <w:noWrap/>
            <w:hideMark/>
          </w:tcPr>
          <w:p w14:paraId="6B4431B0"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32331550"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-53,80280075</w:t>
            </w:r>
          </w:p>
        </w:tc>
        <w:tc>
          <w:tcPr>
            <w:tcW w:w="1541" w:type="dxa"/>
            <w:noWrap/>
            <w:hideMark/>
          </w:tcPr>
          <w:p w14:paraId="6CC578F3"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-25,67061207</w:t>
            </w:r>
          </w:p>
        </w:tc>
        <w:tc>
          <w:tcPr>
            <w:tcW w:w="1328" w:type="dxa"/>
            <w:noWrap/>
            <w:hideMark/>
          </w:tcPr>
          <w:p w14:paraId="6EBDE8C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-53,8027653</w:t>
            </w:r>
          </w:p>
        </w:tc>
        <w:tc>
          <w:tcPr>
            <w:tcW w:w="1301" w:type="dxa"/>
            <w:noWrap/>
            <w:hideMark/>
          </w:tcPr>
          <w:p w14:paraId="069806B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-25,67062445</w:t>
            </w:r>
          </w:p>
        </w:tc>
        <w:tc>
          <w:tcPr>
            <w:tcW w:w="722" w:type="dxa"/>
            <w:noWrap/>
            <w:hideMark/>
          </w:tcPr>
          <w:p w14:paraId="11466E0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3,8096</w:t>
            </w:r>
          </w:p>
        </w:tc>
        <w:tc>
          <w:tcPr>
            <w:tcW w:w="1046" w:type="dxa"/>
            <w:noWrap/>
            <w:hideMark/>
          </w:tcPr>
          <w:p w14:paraId="55F7CA53"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14,513394</w:t>
            </w:r>
          </w:p>
        </w:tc>
      </w:tr>
      <w:tr w:rsidR="00945D8C" w:rsidRPr="009B6CCF" w14:paraId="6656EA8D" w14:textId="77777777" w:rsidTr="00945D8C">
        <w:trPr>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9F9402B" w14:textId="77777777" w:rsidR="00945D8C" w:rsidRPr="009B6CCF" w:rsidRDefault="00945D8C" w:rsidP="00945D8C">
            <w:pPr>
              <w:pStyle w:val="Legenda"/>
              <w:keepNext w:val="0"/>
              <w:rPr>
                <w:sz w:val="16"/>
                <w:szCs w:val="16"/>
              </w:rPr>
            </w:pPr>
            <w:r w:rsidRPr="009B6CCF">
              <w:rPr>
                <w:sz w:val="16"/>
                <w:szCs w:val="16"/>
              </w:rPr>
              <w:t>01.03.001.0.0046</w:t>
            </w:r>
          </w:p>
        </w:tc>
        <w:tc>
          <w:tcPr>
            <w:tcW w:w="750" w:type="dxa"/>
            <w:noWrap/>
            <w:hideMark/>
          </w:tcPr>
          <w:p w14:paraId="4A1F98A6"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V4</w:t>
            </w:r>
          </w:p>
        </w:tc>
        <w:tc>
          <w:tcPr>
            <w:tcW w:w="1414" w:type="dxa"/>
            <w:noWrap/>
            <w:hideMark/>
          </w:tcPr>
          <w:p w14:paraId="392FE8C7"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-53,80394542</w:t>
            </w:r>
          </w:p>
        </w:tc>
        <w:tc>
          <w:tcPr>
            <w:tcW w:w="1541" w:type="dxa"/>
            <w:noWrap/>
            <w:hideMark/>
          </w:tcPr>
          <w:p w14:paraId="7E01F747"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-25,67030686</w:t>
            </w:r>
          </w:p>
        </w:tc>
        <w:tc>
          <w:tcPr>
            <w:tcW w:w="1328" w:type="dxa"/>
            <w:noWrap/>
            <w:hideMark/>
          </w:tcPr>
          <w:p w14:paraId="2C784898"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-53,80391701</w:t>
            </w:r>
          </w:p>
        </w:tc>
        <w:tc>
          <w:tcPr>
            <w:tcW w:w="1301" w:type="dxa"/>
            <w:noWrap/>
            <w:hideMark/>
          </w:tcPr>
          <w:p w14:paraId="1D85B4FB"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-25,67033702</w:t>
            </w:r>
          </w:p>
        </w:tc>
        <w:tc>
          <w:tcPr>
            <w:tcW w:w="722" w:type="dxa"/>
            <w:noWrap/>
            <w:hideMark/>
          </w:tcPr>
          <w:p w14:paraId="2D7CB8C8"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4,3994</w:t>
            </w:r>
          </w:p>
        </w:tc>
        <w:tc>
          <w:tcPr>
            <w:tcW w:w="1046" w:type="dxa"/>
            <w:noWrap/>
            <w:hideMark/>
          </w:tcPr>
          <w:p w14:paraId="24C9A1F5"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19,354423</w:t>
            </w:r>
          </w:p>
        </w:tc>
      </w:tr>
      <w:tr w:rsidR="00945D8C" w:rsidRPr="009B6CCF" w14:paraId="6FBB2339"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F71060E" w14:textId="77777777" w:rsidR="00945D8C" w:rsidRPr="009B6CCF" w:rsidRDefault="00945D8C" w:rsidP="00945D8C">
            <w:pPr>
              <w:pStyle w:val="Legenda"/>
              <w:keepNext w:val="0"/>
              <w:rPr>
                <w:sz w:val="16"/>
                <w:szCs w:val="16"/>
              </w:rPr>
            </w:pPr>
            <w:r w:rsidRPr="009B6CCF">
              <w:rPr>
                <w:sz w:val="16"/>
                <w:szCs w:val="16"/>
              </w:rPr>
              <w:t>01.02.002.0.0033</w:t>
            </w:r>
          </w:p>
        </w:tc>
        <w:tc>
          <w:tcPr>
            <w:tcW w:w="750" w:type="dxa"/>
            <w:noWrap/>
            <w:hideMark/>
          </w:tcPr>
          <w:p w14:paraId="1E0210F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5051B15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-53,80578741</w:t>
            </w:r>
          </w:p>
        </w:tc>
        <w:tc>
          <w:tcPr>
            <w:tcW w:w="1541" w:type="dxa"/>
            <w:noWrap/>
            <w:hideMark/>
          </w:tcPr>
          <w:p w14:paraId="690C453E"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-25,6763152</w:t>
            </w:r>
          </w:p>
        </w:tc>
        <w:tc>
          <w:tcPr>
            <w:tcW w:w="1328" w:type="dxa"/>
            <w:noWrap/>
            <w:hideMark/>
          </w:tcPr>
          <w:p w14:paraId="16C94D0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-53,80575682</w:t>
            </w:r>
          </w:p>
        </w:tc>
        <w:tc>
          <w:tcPr>
            <w:tcW w:w="1301" w:type="dxa"/>
            <w:noWrap/>
            <w:hideMark/>
          </w:tcPr>
          <w:p w14:paraId="439D599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-25,67633708</w:t>
            </w:r>
          </w:p>
        </w:tc>
        <w:tc>
          <w:tcPr>
            <w:tcW w:w="722" w:type="dxa"/>
            <w:noWrap/>
            <w:hideMark/>
          </w:tcPr>
          <w:p w14:paraId="0682D159"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3,9138</w:t>
            </w:r>
          </w:p>
        </w:tc>
        <w:tc>
          <w:tcPr>
            <w:tcW w:w="1046" w:type="dxa"/>
            <w:noWrap/>
            <w:hideMark/>
          </w:tcPr>
          <w:p w14:paraId="63A5EE7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15,317548</w:t>
            </w:r>
          </w:p>
        </w:tc>
      </w:tr>
      <w:tr w:rsidR="00945D8C" w:rsidRPr="009B6CCF" w14:paraId="5AD4850E" w14:textId="77777777" w:rsidTr="00945D8C">
        <w:trPr>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9433E89" w14:textId="77777777" w:rsidR="00945D8C" w:rsidRPr="009B6CCF" w:rsidRDefault="00945D8C" w:rsidP="00945D8C">
            <w:pPr>
              <w:pStyle w:val="Legenda"/>
              <w:keepNext w:val="0"/>
              <w:rPr>
                <w:sz w:val="16"/>
                <w:szCs w:val="16"/>
              </w:rPr>
            </w:pPr>
            <w:r w:rsidRPr="009B6CCF">
              <w:rPr>
                <w:sz w:val="16"/>
                <w:szCs w:val="16"/>
              </w:rPr>
              <w:t>01.02.002.0.0033</w:t>
            </w:r>
          </w:p>
        </w:tc>
        <w:tc>
          <w:tcPr>
            <w:tcW w:w="750" w:type="dxa"/>
            <w:noWrap/>
            <w:hideMark/>
          </w:tcPr>
          <w:p w14:paraId="23C2FF4A"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V2</w:t>
            </w:r>
          </w:p>
        </w:tc>
        <w:tc>
          <w:tcPr>
            <w:tcW w:w="1414" w:type="dxa"/>
            <w:noWrap/>
            <w:hideMark/>
          </w:tcPr>
          <w:p w14:paraId="0AC8748E"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-53,80463351</w:t>
            </w:r>
          </w:p>
        </w:tc>
        <w:tc>
          <w:tcPr>
            <w:tcW w:w="1541" w:type="dxa"/>
            <w:noWrap/>
            <w:hideMark/>
          </w:tcPr>
          <w:p w14:paraId="472C27AE"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-25,67659098</w:t>
            </w:r>
          </w:p>
        </w:tc>
        <w:tc>
          <w:tcPr>
            <w:tcW w:w="1328" w:type="dxa"/>
            <w:noWrap/>
            <w:hideMark/>
          </w:tcPr>
          <w:p w14:paraId="03FB0B9E"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-53,80460507</w:t>
            </w:r>
          </w:p>
        </w:tc>
        <w:tc>
          <w:tcPr>
            <w:tcW w:w="1301" w:type="dxa"/>
            <w:noWrap/>
            <w:hideMark/>
          </w:tcPr>
          <w:p w14:paraId="50F951DD"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-25,67662453</w:t>
            </w:r>
          </w:p>
        </w:tc>
        <w:tc>
          <w:tcPr>
            <w:tcW w:w="722" w:type="dxa"/>
            <w:noWrap/>
            <w:hideMark/>
          </w:tcPr>
          <w:p w14:paraId="07C65E3C"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4,6958</w:t>
            </w:r>
          </w:p>
        </w:tc>
        <w:tc>
          <w:tcPr>
            <w:tcW w:w="1046" w:type="dxa"/>
            <w:noWrap/>
            <w:hideMark/>
          </w:tcPr>
          <w:p w14:paraId="6019DA31"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22,050224</w:t>
            </w:r>
          </w:p>
        </w:tc>
      </w:tr>
      <w:tr w:rsidR="00945D8C" w:rsidRPr="009B6CCF" w14:paraId="113FE18D"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6016293" w14:textId="77777777" w:rsidR="00945D8C" w:rsidRPr="009B6CCF" w:rsidRDefault="00945D8C" w:rsidP="00945D8C">
            <w:pPr>
              <w:pStyle w:val="Legenda"/>
              <w:keepNext w:val="0"/>
              <w:rPr>
                <w:sz w:val="16"/>
                <w:szCs w:val="16"/>
              </w:rPr>
            </w:pPr>
            <w:r w:rsidRPr="009B6CCF">
              <w:rPr>
                <w:sz w:val="16"/>
                <w:szCs w:val="16"/>
              </w:rPr>
              <w:t>01.02.002.0.0033</w:t>
            </w:r>
          </w:p>
        </w:tc>
        <w:tc>
          <w:tcPr>
            <w:tcW w:w="750" w:type="dxa"/>
            <w:noWrap/>
            <w:hideMark/>
          </w:tcPr>
          <w:p w14:paraId="1E2F57E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194B083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-53,80494094</w:t>
            </w:r>
          </w:p>
        </w:tc>
        <w:tc>
          <w:tcPr>
            <w:tcW w:w="1541" w:type="dxa"/>
            <w:noWrap/>
            <w:hideMark/>
          </w:tcPr>
          <w:p w14:paraId="6E87DA2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-25,6776358</w:t>
            </w:r>
          </w:p>
        </w:tc>
        <w:tc>
          <w:tcPr>
            <w:tcW w:w="1328" w:type="dxa"/>
            <w:noWrap/>
            <w:hideMark/>
          </w:tcPr>
          <w:p w14:paraId="6CC9341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-53,80492228</w:t>
            </w:r>
          </w:p>
        </w:tc>
        <w:tc>
          <w:tcPr>
            <w:tcW w:w="1301" w:type="dxa"/>
            <w:noWrap/>
            <w:hideMark/>
          </w:tcPr>
          <w:p w14:paraId="7DE0C82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-25,67766824</w:t>
            </w:r>
          </w:p>
        </w:tc>
        <w:tc>
          <w:tcPr>
            <w:tcW w:w="722" w:type="dxa"/>
            <w:noWrap/>
            <w:hideMark/>
          </w:tcPr>
          <w:p w14:paraId="336B39A4"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4,0631</w:t>
            </w:r>
          </w:p>
        </w:tc>
        <w:tc>
          <w:tcPr>
            <w:tcW w:w="1046" w:type="dxa"/>
            <w:noWrap/>
            <w:hideMark/>
          </w:tcPr>
          <w:p w14:paraId="338F085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16,508524</w:t>
            </w:r>
          </w:p>
        </w:tc>
      </w:tr>
      <w:tr w:rsidR="00945D8C" w:rsidRPr="009B6CCF" w14:paraId="02BEFBBD" w14:textId="77777777" w:rsidTr="00945D8C">
        <w:trPr>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ABC9FEF" w14:textId="77777777" w:rsidR="00945D8C" w:rsidRPr="009B6CCF" w:rsidRDefault="00945D8C" w:rsidP="00945D8C">
            <w:pPr>
              <w:pStyle w:val="Legenda"/>
              <w:keepNext w:val="0"/>
              <w:rPr>
                <w:sz w:val="16"/>
                <w:szCs w:val="16"/>
              </w:rPr>
            </w:pPr>
            <w:r w:rsidRPr="009B6CCF">
              <w:rPr>
                <w:sz w:val="16"/>
                <w:szCs w:val="16"/>
              </w:rPr>
              <w:t>01.02.002.0.0033</w:t>
            </w:r>
          </w:p>
        </w:tc>
        <w:tc>
          <w:tcPr>
            <w:tcW w:w="750" w:type="dxa"/>
            <w:noWrap/>
            <w:hideMark/>
          </w:tcPr>
          <w:p w14:paraId="11507921"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V4</w:t>
            </w:r>
          </w:p>
        </w:tc>
        <w:tc>
          <w:tcPr>
            <w:tcW w:w="1414" w:type="dxa"/>
            <w:noWrap/>
            <w:hideMark/>
          </w:tcPr>
          <w:p w14:paraId="5743B0A4"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-53,80609484</w:t>
            </w:r>
          </w:p>
        </w:tc>
        <w:tc>
          <w:tcPr>
            <w:tcW w:w="1541" w:type="dxa"/>
            <w:noWrap/>
            <w:hideMark/>
          </w:tcPr>
          <w:p w14:paraId="5ADC729F"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-25,67736002</w:t>
            </w:r>
          </w:p>
        </w:tc>
        <w:tc>
          <w:tcPr>
            <w:tcW w:w="1328" w:type="dxa"/>
            <w:noWrap/>
            <w:hideMark/>
          </w:tcPr>
          <w:p w14:paraId="56261EF1"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-53,80607405</w:t>
            </w:r>
          </w:p>
        </w:tc>
        <w:tc>
          <w:tcPr>
            <w:tcW w:w="1301" w:type="dxa"/>
            <w:noWrap/>
            <w:hideMark/>
          </w:tcPr>
          <w:p w14:paraId="0F7DF3F2"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-25,67738078</w:t>
            </w:r>
          </w:p>
        </w:tc>
        <w:tc>
          <w:tcPr>
            <w:tcW w:w="722" w:type="dxa"/>
            <w:noWrap/>
            <w:hideMark/>
          </w:tcPr>
          <w:p w14:paraId="6E045012"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3,1098</w:t>
            </w:r>
          </w:p>
        </w:tc>
        <w:tc>
          <w:tcPr>
            <w:tcW w:w="1046" w:type="dxa"/>
            <w:noWrap/>
            <w:hideMark/>
          </w:tcPr>
          <w:p w14:paraId="3680B57B" w14:textId="77777777" w:rsidR="00945D8C" w:rsidRPr="009B6CCF" w:rsidRDefault="00945D8C" w:rsidP="00945D8C">
            <w:pPr>
              <w:pStyle w:val="Legenda"/>
              <w:keepNext w:val="0"/>
              <w:cnfStyle w:val="000000000000" w:firstRow="0" w:lastRow="0" w:firstColumn="0" w:lastColumn="0" w:oddVBand="0" w:evenVBand="0" w:oddHBand="0" w:evenHBand="0" w:firstRowFirstColumn="0" w:firstRowLastColumn="0" w:lastRowFirstColumn="0" w:lastRowLastColumn="0"/>
              <w:rPr>
                <w:sz w:val="16"/>
                <w:szCs w:val="16"/>
              </w:rPr>
            </w:pPr>
            <w:r w:rsidRPr="009B6CCF">
              <w:rPr>
                <w:sz w:val="16"/>
                <w:szCs w:val="16"/>
              </w:rPr>
              <w:t>9,670616</w:t>
            </w:r>
          </w:p>
        </w:tc>
      </w:tr>
    </w:tbl>
    <w:p w14:paraId="0869F0D0" w14:textId="77777777" w:rsidR="00945D8C" w:rsidRPr="009B6CCF" w:rsidRDefault="00945D8C" w:rsidP="00945D8C"/>
    <w:p w14:paraId="6F8C4B47" w14:textId="77777777" w:rsidR="00455F21" w:rsidRPr="009B6CCF" w:rsidRDefault="00455F21" w:rsidP="000E430C">
      <w:pPr>
        <w:widowControl w:val="0"/>
      </w:pPr>
    </w:p>
    <w:p w14:paraId="45C5B0B1" w14:textId="3652132C" w:rsidR="00CF4888" w:rsidRPr="009B6CCF" w:rsidRDefault="00CF4888" w:rsidP="00CF4888">
      <w:r w:rsidRPr="009B6CCF">
        <w:br w:type="page"/>
      </w:r>
    </w:p>
    <w:p w14:paraId="72FA8466" w14:textId="77777777" w:rsidR="00966ED7" w:rsidRPr="009B6CCF" w:rsidRDefault="00966ED7" w:rsidP="00CF4888"/>
    <w:p w14:paraId="79E2C259" w14:textId="77777777" w:rsidR="00E00E3C" w:rsidRPr="009B6CCF" w:rsidRDefault="00E00E3C" w:rsidP="00CF4888"/>
    <w:p w14:paraId="179526DB" w14:textId="77777777" w:rsidR="008640A2" w:rsidRPr="009B6CCF" w:rsidRDefault="008640A2"/>
    <w:p w14:paraId="43608673" w14:textId="77777777" w:rsidR="008640A2" w:rsidRPr="009B6CCF" w:rsidRDefault="008640A2" w:rsidP="008640A2">
      <w:pPr>
        <w:ind w:left="709" w:firstLine="142"/>
        <w:rPr>
          <w:b/>
          <w:bCs/>
        </w:rPr>
      </w:pPr>
      <w:r w:rsidRPr="009B6CCF">
        <w:rPr>
          <w:b/>
          <w:bCs/>
        </w:rPr>
        <w:t>Disclaimer:</w:t>
      </w:r>
    </w:p>
    <w:p w14:paraId="790A34E9" w14:textId="6912D105" w:rsidR="00737577" w:rsidRPr="009B6CCF" w:rsidRDefault="008640A2" w:rsidP="008640A2">
      <w:pPr>
        <w:ind w:left="709" w:firstLine="142"/>
        <w:rPr>
          <w:b/>
          <w:bCs/>
        </w:rPr>
      </w:pPr>
      <w:r w:rsidRPr="009B6CCF">
        <w:rPr>
          <w:b/>
          <w:bCs/>
        </w:rPr>
        <w:t>Humor como prova de humanidade:</w:t>
      </w:r>
    </w:p>
    <w:p w14:paraId="3849C8D5" w14:textId="5BCE6915" w:rsidR="008640A2" w:rsidRPr="009B6CCF" w:rsidRDefault="008640A2" w:rsidP="008640A2">
      <w:r w:rsidRPr="009B6CCF">
        <w:t xml:space="preserve">“Existem formas mais elegantes de gerar a tabela SC_FACES – e que não causam pesadelos nos professores de Ciência de Dados – mas optou-se por apresentar um código que funciona em diferentes implementações do </w:t>
      </w:r>
      <w:r w:rsidRPr="009B6CCF">
        <w:rPr>
          <w:i/>
          <w:iCs/>
        </w:rPr>
        <w:t>SQL</w:t>
      </w:r>
      <w:r w:rsidRPr="009B6CCF">
        <w:t xml:space="preserve"> e facilita a compreensão.”</w:t>
      </w:r>
    </w:p>
    <w:p w14:paraId="26273070" w14:textId="415F958E" w:rsidR="006168BF" w:rsidRPr="009B6CCF" w:rsidRDefault="006168BF" w:rsidP="008640A2">
      <w:r w:rsidRPr="009B6CCF">
        <w:t>VIROU</w:t>
      </w:r>
    </w:p>
    <w:p w14:paraId="7957B191" w14:textId="2276F3A1" w:rsidR="006168BF" w:rsidRPr="009B6CCF" w:rsidRDefault="00926C45" w:rsidP="008640A2">
      <w:r w:rsidRPr="009B6CCF">
        <w:t>“</w:t>
      </w:r>
      <w:r w:rsidR="006168BF" w:rsidRPr="009B6CCF">
        <w:t xml:space="preserve">Embora existam métodos de maior abstração para a geração da entidade </w:t>
      </w:r>
      <w:r w:rsidR="006168BF" w:rsidRPr="009B6CCF">
        <w:rPr>
          <w:b/>
          <w:bCs/>
        </w:rPr>
        <w:t>SC_FACES</w:t>
      </w:r>
      <w:r w:rsidR="006168BF" w:rsidRPr="009B6CCF">
        <w:t xml:space="preserve"> — que poderiam conferir maior sofisticação técnica ao processo de engenharia de dados —, optou-se por uma implementação baseada em SQL ANSI. Esta escolha justifica-se pela portabilidade entre diferentes sistemas de gerenciamento de bancos de dados (SGBDs) e pela clareza pedagógica na demonstração da linhagem dos dados."</w:t>
      </w:r>
    </w:p>
    <w:p w14:paraId="22D74A4A" w14:textId="52CB4E70" w:rsidR="00B57F0E" w:rsidRDefault="00B57F0E" w:rsidP="005B1008">
      <w:pPr>
        <w:ind w:firstLine="0"/>
      </w:pPr>
    </w:p>
    <w:sectPr w:rsidR="00B57F0E" w:rsidSect="00C01A8A">
      <w:headerReference w:type="default" r:id="rId38"/>
      <w:pgSz w:w="11906" w:h="16838" w:code="9"/>
      <w:pgMar w:top="1701" w:right="1134" w:bottom="1134"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arlos" w:date="2026-03-13T09:36:00Z" w:initials="C">
    <w:p w14:paraId="7DC307B4" w14:textId="5890AA23" w:rsidR="00B5218E" w:rsidRDefault="00B5218E">
      <w:pPr>
        <w:pStyle w:val="Textodecomentrio"/>
      </w:pPr>
      <w:r>
        <w:rPr>
          <w:rStyle w:val="Refdecomentrio"/>
        </w:rPr>
        <w:annotationRef/>
      </w:r>
      <w:r>
        <w:t>Ou alfanuméricos?</w:t>
      </w:r>
    </w:p>
  </w:comment>
  <w:comment w:id="15" w:author="Carlos" w:date="2026-03-13T09:39:00Z" w:initials="C">
    <w:p w14:paraId="39ED4AB2" w14:textId="4769364F" w:rsidR="00B5218E" w:rsidRDefault="00B5218E">
      <w:pPr>
        <w:pStyle w:val="Textodecomentrio"/>
      </w:pPr>
      <w:r>
        <w:rPr>
          <w:rStyle w:val="Refdecomentrio"/>
        </w:rPr>
        <w:annotationRef/>
      </w:r>
      <w:r>
        <w:t>Talvez necessite de detalhar mais os resultados encontrados.</w:t>
      </w:r>
    </w:p>
  </w:comment>
  <w:comment w:id="22" w:author="Carlos" w:date="2026-03-13T09:41:00Z" w:initials="C">
    <w:p w14:paraId="46A5E4FD" w14:textId="26BE64AB" w:rsidR="00B5218E" w:rsidRDefault="00B5218E">
      <w:pPr>
        <w:pStyle w:val="Textodecomentrio"/>
      </w:pPr>
      <w:r>
        <w:rPr>
          <w:rStyle w:val="Refdecomentrio"/>
        </w:rPr>
        <w:annotationRef/>
      </w:r>
      <w:r>
        <w:t>Este dever ser o item 1.3 da introdução, depois dos objetivos... seria necessário também um item 1.4 Estrutura da Dissertação.</w:t>
      </w:r>
    </w:p>
  </w:comment>
  <w:comment w:id="23" w:author="Carlos" w:date="2026-03-13T09:44:00Z" w:initials="C">
    <w:p w14:paraId="3A9002B9" w14:textId="49593F88" w:rsidR="00B5218E" w:rsidRDefault="00B5218E">
      <w:pPr>
        <w:pStyle w:val="Textodecomentrio"/>
      </w:pPr>
      <w:r>
        <w:rPr>
          <w:rStyle w:val="Refdecomentrio"/>
        </w:rPr>
        <w:annotationRef/>
      </w:r>
      <w:r>
        <w:t>Poderia mencionar algumas dissertações mais recentes e que foram defendidas pelos seus colegas ou outros, mas com temas correlatos.</w:t>
      </w:r>
    </w:p>
  </w:comment>
  <w:comment w:id="25" w:author="Carlos" w:date="2026-03-13T09:46:00Z" w:initials="C">
    <w:p w14:paraId="30CC71AD" w14:textId="283206C4" w:rsidR="00B5218E" w:rsidRDefault="00B5218E">
      <w:pPr>
        <w:pStyle w:val="Textodecomentrio"/>
      </w:pPr>
      <w:r>
        <w:rPr>
          <w:rStyle w:val="Refdecomentrio"/>
        </w:rPr>
        <w:annotationRef/>
      </w:r>
      <w:r>
        <w:t>“ ...fazer a espacialização da sua malha fundiária”.</w:t>
      </w:r>
    </w:p>
  </w:comment>
  <w:comment w:id="32" w:author="Carlos" w:date="2026-03-13T10:20:00Z" w:initials="C">
    <w:p w14:paraId="703D6336" w14:textId="328F44C5" w:rsidR="00B5218E" w:rsidRDefault="00B5218E">
      <w:pPr>
        <w:pStyle w:val="Textodecomentrio"/>
      </w:pPr>
      <w:r>
        <w:rPr>
          <w:rStyle w:val="Refdecomentrio"/>
        </w:rPr>
        <w:annotationRef/>
      </w:r>
      <w:r>
        <w:t>Acho que deveria ter um parágrafo antes, apresentando o que é um cadastro FIT-for-purpose...</w:t>
      </w:r>
    </w:p>
  </w:comment>
  <w:comment w:id="33" w:author="Carlos" w:date="2026-03-13T10:21:00Z" w:initials="C">
    <w:p w14:paraId="6D064FAD" w14:textId="234F5E75" w:rsidR="00B5218E" w:rsidRDefault="00B5218E">
      <w:pPr>
        <w:pStyle w:val="Textodecomentrio"/>
      </w:pPr>
      <w:r>
        <w:rPr>
          <w:rStyle w:val="Refdecomentrio"/>
        </w:rPr>
        <w:annotationRef/>
      </w:r>
      <w:r>
        <w:t>Precisaria de um parágrafo para CIATA e openStreetMap.</w:t>
      </w:r>
    </w:p>
  </w:comment>
  <w:comment w:id="56" w:author="Carlos" w:date="2026-03-18T08:34:00Z" w:initials="C">
    <w:p w14:paraId="1CE7C5AF" w14:textId="768828C4" w:rsidR="00B5218E" w:rsidRDefault="00B5218E" w:rsidP="00B5218E">
      <w:pPr>
        <w:pStyle w:val="Textodecomentrio"/>
      </w:pPr>
      <w:r>
        <w:rPr>
          <w:rStyle w:val="Refdecomentrio"/>
        </w:rPr>
        <w:annotationRef/>
      </w:r>
      <w:r>
        <w:t>Acho que faltou referenciar autores e mencionar o que eles fizeram anteriormente que está vinculado, ou não, ao seu trabalho.</w:t>
      </w:r>
    </w:p>
  </w:comment>
  <w:comment w:id="57" w:author="Carlos" w:date="2026-03-18T08:29:00Z" w:initials="C">
    <w:p w14:paraId="28D87668" w14:textId="576A6546" w:rsidR="00B5218E" w:rsidRDefault="00B5218E">
      <w:pPr>
        <w:pStyle w:val="Textodecomentrio"/>
      </w:pPr>
      <w:r>
        <w:rPr>
          <w:rStyle w:val="Refdecomentrio"/>
        </w:rPr>
        <w:annotationRef/>
      </w:r>
      <w:r>
        <w:t>Espacialização da malha fundiária urbana?</w:t>
      </w:r>
    </w:p>
  </w:comment>
  <w:comment w:id="58" w:author="Carlos" w:date="2026-03-18T08:30:00Z" w:initials="C">
    <w:p w14:paraId="74E9C12B" w14:textId="7BCCE844" w:rsidR="00B5218E" w:rsidRDefault="00B5218E">
      <w:pPr>
        <w:pStyle w:val="Textodecomentrio"/>
      </w:pPr>
      <w:r>
        <w:rPr>
          <w:rStyle w:val="Refdecomentrio"/>
        </w:rPr>
        <w:annotationRef/>
      </w:r>
      <w:r>
        <w:t>Vc não iria utilizar os dados do cadastro municipal (planta de quadra) para especializar os lotes? Esses dados não são de acesso público e gratuito.</w:t>
      </w:r>
    </w:p>
  </w:comment>
  <w:comment w:id="59" w:author="Carlos" w:date="2026-03-18T08:32:00Z" w:initials="C">
    <w:p w14:paraId="7B89CC05" w14:textId="17348977" w:rsidR="00B5218E" w:rsidRDefault="00B5218E">
      <w:pPr>
        <w:pStyle w:val="Textodecomentrio"/>
      </w:pPr>
      <w:r>
        <w:rPr>
          <w:rStyle w:val="Refdecomentrio"/>
        </w:rPr>
        <w:annotationRef/>
      </w:r>
      <w:r>
        <w:t>Valeria a pena descrever sumariamente o que cada autor realizou nessa área.</w:t>
      </w:r>
    </w:p>
  </w:comment>
  <w:comment w:id="60" w:author="Carlos" w:date="2026-03-18T08:32:00Z" w:initials="C">
    <w:p w14:paraId="1A3553FB" w14:textId="6001A7C3" w:rsidR="00B5218E" w:rsidRDefault="00B5218E" w:rsidP="00B5218E">
      <w:pPr>
        <w:pStyle w:val="Textodecomentrio"/>
      </w:pPr>
      <w:r>
        <w:rPr>
          <w:rStyle w:val="Refdecomentrio"/>
        </w:rPr>
        <w:annotationRef/>
      </w:r>
      <w:r>
        <w:t>Acho que poderia parafrasear e citar o autor.</w:t>
      </w:r>
    </w:p>
  </w:comment>
  <w:comment w:id="69" w:author="Carlos" w:date="2026-03-18T08:37:00Z" w:initials="C">
    <w:p w14:paraId="27440D62" w14:textId="52E3D965" w:rsidR="00B5218E" w:rsidRDefault="00B5218E">
      <w:pPr>
        <w:pStyle w:val="Textodecomentrio"/>
      </w:pPr>
      <w:r>
        <w:rPr>
          <w:rStyle w:val="Refdecomentrio"/>
        </w:rPr>
        <w:annotationRef/>
      </w:r>
      <w:r>
        <w:t>Poderia parafrasear e citar o autor.</w:t>
      </w:r>
    </w:p>
  </w:comment>
  <w:comment w:id="70" w:author="Carlos" w:date="2026-03-18T08:39:00Z" w:initials="C">
    <w:p w14:paraId="080DE27A" w14:textId="514043BE" w:rsidR="00233ECE" w:rsidRDefault="00233ECE">
      <w:pPr>
        <w:pStyle w:val="Textodecomentrio"/>
      </w:pPr>
      <w:r>
        <w:rPr>
          <w:rStyle w:val="Refdecomentrio"/>
        </w:rPr>
        <w:annotationRef/>
      </w:r>
      <w:r>
        <w:t>Evite citação direta... parafrasear e citar autores.</w:t>
      </w:r>
    </w:p>
  </w:comment>
  <w:comment w:id="75" w:author="Carlos" w:date="2026-03-18T08:44:00Z" w:initials="C">
    <w:p w14:paraId="35E57DAC" w14:textId="1F860100" w:rsidR="00C669E7" w:rsidRDefault="00C669E7">
      <w:pPr>
        <w:pStyle w:val="Textodecomentrio"/>
      </w:pPr>
      <w:r>
        <w:rPr>
          <w:rStyle w:val="Refdecomentrio"/>
        </w:rPr>
        <w:annotationRef/>
      </w:r>
      <w:r>
        <w:t>Seguimento repetido...</w:t>
      </w:r>
    </w:p>
  </w:comment>
  <w:comment w:id="93" w:author="Carlos" w:date="2026-03-18T08:48:00Z" w:initials="C">
    <w:p w14:paraId="10A55638" w14:textId="21ADB857" w:rsidR="00C669E7" w:rsidRDefault="00C669E7">
      <w:pPr>
        <w:pStyle w:val="Textodecomentrio"/>
      </w:pPr>
      <w:r>
        <w:rPr>
          <w:rStyle w:val="Refdecomentrio"/>
        </w:rPr>
        <w:annotationRef/>
      </w:r>
      <w:r>
        <w:t>Melhorar “o”</w:t>
      </w:r>
      <w:r w:rsidR="00CC265B">
        <w:t>?</w:t>
      </w:r>
    </w:p>
  </w:comment>
  <w:comment w:id="95" w:author="Carlos" w:date="2026-03-18T08:49:00Z" w:initials="C">
    <w:p w14:paraId="2063B16F" w14:textId="17EF2A97" w:rsidR="00CC265B" w:rsidRDefault="00CC265B">
      <w:pPr>
        <w:pStyle w:val="Textodecomentrio"/>
      </w:pPr>
      <w:r>
        <w:rPr>
          <w:rStyle w:val="Refdecomentrio"/>
        </w:rPr>
        <w:annotationRef/>
      </w:r>
      <w:r>
        <w:t>Municípios de pequeno porte... acho que fica melhor.</w:t>
      </w:r>
    </w:p>
  </w:comment>
  <w:comment w:id="97" w:author="Carlos" w:date="2026-03-18T08:50:00Z" w:initials="C">
    <w:p w14:paraId="79C4D7E6" w14:textId="4D77497E" w:rsidR="00CC265B" w:rsidRDefault="00CC265B">
      <w:pPr>
        <w:pStyle w:val="Textodecomentrio"/>
      </w:pPr>
      <w:r>
        <w:rPr>
          <w:rStyle w:val="Refdecomentrio"/>
        </w:rPr>
        <w:annotationRef/>
      </w:r>
      <w:r>
        <w:t>Referenciar corretamente.</w:t>
      </w:r>
    </w:p>
  </w:comment>
  <w:comment w:id="98" w:author="Carlos" w:date="2026-03-18T08:52:00Z" w:initials="C">
    <w:p w14:paraId="4C93840C" w14:textId="4A1F3A81" w:rsidR="00CC265B" w:rsidRDefault="00CC265B">
      <w:pPr>
        <w:pStyle w:val="Textodecomentrio"/>
      </w:pPr>
      <w:r>
        <w:rPr>
          <w:rStyle w:val="Refdecomentrio"/>
        </w:rPr>
        <w:annotationRef/>
      </w:r>
      <w:r>
        <w:t>Pela testada principal? E se for um lote de esquina?</w:t>
      </w:r>
    </w:p>
  </w:comment>
  <w:comment w:id="111" w:author="Carlos" w:date="2026-03-18T08:56:00Z" w:initials="C">
    <w:p w14:paraId="2E90C597" w14:textId="7ED79FF7" w:rsidR="00E62C68" w:rsidRDefault="00E62C68">
      <w:pPr>
        <w:pStyle w:val="Textodecomentrio"/>
      </w:pPr>
      <w:r>
        <w:rPr>
          <w:rStyle w:val="Refdecomentrio"/>
        </w:rPr>
        <w:annotationRef/>
      </w:r>
      <w:r>
        <w:t>Essa parte final do referencial: CIATA x LADM está muito boa.</w:t>
      </w:r>
    </w:p>
  </w:comment>
  <w:comment w:id="112" w:author="Carlos" w:date="2026-03-18T08:56:00Z" w:initials="C">
    <w:p w14:paraId="275A2B95" w14:textId="63FD4E05" w:rsidR="00E62C68" w:rsidRDefault="00E62C68">
      <w:pPr>
        <w:pStyle w:val="Textodecomentrio"/>
      </w:pPr>
      <w:r>
        <w:rPr>
          <w:rStyle w:val="Refdecomentrio"/>
        </w:rPr>
        <w:annotationRef/>
      </w:r>
      <w:r>
        <w:t>Seja consistente ao referenciar...</w:t>
      </w:r>
    </w:p>
  </w:comment>
  <w:comment w:id="124" w:author="Carlos" w:date="2026-03-18T09:19:00Z" w:initials="C">
    <w:p w14:paraId="4DE3D042" w14:textId="055E0C38" w:rsidR="00853FDB" w:rsidRDefault="00853FDB" w:rsidP="00853FDB">
      <w:pPr>
        <w:pStyle w:val="Textodecomentrio"/>
      </w:pPr>
      <w:r>
        <w:rPr>
          <w:rStyle w:val="Refdecomentrio"/>
        </w:rPr>
        <w:annotationRef/>
      </w:r>
      <w:r>
        <w:t>Esse tipo de estruturação das seções dificulta o entendimento e leitura do texto... se pudesse aglutinar em tabelas, ajudaria.</w:t>
      </w:r>
    </w:p>
  </w:comment>
  <w:comment w:id="125" w:author="Carlos" w:date="2026-03-18T09:19:00Z" w:initials="C">
    <w:p w14:paraId="49628679" w14:textId="5DB9714F" w:rsidR="00853FDB" w:rsidRDefault="00853FDB">
      <w:pPr>
        <w:pStyle w:val="Textodecomentrio"/>
      </w:pPr>
      <w:r>
        <w:rPr>
          <w:rStyle w:val="Refdecomentrio"/>
        </w:rPr>
        <w:annotationRef/>
      </w:r>
      <w:r>
        <w:t>Veja comentário anterior...</w:t>
      </w:r>
    </w:p>
  </w:comment>
  <w:comment w:id="144" w:author="Carlos" w:date="2026-03-18T09:15:00Z" w:initials="C">
    <w:p w14:paraId="345ABDAE" w14:textId="0E90DD28" w:rsidR="00853FDB" w:rsidRDefault="00853FDB">
      <w:pPr>
        <w:pStyle w:val="Textodecomentrio"/>
      </w:pPr>
      <w:r>
        <w:rPr>
          <w:rStyle w:val="Refdecomentrio"/>
        </w:rPr>
        <w:annotationRef/>
      </w:r>
      <w:r>
        <w:t>Na descrição da metodologia, sugere-se o verbo ficar no tempo passado... “foram”... verificar todo o texto.</w:t>
      </w:r>
    </w:p>
  </w:comment>
  <w:comment w:id="147" w:author="Carlos" w:date="2026-03-18T09:16:00Z" w:initials="C">
    <w:p w14:paraId="4E216001" w14:textId="7F808585" w:rsidR="00853FDB" w:rsidRDefault="00853FDB">
      <w:pPr>
        <w:pStyle w:val="Textodecomentrio"/>
      </w:pPr>
      <w:r>
        <w:rPr>
          <w:rStyle w:val="Refdecomentrio"/>
        </w:rPr>
        <w:annotationRef/>
      </w:r>
      <w:r>
        <w:t>Confuso???</w:t>
      </w:r>
    </w:p>
  </w:comment>
  <w:comment w:id="151" w:author="Carlos" w:date="2026-03-18T09:18:00Z" w:initials="C">
    <w:p w14:paraId="439031F2" w14:textId="18493236" w:rsidR="00853FDB" w:rsidRDefault="00853FDB">
      <w:pPr>
        <w:pStyle w:val="Textodecomentrio"/>
      </w:pPr>
      <w:r>
        <w:rPr>
          <w:rStyle w:val="Refdecomentrio"/>
        </w:rPr>
        <w:annotationRef/>
      </w:r>
      <w:r>
        <w:t>Esse tipo de estruturação das seções dificulta o entendimento e leitura do texto... se pudesse aglutinar em tabelas, ajudaria.</w:t>
      </w:r>
    </w:p>
  </w:comment>
  <w:comment w:id="156" w:author="Carlos" w:date="2026-03-18T09:21:00Z" w:initials="C">
    <w:p w14:paraId="1DECC1CB" w14:textId="76755168" w:rsidR="00853FDB" w:rsidRDefault="00853FDB" w:rsidP="00853FDB">
      <w:pPr>
        <w:pStyle w:val="Textodecomentrio"/>
      </w:pPr>
      <w:r>
        <w:rPr>
          <w:rStyle w:val="Refdecomentrio"/>
        </w:rPr>
        <w:annotationRef/>
      </w:r>
      <w:r>
        <w:t>Geralmente o quadra tem 4 dígitos... e colocaria 3 dígitos para setor... mas vamos seguir o modelo padrão CIATA.</w:t>
      </w:r>
    </w:p>
  </w:comment>
  <w:comment w:id="167" w:author="Carlos" w:date="2026-03-18T09:31:00Z" w:initials="C">
    <w:p w14:paraId="39ADAF6C" w14:textId="49954AFC" w:rsidR="00270AE6" w:rsidRDefault="00270AE6">
      <w:pPr>
        <w:pStyle w:val="Textodecomentrio"/>
      </w:pPr>
      <w:r>
        <w:rPr>
          <w:rStyle w:val="Refdecomentrio"/>
        </w:rPr>
        <w:annotationRef/>
      </w:r>
      <w:r>
        <w:t>Tudo tem de ser referenciado corretamente...</w:t>
      </w:r>
    </w:p>
  </w:comment>
  <w:comment w:id="169" w:author="Carlos" w:date="2026-03-18T09:31:00Z" w:initials="C">
    <w:p w14:paraId="407373A2" w14:textId="11880811" w:rsidR="00270AE6" w:rsidRDefault="00270AE6">
      <w:pPr>
        <w:pStyle w:val="Textodecomentrio"/>
      </w:pPr>
      <w:r>
        <w:rPr>
          <w:rStyle w:val="Refdecomentrio"/>
        </w:rPr>
        <w:annotationRef/>
      </w:r>
      <w:r>
        <w:rPr>
          <w:rStyle w:val="Refdecomentrio"/>
        </w:rPr>
        <w:t>Poderia descrever tb na forma de texto corrido, ou tabela.</w:t>
      </w:r>
    </w:p>
  </w:comment>
  <w:comment w:id="172" w:author="Carlos" w:date="2026-03-18T09:32:00Z" w:initials="C">
    <w:p w14:paraId="6C29725F" w14:textId="57535036" w:rsidR="00270AE6" w:rsidRDefault="00270AE6">
      <w:pPr>
        <w:pStyle w:val="Textodecomentrio"/>
      </w:pPr>
      <w:r>
        <w:rPr>
          <w:rStyle w:val="Refdecomentrio"/>
        </w:rPr>
        <w:annotationRef/>
      </w:r>
      <w:r>
        <w:t>Onde está esse quador?</w:t>
      </w:r>
    </w:p>
  </w:comment>
  <w:comment w:id="174" w:author="Carlos" w:date="2026-03-18T09:33:00Z" w:initials="C">
    <w:p w14:paraId="2402ECCD" w14:textId="7232380B" w:rsidR="00270AE6" w:rsidRDefault="00270AE6">
      <w:pPr>
        <w:pStyle w:val="Textodecomentrio"/>
      </w:pPr>
      <w:r>
        <w:rPr>
          <w:rStyle w:val="Refdecomentrio"/>
        </w:rPr>
        <w:annotationRef/>
      </w:r>
      <w:r>
        <w:t>Referenciar consistentemente. Em todo o texto: maiúsculas o minúsculas, mas não misture)</w:t>
      </w:r>
    </w:p>
  </w:comment>
  <w:comment w:id="177" w:author="Carlos" w:date="2026-03-18T09:34:00Z" w:initials="C">
    <w:p w14:paraId="3774845C" w14:textId="34A0CB66" w:rsidR="00270AE6" w:rsidRDefault="00270AE6">
      <w:pPr>
        <w:pStyle w:val="Textodecomentrio"/>
      </w:pPr>
      <w:r>
        <w:rPr>
          <w:rStyle w:val="Refdecomentrio"/>
        </w:rPr>
        <w:annotationRef/>
      </w:r>
      <w:r>
        <w:t>Só tem um autor, que é vc.</w:t>
      </w:r>
    </w:p>
  </w:comment>
  <w:comment w:id="180" w:author="Carlos" w:date="2026-03-18T09:35:00Z" w:initials="C">
    <w:p w14:paraId="46883EB7" w14:textId="5B15A14B" w:rsidR="004303F9" w:rsidRDefault="004303F9">
      <w:pPr>
        <w:pStyle w:val="Textodecomentrio"/>
      </w:pPr>
      <w:r>
        <w:rPr>
          <w:rStyle w:val="Refdecomentrio"/>
        </w:rPr>
        <w:annotationRef/>
      </w:r>
      <w:r>
        <w:t xml:space="preserve">???? uso o modelo denotativo... </w:t>
      </w:r>
    </w:p>
  </w:comment>
  <w:comment w:id="181" w:author="Carlos" w:date="2026-03-18T09:36:00Z" w:initials="C">
    <w:p w14:paraId="0F031D5D" w14:textId="7BD31E36" w:rsidR="004303F9" w:rsidRDefault="004303F9">
      <w:pPr>
        <w:pStyle w:val="Textodecomentrio"/>
      </w:pPr>
      <w:r>
        <w:rPr>
          <w:rStyle w:val="Refdecomentrio"/>
        </w:rPr>
        <w:annotationRef/>
      </w:r>
      <w:r>
        <w:t>Verbo no passado e usar voz passiva...</w:t>
      </w:r>
    </w:p>
  </w:comment>
  <w:comment w:id="182" w:author="Carlos" w:date="2026-03-18T09:36:00Z" w:initials="C">
    <w:p w14:paraId="0490872D" w14:textId="27CF6C42" w:rsidR="004303F9" w:rsidRDefault="004303F9">
      <w:pPr>
        <w:pStyle w:val="Textodecomentrio"/>
      </w:pPr>
      <w:r>
        <w:rPr>
          <w:rStyle w:val="Refdecomentrio"/>
        </w:rPr>
        <w:annotationRef/>
      </w:r>
      <w:r>
        <w:t>Verbo no passado...</w:t>
      </w:r>
    </w:p>
  </w:comment>
  <w:comment w:id="183" w:author="Carlos" w:date="2026-03-18T09:37:00Z" w:initials="C">
    <w:p w14:paraId="1F2CF92C" w14:textId="4D6D9B30" w:rsidR="004303F9" w:rsidRDefault="004303F9">
      <w:pPr>
        <w:pStyle w:val="Textodecomentrio"/>
      </w:pPr>
      <w:r>
        <w:rPr>
          <w:rStyle w:val="Refdecomentrio"/>
        </w:rPr>
        <w:annotationRef/>
      </w:r>
      <w:r>
        <w:t>Seria tabela ou quadro?</w:t>
      </w:r>
    </w:p>
  </w:comment>
  <w:comment w:id="202" w:author="Marco Aurélio Barbiero" w:date="2026-02-27T07:55:00Z" w:initials="MB">
    <w:p w14:paraId="4C1065A7" w14:textId="77777777" w:rsidR="00B5218E" w:rsidRPr="009B6CCF" w:rsidRDefault="00B5218E" w:rsidP="00F338FF">
      <w:pPr>
        <w:pStyle w:val="Textodecomentrio"/>
        <w:ind w:firstLine="0"/>
        <w:jc w:val="left"/>
      </w:pPr>
      <w:r w:rsidRPr="009B6CCF">
        <w:rPr>
          <w:rStyle w:val="Refdecomentrio"/>
        </w:rPr>
        <w:annotationRef/>
      </w:r>
      <w:r w:rsidRPr="009B6CCF">
        <w:t>Criar essa seção</w:t>
      </w:r>
    </w:p>
  </w:comment>
  <w:comment w:id="256" w:author="Pedro Barbiero" w:date="2026-01-20T10:05:00Z" w:initials="PB">
    <w:p w14:paraId="1BD9085F" w14:textId="77777777" w:rsidR="00B5218E" w:rsidRPr="009B6CCF" w:rsidRDefault="00B5218E" w:rsidP="001B439A">
      <w:pPr>
        <w:pStyle w:val="Textodecomentrio"/>
        <w:ind w:firstLine="0"/>
        <w:jc w:val="left"/>
      </w:pPr>
      <w:r w:rsidRPr="009B6CCF">
        <w:rPr>
          <w:rStyle w:val="Refdecomentrio"/>
        </w:rPr>
        <w:annotationRef/>
      </w:r>
      <w:r w:rsidRPr="009B6CCF">
        <w:t>Revisado até aqui em 2026-01-20</w:t>
      </w:r>
    </w:p>
  </w:comment>
  <w:comment w:id="271" w:author="Marco Aurélio Barbiero" w:date="2026-02-26T20:32:00Z" w:initials="MB">
    <w:p w14:paraId="11C582D4" w14:textId="77777777" w:rsidR="00B5218E" w:rsidRPr="009B6CCF" w:rsidRDefault="00B5218E" w:rsidP="00DD42BD">
      <w:pPr>
        <w:pStyle w:val="Textodecomentrio"/>
        <w:ind w:firstLine="0"/>
        <w:jc w:val="left"/>
      </w:pPr>
      <w:r w:rsidRPr="009B6CCF">
        <w:rPr>
          <w:rStyle w:val="Refdecomentrio"/>
        </w:rPr>
        <w:annotationRef/>
      </w:r>
      <w:r w:rsidRPr="009B6CCF">
        <w:t xml:space="preserve">Inserir a quantidade de lotes por logradouro para avaliar a importância </w:t>
      </w:r>
    </w:p>
  </w:comment>
  <w:comment w:id="326" w:author="Carlos" w:date="2026-03-18T09:49:00Z" w:initials="C">
    <w:p w14:paraId="2C887EF4" w14:textId="5375F9A7" w:rsidR="001E2394" w:rsidRDefault="001E2394">
      <w:pPr>
        <w:pStyle w:val="Textodecomentrio"/>
      </w:pPr>
      <w:r>
        <w:rPr>
          <w:rStyle w:val="Refdecomentrio"/>
        </w:rPr>
        <w:annotationRef/>
      </w:r>
      <w:r>
        <w:t>Isso mistura metodologia com apresentação dos resultados.... cuidado.</w:t>
      </w:r>
    </w:p>
  </w:comment>
  <w:comment w:id="328" w:author="Carlos" w:date="2026-03-18T09:47:00Z" w:initials="C">
    <w:p w14:paraId="0E02264D" w14:textId="0EBED6D1" w:rsidR="001E2394" w:rsidRDefault="001E2394">
      <w:pPr>
        <w:pStyle w:val="Textodecomentrio"/>
      </w:pPr>
      <w:r>
        <w:rPr>
          <w:rStyle w:val="Refdecomentrio"/>
        </w:rPr>
        <w:annotationRef/>
      </w:r>
      <w:r>
        <w:t>Teria de ajustar ao quatro pontos e não apenas a dois, como na figura.</w:t>
      </w:r>
    </w:p>
  </w:comment>
  <w:comment w:id="338" w:author="Carlos" w:date="2026-03-18T09:54:00Z" w:initials="C">
    <w:p w14:paraId="71503111" w14:textId="176AF851" w:rsidR="001E2394" w:rsidRDefault="001E2394">
      <w:pPr>
        <w:pStyle w:val="Textodecomentrio"/>
      </w:pPr>
      <w:r>
        <w:rPr>
          <w:rStyle w:val="Refdecomentrio"/>
        </w:rPr>
        <w:annotationRef/>
      </w:r>
      <w:r>
        <w:t xml:space="preserve">É extremamente importante separar descrição de procedimentos (método) de apresentação de resultados, e vc está misturando... esse é um erro fatal. </w:t>
      </w:r>
      <w:r w:rsidR="00C22690">
        <w:t>Deveria revisar para mover</w:t>
      </w:r>
      <w:r>
        <w:t xml:space="preserve"> os resultados para </w:t>
      </w:r>
      <w:r w:rsidR="00C22690">
        <w:t>o capítulo 4</w:t>
      </w:r>
      <w:r>
        <w:t>, inclusive essa validação dos resultados</w:t>
      </w:r>
      <w:r w:rsidR="00C22690">
        <w:t xml:space="preserve"> deveria ser descrição da metodologia.</w:t>
      </w:r>
    </w:p>
  </w:comment>
  <w:comment w:id="340" w:author="Carlos" w:date="2026-03-18T09:56:00Z" w:initials="C">
    <w:p w14:paraId="6EEABBF7" w14:textId="6913CD00" w:rsidR="00184ABD" w:rsidRDefault="00184ABD">
      <w:pPr>
        <w:pStyle w:val="Textodecomentrio"/>
      </w:pPr>
      <w:r>
        <w:rPr>
          <w:rStyle w:val="Refdecomentrio"/>
        </w:rPr>
        <w:annotationRef/>
      </w:r>
      <w:r>
        <w:t>Figura não são autoexplicativas, precisam ser descritas no texto.</w:t>
      </w:r>
    </w:p>
  </w:comment>
  <w:comment w:id="341" w:author="Carlos" w:date="2026-03-18T09:57:00Z" w:initials="C">
    <w:p w14:paraId="503F28D4" w14:textId="47A28D83" w:rsidR="00C22690" w:rsidRDefault="00C22690">
      <w:pPr>
        <w:pStyle w:val="Textodecomentrio"/>
      </w:pPr>
      <w:r>
        <w:rPr>
          <w:rStyle w:val="Refdecomentrio"/>
        </w:rPr>
        <w:annotationRef/>
      </w:r>
      <w:r>
        <w:t>Figura não são autoexplicativas, precisam ser descritas no texto.</w:t>
      </w:r>
    </w:p>
  </w:comment>
  <w:comment w:id="344" w:author="Carlos" w:date="2026-03-18T10:00:00Z" w:initials="C">
    <w:p w14:paraId="60BDB5C4" w14:textId="7B190B27" w:rsidR="006B26C0" w:rsidRDefault="006B26C0">
      <w:pPr>
        <w:pStyle w:val="Textodecomentrio"/>
      </w:pPr>
      <w:r>
        <w:rPr>
          <w:rStyle w:val="Refdecomentrio"/>
        </w:rPr>
        <w:annotationRef/>
      </w:r>
      <w:r>
        <w:t>Essa descrição que deveria esta na subseção 3.3.6... vc está descrevendo procedimentos na seção de resultados, e isso não pode.</w:t>
      </w:r>
    </w:p>
  </w:comment>
  <w:comment w:id="356" w:author="Carlos" w:date="2026-03-18T10:01:00Z" w:initials="C">
    <w:p w14:paraId="4E8C90D4" w14:textId="019CF9A6" w:rsidR="006B26C0" w:rsidRDefault="006B26C0">
      <w:pPr>
        <w:pStyle w:val="Textodecomentrio"/>
      </w:pPr>
      <w:r>
        <w:rPr>
          <w:rStyle w:val="Refdecomentrio"/>
        </w:rPr>
        <w:annotationRef/>
      </w:r>
    </w:p>
  </w:comment>
  <w:comment w:id="357" w:author="Carlos" w:date="2026-03-18T10:02:00Z" w:initials="C">
    <w:p w14:paraId="5166211A" w14:textId="1766123E" w:rsidR="006B26C0" w:rsidRDefault="006B26C0">
      <w:pPr>
        <w:pStyle w:val="Textodecomentrio"/>
      </w:pPr>
      <w:r>
        <w:rPr>
          <w:rStyle w:val="Refdecomentrio"/>
        </w:rPr>
        <w:annotationRef/>
      </w:r>
      <w:r>
        <w:t>Referenciar e descrever TODAS as Figuras, Quadro, Tabelas, etc. no texto...</w:t>
      </w:r>
    </w:p>
  </w:comment>
  <w:comment w:id="371" w:author="Carlos" w:date="2026-03-18T10:04:00Z" w:initials="C">
    <w:p w14:paraId="67955B2B" w14:textId="6D0CF73B" w:rsidR="006B26C0" w:rsidRDefault="006B26C0">
      <w:pPr>
        <w:pStyle w:val="Textodecomentrio"/>
      </w:pPr>
      <w:r>
        <w:rPr>
          <w:rStyle w:val="Refdecomentrio"/>
        </w:rPr>
        <w:annotationRef/>
      </w:r>
      <w:r>
        <w:t>É necessário interpretar os resultados, e não apenas apresenta-los.</w:t>
      </w:r>
    </w:p>
  </w:comment>
  <w:comment w:id="374" w:author="Carlos" w:date="2026-03-18T10:05:00Z" w:initials="C">
    <w:p w14:paraId="2092954F" w14:textId="5382FAFF" w:rsidR="006B26C0" w:rsidRDefault="006B26C0">
      <w:pPr>
        <w:pStyle w:val="Textodecomentrio"/>
      </w:pPr>
      <w:r>
        <w:rPr>
          <w:rStyle w:val="Refdecomentrio"/>
        </w:rPr>
        <w:annotationRef/>
      </w:r>
      <w:r>
        <w:t>Vc aplicou o PEC? Cuidado... a tolerância para levantamentos cadastrais é de 8 cm esférico...</w:t>
      </w:r>
    </w:p>
  </w:comment>
  <w:comment w:id="382" w:author="Carlos" w:date="2026-03-18T10:10:00Z" w:initials="C">
    <w:p w14:paraId="15B5B85B" w14:textId="18F56102" w:rsidR="003A3A5A" w:rsidRDefault="003A3A5A">
      <w:pPr>
        <w:pStyle w:val="Textodecomentrio"/>
      </w:pPr>
      <w:r>
        <w:rPr>
          <w:rStyle w:val="Refdecomentrio"/>
        </w:rPr>
        <w:annotationRef/>
      </w:r>
      <w:r>
        <w:t>Quem sabe essa parti final poderia ser aproveitado nas considerações finais...</w:t>
      </w:r>
    </w:p>
  </w:comment>
  <w:comment w:id="391" w:author="Marco Aurélio Barbiero" w:date="2026-03-08T16:27:00Z" w:initials="MB">
    <w:p w14:paraId="6883E072" w14:textId="77777777" w:rsidR="00B5218E" w:rsidRDefault="00B5218E" w:rsidP="00C92502">
      <w:pPr>
        <w:pStyle w:val="Textodecomentrio"/>
        <w:ind w:firstLine="0"/>
        <w:jc w:val="left"/>
      </w:pPr>
      <w:r>
        <w:rPr>
          <w:rStyle w:val="Refdecomentrio"/>
        </w:rPr>
        <w:annotationRef/>
      </w:r>
      <w:r>
        <w:t>Devo colocar uma tabela com os custos?</w:t>
      </w:r>
    </w:p>
  </w:comment>
  <w:comment w:id="392" w:author="Marco Aurélio Barbiero" w:date="2026-02-18T18:49:00Z" w:initials="MB">
    <w:p w14:paraId="38A9137E" w14:textId="77777777" w:rsidR="00B5218E" w:rsidRPr="009B6CCF" w:rsidRDefault="00B5218E" w:rsidP="00443DC1">
      <w:pPr>
        <w:pStyle w:val="Textodecomentrio"/>
        <w:ind w:firstLine="0"/>
        <w:jc w:val="left"/>
      </w:pPr>
      <w:r w:rsidRPr="009B6CCF">
        <w:rPr>
          <w:rStyle w:val="Refdecomentrio"/>
        </w:rPr>
        <w:annotationRef/>
      </w:r>
      <w:r w:rsidRPr="009B6CCF">
        <w:t>Sei que não se deve usar adjetivos, mas nesse caso o ganho é evidente.</w:t>
      </w:r>
    </w:p>
  </w:comment>
  <w:comment w:id="397" w:author="Marco Aurélio Barbiero" w:date="2026-02-25T11:28:00Z" w:initials="MB">
    <w:p w14:paraId="22ABE551" w14:textId="77777777" w:rsidR="00B5218E" w:rsidRDefault="00B5218E" w:rsidP="00201267">
      <w:pPr>
        <w:pStyle w:val="Textodecomentrio"/>
        <w:ind w:firstLine="0"/>
        <w:jc w:val="left"/>
      </w:pPr>
      <w:r w:rsidRPr="009B6CCF">
        <w:rPr>
          <w:rStyle w:val="Refdecomentrio"/>
        </w:rPr>
        <w:annotationRef/>
      </w:r>
      <w:r w:rsidRPr="009B6CCF">
        <w:t>Uma imagem de exemplo. Uma quadra triangular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C307B4" w15:done="0"/>
  <w15:commentEx w15:paraId="39ED4AB2" w15:done="0"/>
  <w15:commentEx w15:paraId="46A5E4FD" w15:done="0"/>
  <w15:commentEx w15:paraId="3A9002B9" w15:done="0"/>
  <w15:commentEx w15:paraId="30CC71AD" w15:done="0"/>
  <w15:commentEx w15:paraId="703D6336" w15:done="0"/>
  <w15:commentEx w15:paraId="6D064FAD" w15:done="0"/>
  <w15:commentEx w15:paraId="1CE7C5AF" w15:done="0"/>
  <w15:commentEx w15:paraId="28D87668" w15:done="0"/>
  <w15:commentEx w15:paraId="74E9C12B" w15:done="0"/>
  <w15:commentEx w15:paraId="7B89CC05" w15:done="0"/>
  <w15:commentEx w15:paraId="1A3553FB" w15:done="0"/>
  <w15:commentEx w15:paraId="27440D62" w15:done="0"/>
  <w15:commentEx w15:paraId="080DE27A" w15:done="0"/>
  <w15:commentEx w15:paraId="35E57DAC" w15:done="0"/>
  <w15:commentEx w15:paraId="10A55638" w15:done="0"/>
  <w15:commentEx w15:paraId="2063B16F" w15:done="0"/>
  <w15:commentEx w15:paraId="79C4D7E6" w15:done="0"/>
  <w15:commentEx w15:paraId="4C93840C" w15:done="0"/>
  <w15:commentEx w15:paraId="2E90C597" w15:done="0"/>
  <w15:commentEx w15:paraId="275A2B95" w15:done="0"/>
  <w15:commentEx w15:paraId="4DE3D042" w15:done="0"/>
  <w15:commentEx w15:paraId="49628679" w15:done="0"/>
  <w15:commentEx w15:paraId="345ABDAE" w15:done="0"/>
  <w15:commentEx w15:paraId="4E216001" w15:done="0"/>
  <w15:commentEx w15:paraId="439031F2" w15:done="0"/>
  <w15:commentEx w15:paraId="1DECC1CB" w15:done="0"/>
  <w15:commentEx w15:paraId="39ADAF6C" w15:done="0"/>
  <w15:commentEx w15:paraId="407373A2" w15:done="0"/>
  <w15:commentEx w15:paraId="6C29725F" w15:done="0"/>
  <w15:commentEx w15:paraId="2402ECCD" w15:done="0"/>
  <w15:commentEx w15:paraId="3774845C" w15:done="0"/>
  <w15:commentEx w15:paraId="46883EB7" w15:done="0"/>
  <w15:commentEx w15:paraId="0F031D5D" w15:done="0"/>
  <w15:commentEx w15:paraId="0490872D" w15:done="0"/>
  <w15:commentEx w15:paraId="1F2CF92C" w15:done="0"/>
  <w15:commentEx w15:paraId="4C1065A7" w15:done="0"/>
  <w15:commentEx w15:paraId="1BD9085F" w15:done="0"/>
  <w15:commentEx w15:paraId="11C582D4" w15:done="0"/>
  <w15:commentEx w15:paraId="2C887EF4" w15:done="0"/>
  <w15:commentEx w15:paraId="0E02264D" w15:done="0"/>
  <w15:commentEx w15:paraId="71503111" w15:done="0"/>
  <w15:commentEx w15:paraId="6EEABBF7" w15:done="0"/>
  <w15:commentEx w15:paraId="503F28D4" w15:done="0"/>
  <w15:commentEx w15:paraId="60BDB5C4" w15:done="0"/>
  <w15:commentEx w15:paraId="4E8C90D4" w15:done="0"/>
  <w15:commentEx w15:paraId="5166211A" w15:done="0"/>
  <w15:commentEx w15:paraId="67955B2B" w15:done="0"/>
  <w15:commentEx w15:paraId="2092954F" w15:done="0"/>
  <w15:commentEx w15:paraId="15B5B85B" w15:done="0"/>
  <w15:commentEx w15:paraId="6883E072" w15:done="0"/>
  <w15:commentEx w15:paraId="38A9137E" w15:done="0"/>
  <w15:commentEx w15:paraId="22ABE55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91B341" w16cex:dateUtc="2026-02-27T10:55:00Z"/>
  <w16cex:commentExtensible w16cex:durableId="6BCFBF43" w16cex:dateUtc="2026-01-20T13:05:00Z"/>
  <w16cex:commentExtensible w16cex:durableId="7DBB6981" w16cex:dateUtc="2026-02-26T23:32:00Z"/>
  <w16cex:commentExtensible w16cex:durableId="1D76256A" w16cex:dateUtc="2026-03-08T19:27:00Z"/>
  <w16cex:commentExtensible w16cex:durableId="3B99A201" w16cex:dateUtc="2026-02-18T21:49:00Z"/>
  <w16cex:commentExtensible w16cex:durableId="3B66A924" w16cex:dateUtc="2026-02-25T14: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C307B4" w16cid:durableId="7DC307B4"/>
  <w16cid:commentId w16cid:paraId="39ED4AB2" w16cid:durableId="39ED4AB2"/>
  <w16cid:commentId w16cid:paraId="46A5E4FD" w16cid:durableId="46A5E4FD"/>
  <w16cid:commentId w16cid:paraId="3A9002B9" w16cid:durableId="3A9002B9"/>
  <w16cid:commentId w16cid:paraId="30CC71AD" w16cid:durableId="30CC71AD"/>
  <w16cid:commentId w16cid:paraId="703D6336" w16cid:durableId="703D6336"/>
  <w16cid:commentId w16cid:paraId="6D064FAD" w16cid:durableId="6D064FAD"/>
  <w16cid:commentId w16cid:paraId="1CE7C5AF" w16cid:durableId="1CE7C5AF"/>
  <w16cid:commentId w16cid:paraId="28D87668" w16cid:durableId="28D87668"/>
  <w16cid:commentId w16cid:paraId="74E9C12B" w16cid:durableId="74E9C12B"/>
  <w16cid:commentId w16cid:paraId="7B89CC05" w16cid:durableId="7B89CC05"/>
  <w16cid:commentId w16cid:paraId="1A3553FB" w16cid:durableId="1A3553FB"/>
  <w16cid:commentId w16cid:paraId="27440D62" w16cid:durableId="27440D62"/>
  <w16cid:commentId w16cid:paraId="080DE27A" w16cid:durableId="080DE27A"/>
  <w16cid:commentId w16cid:paraId="35E57DAC" w16cid:durableId="35E57DAC"/>
  <w16cid:commentId w16cid:paraId="10A55638" w16cid:durableId="10A55638"/>
  <w16cid:commentId w16cid:paraId="2063B16F" w16cid:durableId="2063B16F"/>
  <w16cid:commentId w16cid:paraId="79C4D7E6" w16cid:durableId="79C4D7E6"/>
  <w16cid:commentId w16cid:paraId="4C93840C" w16cid:durableId="4C93840C"/>
  <w16cid:commentId w16cid:paraId="2E90C597" w16cid:durableId="2E90C597"/>
  <w16cid:commentId w16cid:paraId="275A2B95" w16cid:durableId="275A2B95"/>
  <w16cid:commentId w16cid:paraId="4DE3D042" w16cid:durableId="4DE3D042"/>
  <w16cid:commentId w16cid:paraId="49628679" w16cid:durableId="49628679"/>
  <w16cid:commentId w16cid:paraId="345ABDAE" w16cid:durableId="345ABDAE"/>
  <w16cid:commentId w16cid:paraId="4E216001" w16cid:durableId="4E216001"/>
  <w16cid:commentId w16cid:paraId="439031F2" w16cid:durableId="439031F2"/>
  <w16cid:commentId w16cid:paraId="1DECC1CB" w16cid:durableId="1DECC1CB"/>
  <w16cid:commentId w16cid:paraId="39ADAF6C" w16cid:durableId="39ADAF6C"/>
  <w16cid:commentId w16cid:paraId="407373A2" w16cid:durableId="407373A2"/>
  <w16cid:commentId w16cid:paraId="6C29725F" w16cid:durableId="6C29725F"/>
  <w16cid:commentId w16cid:paraId="2402ECCD" w16cid:durableId="2402ECCD"/>
  <w16cid:commentId w16cid:paraId="3774845C" w16cid:durableId="3774845C"/>
  <w16cid:commentId w16cid:paraId="46883EB7" w16cid:durableId="46883EB7"/>
  <w16cid:commentId w16cid:paraId="0F031D5D" w16cid:durableId="0F031D5D"/>
  <w16cid:commentId w16cid:paraId="0490872D" w16cid:durableId="0490872D"/>
  <w16cid:commentId w16cid:paraId="1F2CF92C" w16cid:durableId="1F2CF92C"/>
  <w16cid:commentId w16cid:paraId="4C1065A7" w16cid:durableId="1891B341"/>
  <w16cid:commentId w16cid:paraId="1BD9085F" w16cid:durableId="6BCFBF43"/>
  <w16cid:commentId w16cid:paraId="11C582D4" w16cid:durableId="7DBB6981"/>
  <w16cid:commentId w16cid:paraId="2C887EF4" w16cid:durableId="2C887EF4"/>
  <w16cid:commentId w16cid:paraId="0E02264D" w16cid:durableId="0E02264D"/>
  <w16cid:commentId w16cid:paraId="71503111" w16cid:durableId="71503111"/>
  <w16cid:commentId w16cid:paraId="6EEABBF7" w16cid:durableId="6EEABBF7"/>
  <w16cid:commentId w16cid:paraId="503F28D4" w16cid:durableId="503F28D4"/>
  <w16cid:commentId w16cid:paraId="60BDB5C4" w16cid:durableId="60BDB5C4"/>
  <w16cid:commentId w16cid:paraId="4E8C90D4" w16cid:durableId="4E8C90D4"/>
  <w16cid:commentId w16cid:paraId="5166211A" w16cid:durableId="5166211A"/>
  <w16cid:commentId w16cid:paraId="67955B2B" w16cid:durableId="67955B2B"/>
  <w16cid:commentId w16cid:paraId="2092954F" w16cid:durableId="2092954F"/>
  <w16cid:commentId w16cid:paraId="15B5B85B" w16cid:durableId="15B5B85B"/>
  <w16cid:commentId w16cid:paraId="6883E072" w16cid:durableId="1D76256A"/>
  <w16cid:commentId w16cid:paraId="38A9137E" w16cid:durableId="3B99A201"/>
  <w16cid:commentId w16cid:paraId="22ABE551" w16cid:durableId="3B66A9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5B8ED" w14:textId="77777777" w:rsidR="00D34EE8" w:rsidRPr="009B6CCF" w:rsidRDefault="00D34EE8" w:rsidP="00362BEC">
      <w:pPr>
        <w:spacing w:line="240" w:lineRule="auto"/>
      </w:pPr>
      <w:r w:rsidRPr="009B6CCF">
        <w:separator/>
      </w:r>
    </w:p>
  </w:endnote>
  <w:endnote w:type="continuationSeparator" w:id="0">
    <w:p w14:paraId="2C62C26B" w14:textId="77777777" w:rsidR="00D34EE8" w:rsidRPr="009B6CCF" w:rsidRDefault="00D34EE8" w:rsidP="00362BEC">
      <w:pPr>
        <w:spacing w:line="240" w:lineRule="auto"/>
      </w:pPr>
      <w:r w:rsidRPr="009B6CC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Narrow">
    <w:altName w:val="Arial"/>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7DBCD" w14:textId="77777777" w:rsidR="00D34EE8" w:rsidRPr="009B6CCF" w:rsidRDefault="00D34EE8" w:rsidP="00802B3F">
      <w:pPr>
        <w:spacing w:line="240" w:lineRule="auto"/>
        <w:ind w:firstLine="0"/>
      </w:pPr>
      <w:r w:rsidRPr="009B6CCF">
        <w:separator/>
      </w:r>
    </w:p>
  </w:footnote>
  <w:footnote w:type="continuationSeparator" w:id="0">
    <w:p w14:paraId="1A1DFE9A" w14:textId="77777777" w:rsidR="00D34EE8" w:rsidRPr="009B6CCF" w:rsidRDefault="00D34EE8" w:rsidP="00362BEC">
      <w:pPr>
        <w:spacing w:line="240" w:lineRule="auto"/>
      </w:pPr>
      <w:r w:rsidRPr="009B6CCF">
        <w:continuationSeparator/>
      </w:r>
    </w:p>
  </w:footnote>
  <w:footnote w:id="1">
    <w:p w14:paraId="501D7B6C" w14:textId="30990B24" w:rsidR="00B5218E" w:rsidRPr="009B6CCF" w:rsidRDefault="00B5218E" w:rsidP="00A6278E">
      <w:pPr>
        <w:pStyle w:val="Legenda"/>
      </w:pPr>
      <w:r w:rsidRPr="009B6CCF">
        <w:rPr>
          <w:rStyle w:val="Refdenotaderodap"/>
        </w:rPr>
        <w:footnoteRef/>
      </w:r>
      <w:r w:rsidRPr="009B6CCF">
        <w:t xml:space="preserve"> O </w:t>
      </w:r>
      <w:r w:rsidRPr="009B6CCF">
        <w:rPr>
          <w:i/>
        </w:rPr>
        <w:t>Google Programmable Search Engine</w:t>
      </w:r>
      <w:r w:rsidRPr="009B6CCF">
        <w:t xml:space="preserve"> (</w:t>
      </w:r>
      <w:r w:rsidRPr="009B6CCF">
        <w:rPr>
          <w:i/>
        </w:rPr>
        <w:t>GPSE</w:t>
      </w:r>
      <w:r w:rsidRPr="009B6CCF">
        <w:t xml:space="preserve">) é uma plataforma que permite a criação de mecanismos de busca automatizados baseados no índice do Google, através do uso de uma API </w:t>
      </w:r>
      <w:r w:rsidRPr="009B6CCF">
        <w:fldChar w:fldCharType="begin"/>
      </w:r>
      <w:r w:rsidRPr="009B6CCF">
        <w:instrText xml:space="preserve"> ADDIN ZOTERO_ITEM CSL_CITATION {"citationID":"OYHBIIeH","properties":{"formattedCitation":"(GPSE API, [{\\i{}s. d.}])","plainCitation":"(GPSE API, [s. d.])","noteIndex":1},"citationItems":[{"id":294,"uris":["http://zotero.org/users/15531986/items/RAFESI7G"],"itemData":{"id":294,"type":"webpage","container-title":"Google for Developers","language":"pt-BR-x-mtfrom-en","title":"JSON API de pesquisa personalizada | Programmable Search Engine","title-short":"GPSE API","URL":"https://developers.google.com/custom-search/v1/overview?hl=pt-br","accessed":{"date-parts":[["2025",12,27]]}}}],"schema":"https://github.com/citation-style-language/schema/raw/master/csl-citation.json"} </w:instrText>
      </w:r>
      <w:r w:rsidRPr="009B6CCF">
        <w:fldChar w:fldCharType="separate"/>
      </w:r>
      <w:r w:rsidRPr="009B6CCF">
        <w:rPr>
          <w:rFonts w:cs="Arial"/>
        </w:rPr>
        <w:t>(GPSE API, [</w:t>
      </w:r>
      <w:r w:rsidRPr="009B6CCF">
        <w:rPr>
          <w:rFonts w:cs="Arial"/>
          <w:i/>
        </w:rPr>
        <w:t>s. d.</w:t>
      </w:r>
      <w:r w:rsidRPr="009B6CCF">
        <w:rPr>
          <w:rFonts w:cs="Arial"/>
        </w:rPr>
        <w:t>])</w:t>
      </w:r>
      <w:r w:rsidRPr="009B6CCF">
        <w:fldChar w:fldCharType="end"/>
      </w:r>
      <w:r w:rsidRPr="009B6CCF">
        <w:t xml:space="preserve">. </w:t>
      </w:r>
    </w:p>
  </w:footnote>
  <w:footnote w:id="2">
    <w:p w14:paraId="5E00EF63" w14:textId="2128A47A" w:rsidR="00B5218E" w:rsidRPr="009B6CCF" w:rsidRDefault="00B5218E" w:rsidP="00A6278E">
      <w:pPr>
        <w:pStyle w:val="Legenda"/>
      </w:pPr>
      <w:r w:rsidRPr="009B6CCF">
        <w:rPr>
          <w:rStyle w:val="Refdenotaderodap"/>
        </w:rPr>
        <w:footnoteRef/>
      </w:r>
      <w:r w:rsidRPr="009B6CCF">
        <w:t xml:space="preserve"> API (</w:t>
      </w:r>
      <w:r w:rsidRPr="009B6CCF">
        <w:rPr>
          <w:i/>
        </w:rPr>
        <w:t>Application Programming Interface</w:t>
      </w:r>
      <w:r w:rsidRPr="009B6CCF">
        <w:t xml:space="preserve">) é um conjunto de normas, protocolos e ferramentas que permitem a comunicação entre diferentes componentes de </w:t>
      </w:r>
      <w:r w:rsidRPr="009B6CCF">
        <w:rPr>
          <w:i/>
        </w:rPr>
        <w:t>software</w:t>
      </w:r>
      <w:r w:rsidRPr="009B6CCF">
        <w:t xml:space="preserve"> </w:t>
      </w:r>
      <w:r w:rsidRPr="009B6CCF">
        <w:fldChar w:fldCharType="begin"/>
      </w:r>
      <w:r w:rsidRPr="009B6CCF">
        <w:instrText xml:space="preserve"> ADDIN ZOTERO_ITEM CSL_CITATION {"citationID":"ZmyTnXDU","properties":{"formattedCitation":"(Fielding, 2000)","plainCitation":"(Fielding, 2000)","noteIndex":2},"citationItems":[{"id":300,"uris":["http://zotero.org/users/15531986/items/NWEZWEGG"],"itemData":{"id":300,"type":"book","publisher":"University of California, Irvine","title":"Architectural styles and the design of network-based software architectures","author":[{"family":"Fielding","given":"Roy Thomas"}],"issued":{"date-parts":[["2000"]]}}}],"schema":"https://github.com/citation-style-language/schema/raw/master/csl-citation.json"} </w:instrText>
      </w:r>
      <w:r w:rsidRPr="009B6CCF">
        <w:fldChar w:fldCharType="separate"/>
      </w:r>
      <w:r w:rsidRPr="009B6CCF">
        <w:rPr>
          <w:rFonts w:cs="Arial"/>
        </w:rPr>
        <w:t>(Fielding, 2000)</w:t>
      </w:r>
      <w:r w:rsidRPr="009B6CCF">
        <w:fldChar w:fldCharType="end"/>
      </w:r>
      <w:r w:rsidRPr="009B6CCF">
        <w:t xml:space="preserve">. </w:t>
      </w:r>
    </w:p>
  </w:footnote>
  <w:footnote w:id="3">
    <w:p w14:paraId="71BAC78A" w14:textId="132A2B87" w:rsidR="00B5218E" w:rsidRPr="009B6CCF" w:rsidRDefault="00B5218E">
      <w:pPr>
        <w:pStyle w:val="Textodenotaderodap"/>
      </w:pPr>
      <w:r w:rsidRPr="009B6CCF">
        <w:rPr>
          <w:rStyle w:val="Refdenotaderodap"/>
        </w:rPr>
        <w:footnoteRef/>
      </w:r>
      <w:r w:rsidRPr="009B6CCF">
        <w:t xml:space="preserve"> A Open Database License (ODbL) é uma licença de direito autoral que rege a utilização dos dados contidos no OpenStreetMap. Ela garante que a base de dados permaneça livre e aberta, permitindo o uso compartilhado (</w:t>
      </w:r>
      <w:r w:rsidRPr="009B6CCF">
        <w:rPr>
          <w:i/>
          <w:iCs/>
        </w:rPr>
        <w:t>Share-Alike</w:t>
      </w:r>
      <w:r w:rsidRPr="009B6CCF">
        <w:t>), desde que a fonte original seja atribuída. A sua conformidade é crucial para assegurar a segurança jurídica e a perenidade dos dados geográficos importados ou utilizados em projetos de integração de bases.</w:t>
      </w:r>
    </w:p>
  </w:footnote>
  <w:footnote w:id="4">
    <w:p w14:paraId="047F2025" w14:textId="77777777" w:rsidR="00B5218E" w:rsidRPr="009B6CCF" w:rsidRDefault="00B5218E" w:rsidP="00B63AA3">
      <w:pPr>
        <w:pStyle w:val="Textodenotaderodap"/>
      </w:pPr>
      <w:r w:rsidRPr="009B6CCF">
        <w:rPr>
          <w:rStyle w:val="Refdenotaderodap"/>
        </w:rPr>
        <w:footnoteRef/>
      </w:r>
      <w:r w:rsidRPr="009B6CCF">
        <w:t xml:space="preserve"> Originalmente o código do município era fornecido pelo SERPRO, mas no SuperCIATA ele é substituído pelo código do IBGE.</w:t>
      </w:r>
    </w:p>
  </w:footnote>
  <w:footnote w:id="5">
    <w:p w14:paraId="336C7BF0" w14:textId="20688460" w:rsidR="00B5218E" w:rsidRPr="009B6CCF" w:rsidRDefault="00B5218E">
      <w:pPr>
        <w:pStyle w:val="Textodenotaderodap"/>
      </w:pPr>
      <w:r w:rsidRPr="009B6CCF">
        <w:rPr>
          <w:rStyle w:val="Refdenotaderodap"/>
        </w:rPr>
        <w:footnoteRef/>
      </w:r>
      <w:r w:rsidRPr="009B6CCF">
        <w:t xml:space="preserve"> Os formatos de resposta de APIs geoespaciais (p. ex., </w:t>
      </w:r>
      <w:r w:rsidRPr="009B6CCF">
        <w:rPr>
          <w:i/>
          <w:iCs/>
        </w:rPr>
        <w:t>Overpass API)</w:t>
      </w:r>
      <w:r w:rsidRPr="009B6CCF">
        <w:t xml:space="preserve"> podem variar entre padrões proprietários (</w:t>
      </w:r>
      <w:r w:rsidRPr="009B6CCF">
        <w:rPr>
          <w:i/>
          <w:iCs/>
        </w:rPr>
        <w:t>OSM-JSON</w:t>
      </w:r>
      <w:r w:rsidRPr="009B6CCF">
        <w:t>) e normatizados (</w:t>
      </w:r>
      <w:r w:rsidRPr="009B6CCF">
        <w:rPr>
          <w:i/>
          <w:iCs/>
        </w:rPr>
        <w:t>GeoJSON</w:t>
      </w:r>
      <w:r w:rsidRPr="009B6CCF">
        <w:t>), dependendo dos parâmetros de saída configurados na requisição.</w:t>
      </w:r>
    </w:p>
  </w:footnote>
  <w:footnote w:id="6">
    <w:p w14:paraId="55CE4C4F" w14:textId="5B75C931" w:rsidR="00B5218E" w:rsidRPr="009B6CCF" w:rsidRDefault="00B5218E">
      <w:pPr>
        <w:pStyle w:val="Textodenotaderodap"/>
      </w:pPr>
      <w:r w:rsidRPr="009B6CCF">
        <w:rPr>
          <w:rStyle w:val="Refdenotaderodap"/>
        </w:rPr>
        <w:footnoteRef/>
      </w:r>
      <w:r w:rsidRPr="009B6CCF">
        <w:t xml:space="preserve"> </w:t>
      </w:r>
      <w:r w:rsidRPr="009B6CCF">
        <w:rPr>
          <w:i/>
          <w:iCs/>
        </w:rPr>
        <w:t>Staging Area</w:t>
      </w:r>
      <w:r w:rsidRPr="009B6CCF">
        <w:t xml:space="preserve">: Área de armazenamento intermediário utilizada em processos de integração de dados (ETL - </w:t>
      </w:r>
      <w:r w:rsidRPr="009B6CCF">
        <w:rPr>
          <w:i/>
          <w:iCs/>
        </w:rPr>
        <w:t>Extract, Transform, Load</w:t>
      </w:r>
      <w:r w:rsidRPr="009B6CCF">
        <w:t>). Sua função é permitir o processamento e a limpeza dos dados brutos em um ambiente controlado, protegendo a integridade da base de dados final e facilitando a auditoria dos dados de origem.</w:t>
      </w:r>
    </w:p>
  </w:footnote>
  <w:footnote w:id="7">
    <w:p w14:paraId="7384E160" w14:textId="13681FFC" w:rsidR="00B5218E" w:rsidRPr="009B6CCF" w:rsidRDefault="00B5218E">
      <w:pPr>
        <w:pStyle w:val="Textodenotaderodap"/>
      </w:pPr>
      <w:r w:rsidRPr="009B6CCF">
        <w:rPr>
          <w:rStyle w:val="Refdenotaderodap"/>
        </w:rPr>
        <w:footnoteRef/>
      </w:r>
      <w:r w:rsidRPr="009B6CCF">
        <w:t xml:space="preserve"> Os códigos de todas as consultas SQL usadas pela metodologia estão disponíveis no sítio https://superciata.smuu.com.br (SuperCIATA, 2025).</w:t>
      </w:r>
    </w:p>
  </w:footnote>
  <w:footnote w:id="8">
    <w:p w14:paraId="10D27B6F" w14:textId="339415E1" w:rsidR="00B5218E" w:rsidRPr="009B6CCF" w:rsidRDefault="00B5218E" w:rsidP="00A6278E">
      <w:pPr>
        <w:pStyle w:val="Legenda"/>
      </w:pPr>
      <w:r w:rsidRPr="009B6CCF">
        <w:rPr>
          <w:rStyle w:val="Refdenotaderodap"/>
        </w:rPr>
        <w:footnoteRef/>
      </w:r>
      <w:r w:rsidRPr="009B6CCF">
        <w:t xml:space="preserve"> A implementação de funções espaciais em Ambientes de Gerenciamento de Banco de Dados (SGBD) segue, em geral, as especificações da </w:t>
      </w:r>
      <w:r w:rsidRPr="009B6CCF">
        <w:rPr>
          <w:i/>
        </w:rPr>
        <w:t>Open Geospatial Consortium</w:t>
      </w:r>
      <w:r w:rsidRPr="009B6CCF">
        <w:t xml:space="preserve"> (OGC). No entanto, a sintaxe operacional e a forma de persistência de objetos geométricos podem variar entre diferentes dialetos SQL (como MariaDB, PostgreSQL e Oracle), exigindo adaptações no código para assegurar a interoperabilidade e a correta interpretação da geometria pelo motor de banco de dados utilizado.</w:t>
      </w:r>
    </w:p>
  </w:footnote>
  <w:footnote w:id="9">
    <w:p w14:paraId="5C2D0B1D" w14:textId="3652DB8A" w:rsidR="00B5218E" w:rsidRPr="009B6CCF" w:rsidRDefault="00B5218E" w:rsidP="00A6278E">
      <w:pPr>
        <w:pStyle w:val="Legenda"/>
      </w:pPr>
      <w:r w:rsidRPr="009B6CCF">
        <w:rPr>
          <w:rStyle w:val="Refdenotaderodap"/>
        </w:rPr>
        <w:footnoteRef/>
      </w:r>
      <w:r w:rsidRPr="009B6CCF">
        <w:t xml:space="preserve"> ASCII (</w:t>
      </w:r>
      <w:r w:rsidRPr="009B6CCF">
        <w:rPr>
          <w:i/>
        </w:rPr>
        <w:t>American Standard Code for Information Interchange</w:t>
      </w:r>
      <w:r w:rsidRPr="009B6CCF">
        <w:t>): Padrão de codificação que atribui um código numérico a cada caractere. O uso de caracteres ASCII no CNEFE, limitados a letras maiúsculas não acentuadas e algarismos, garante a interoperabilidade dos dados entre diferentes sistemas de bancos de dados, eliminando erros de leitura de caracteres especiais.</w:t>
      </w:r>
    </w:p>
  </w:footnote>
  <w:footnote w:id="10">
    <w:p w14:paraId="17A0AB86" w14:textId="77777777" w:rsidR="00B5218E" w:rsidRPr="009B6CCF" w:rsidRDefault="00B5218E" w:rsidP="001B0D3A">
      <w:pPr>
        <w:pStyle w:val="Textodenotaderodap"/>
      </w:pPr>
      <w:r w:rsidRPr="009B6CCF">
        <w:rPr>
          <w:rStyle w:val="Refdenotaderodap"/>
        </w:rPr>
        <w:footnoteRef/>
      </w:r>
      <w:r w:rsidRPr="009B6CCF">
        <w:t xml:space="preserve"> </w:t>
      </w:r>
      <w:r w:rsidRPr="009B6CCF">
        <w:rPr>
          <w:i/>
        </w:rPr>
        <w:t>CRC32 (Cyclic Redundancy Check)</w:t>
      </w:r>
      <w:r w:rsidRPr="009B6CCF">
        <w:t>: Algoritmo que gera um código numérico de comprimento fixo a partir de uma string. É utilizado para padronizar identificadores e garantir que nomes de logradouros idênticos resultem sempre no mesmo código de referência para integração de bases.</w:t>
      </w:r>
    </w:p>
  </w:footnote>
  <w:footnote w:id="11">
    <w:p w14:paraId="09E0FA1E" w14:textId="77777777" w:rsidR="00B5218E" w:rsidRPr="009B6CCF" w:rsidRDefault="00B5218E" w:rsidP="00A6278E">
      <w:pPr>
        <w:pStyle w:val="Legenda"/>
      </w:pPr>
      <w:r w:rsidRPr="009B6CCF">
        <w:rPr>
          <w:rStyle w:val="Refdenotaderodap"/>
        </w:rPr>
        <w:footnoteRef/>
      </w:r>
      <w:r w:rsidRPr="009B6CCF">
        <w:t xml:space="preserve"> O identificador de hash é um código alfanumérico de comprimento fixo gerado a partir de um algoritmo aplicado a uma string. Ele é utilizado para padronizar a chave de ligação e otimizar a performance das consultas, garantindo que nomes idênticos gerem sempre o mesmo identificador.</w:t>
      </w:r>
    </w:p>
  </w:footnote>
  <w:footnote w:id="12">
    <w:p w14:paraId="16E7FA7D" w14:textId="77777777" w:rsidR="00B5218E" w:rsidRPr="009B6CCF" w:rsidRDefault="00B5218E" w:rsidP="001B0D3A">
      <w:pPr>
        <w:pStyle w:val="Textodenotaderodap"/>
      </w:pPr>
      <w:r w:rsidRPr="009B6CCF">
        <w:rPr>
          <w:rStyle w:val="Refdenotaderodap"/>
        </w:rPr>
        <w:footnoteRef/>
      </w:r>
      <w:r w:rsidRPr="009B6CCF">
        <w:t xml:space="preserve"> </w:t>
      </w:r>
      <w:r w:rsidRPr="009B6CCF">
        <w:rPr>
          <w:i/>
          <w:iCs/>
        </w:rPr>
        <w:t>Correspondência biunívoca</w:t>
      </w:r>
      <w:r w:rsidRPr="009B6CCF">
        <w:t>: Relação matemática (bijeção) em que cada elemento de um conjunto (ex: registros do CIATA) corresponde a exatamente um elemento de outro conjunto (ex: registros do CNEFE), e vice-versa, sem duplicidades ou omissões.</w:t>
      </w:r>
    </w:p>
  </w:footnote>
  <w:footnote w:id="13">
    <w:p w14:paraId="68F854B8" w14:textId="3EF6BAB4" w:rsidR="00B5218E" w:rsidRPr="009B6CCF" w:rsidRDefault="00B5218E">
      <w:pPr>
        <w:pStyle w:val="Textodenotaderodap"/>
      </w:pPr>
      <w:r w:rsidRPr="009B6CCF">
        <w:rPr>
          <w:rStyle w:val="Refdenotaderodap"/>
        </w:rPr>
        <w:footnoteRef/>
      </w:r>
      <w:r w:rsidRPr="009B6CCF">
        <w:t xml:space="preserve"> </w:t>
      </w:r>
      <w:r w:rsidRPr="009B6CCF">
        <w:rPr>
          <w:i/>
          <w:iCs/>
        </w:rPr>
        <w:t>Fuzzy matching</w:t>
      </w:r>
      <w:r w:rsidRPr="009B6CCF">
        <w:t>, ou correspondência aproximada, é uma técnica de processamento de dados que permite identificar registros que, embora não sejam idênticos em sua grafia, referem-se à mesma entidade.</w:t>
      </w:r>
    </w:p>
  </w:footnote>
  <w:footnote w:id="14">
    <w:p w14:paraId="680193B3" w14:textId="510E84FB" w:rsidR="00B5218E" w:rsidRPr="009B6CCF" w:rsidRDefault="00B5218E">
      <w:pPr>
        <w:pStyle w:val="Textodenotaderodap"/>
      </w:pPr>
      <w:r w:rsidRPr="009B6CCF">
        <w:rPr>
          <w:rStyle w:val="Refdenotaderodap"/>
        </w:rPr>
        <w:footnoteRef/>
      </w:r>
      <w:r w:rsidRPr="009B6CCF">
        <w:t xml:space="preserve"> </w:t>
      </w:r>
      <w:r w:rsidRPr="009B6CCF">
        <w:rPr>
          <w:i/>
          <w:iCs/>
        </w:rPr>
        <w:t>Correspondência unívoca:</w:t>
      </w:r>
      <w:r w:rsidRPr="009B6CCF">
        <w:t xml:space="preserve"> Relação de exclusividade em que cada registro de origem (ex: CIATA) associa-se a um único elemento de destino (ex: CNEFE). Diferente da bijeção pura (biunívoca), o foco aqui é a unidirecionalidade</w:t>
      </w:r>
      <w:r w:rsidRPr="009B6CCF">
        <w:rPr>
          <w:i/>
          <w:iCs/>
        </w:rPr>
        <w:t>.</w:t>
      </w:r>
    </w:p>
  </w:footnote>
  <w:footnote w:id="15">
    <w:p w14:paraId="115DD178" w14:textId="77777777" w:rsidR="00B5218E" w:rsidRPr="009B6CCF" w:rsidRDefault="00B5218E" w:rsidP="00A6278E">
      <w:pPr>
        <w:pStyle w:val="Legenda"/>
      </w:pPr>
      <w:r w:rsidRPr="009B6CCF">
        <w:rPr>
          <w:rStyle w:val="Refdenotaderodap"/>
        </w:rPr>
        <w:footnoteRef/>
      </w:r>
      <w:r w:rsidRPr="009B6CCF">
        <w:t xml:space="preserve"> O formato CSV (</w:t>
      </w:r>
      <w:r w:rsidRPr="009B6CCF">
        <w:rPr>
          <w:i/>
        </w:rPr>
        <w:t>Comma-Separated Values</w:t>
      </w:r>
      <w:r w:rsidRPr="009B6CCF">
        <w:t>) é um padrão simples de representação de dados estruturados em forma tabular, no qual cada linha corresponde a um registro e os campos são separados por vírgulas ou outros delimitadores.</w:t>
      </w:r>
    </w:p>
  </w:footnote>
  <w:footnote w:id="16">
    <w:p w14:paraId="63127AA9" w14:textId="0CC66909" w:rsidR="00B5218E" w:rsidRPr="009B6CCF" w:rsidRDefault="00B5218E">
      <w:pPr>
        <w:pStyle w:val="Textodenotaderodap"/>
      </w:pPr>
      <w:r w:rsidRPr="009B6CCF">
        <w:rPr>
          <w:rStyle w:val="Refdenotaderodap"/>
        </w:rPr>
        <w:footnoteRef/>
      </w:r>
      <w:r w:rsidRPr="009B6CCF">
        <w:t xml:space="preserve"> No projeto </w:t>
      </w:r>
      <w:r w:rsidRPr="009B6CCF">
        <w:rPr>
          <w:i/>
          <w:iCs/>
        </w:rPr>
        <w:t>SuperCIATA</w:t>
      </w:r>
      <w:r w:rsidRPr="009B6CCF">
        <w:t>, o azimute é utilizado para orientar a geometria das parcelas em conformidade com o sistema de referência.</w:t>
      </w:r>
    </w:p>
  </w:footnote>
  <w:footnote w:id="17">
    <w:p w14:paraId="6CAFEF38" w14:textId="0C7F84D4" w:rsidR="00B5218E" w:rsidRPr="009B6CCF" w:rsidRDefault="00B5218E">
      <w:pPr>
        <w:pStyle w:val="Textodenotaderodap"/>
      </w:pPr>
      <w:r w:rsidRPr="009B6CCF">
        <w:rPr>
          <w:rStyle w:val="Refdenotaderodap"/>
        </w:rPr>
        <w:footnoteRef/>
      </w:r>
      <w:r w:rsidRPr="009B6CCF">
        <w:t xml:space="preserve"> A translação é uma transformação geométrica que consiste no deslocamento linear de um objeto no espaço, preservando sua orientação, forma e tamanho.</w:t>
      </w:r>
    </w:p>
  </w:footnote>
  <w:footnote w:id="18">
    <w:p w14:paraId="57DB542E" w14:textId="77777777" w:rsidR="00B5218E" w:rsidRDefault="00B5218E" w:rsidP="004D5DB7">
      <w:pPr>
        <w:pStyle w:val="Textodenotaderodap"/>
      </w:pPr>
      <w:r w:rsidRPr="009B6CCF">
        <w:rPr>
          <w:rStyle w:val="Refdenotaderodap"/>
        </w:rPr>
        <w:footnoteRef/>
      </w:r>
      <w:r w:rsidRPr="009B6CCF">
        <w:t xml:space="preserve"> No caso da aplicação </w:t>
      </w:r>
      <w:r w:rsidRPr="009B6CCF">
        <w:rPr>
          <w:i/>
          <w:iCs/>
        </w:rPr>
        <w:t>SuperCIATA</w:t>
      </w:r>
      <w:r w:rsidRPr="009B6CCF">
        <w:t xml:space="preserve">, o uso da biblioteca </w:t>
      </w:r>
      <w:r w:rsidRPr="009B6CCF">
        <w:rPr>
          <w:i/>
          <w:iCs/>
        </w:rPr>
        <w:t>Leaflet.ImageOverlay</w:t>
      </w:r>
      <w:r w:rsidRPr="009B6CCF">
        <w:t xml:space="preserve"> permite o controle dinâmico sobre as dimensões, a posição geográfica e a orientação angular dos objetos geométricos. </w:t>
      </w:r>
    </w:p>
  </w:footnote>
  <w:footnote w:id="19">
    <w:p w14:paraId="5F397C64" w14:textId="4D83E081" w:rsidR="00B5218E" w:rsidRDefault="00B5218E">
      <w:pPr>
        <w:pStyle w:val="Textodenotaderodap"/>
      </w:pPr>
      <w:r>
        <w:rPr>
          <w:rStyle w:val="Refdenotaderodap"/>
        </w:rPr>
        <w:footnoteRef/>
      </w:r>
      <w:r>
        <w:t xml:space="preserve"> A </w:t>
      </w:r>
      <w:r w:rsidRPr="00276FF3">
        <w:t>Lei nº 10.267/2001</w:t>
      </w:r>
      <w:r>
        <w:t xml:space="preserve"> não define explicitamente os padrões exigidos, mas </w:t>
      </w:r>
      <w:r w:rsidRPr="00EE635F">
        <w:t>o padrão centimétrico</w:t>
      </w:r>
      <w:r>
        <w:t xml:space="preserve"> foi consolidado nas normas publicadas posteriormente.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077745"/>
      <w:docPartObj>
        <w:docPartGallery w:val="Page Numbers (Top of Page)"/>
        <w:docPartUnique/>
      </w:docPartObj>
    </w:sdtPr>
    <w:sdtEndPr>
      <w:rPr>
        <w:sz w:val="20"/>
        <w:szCs w:val="20"/>
      </w:rPr>
    </w:sdtEndPr>
    <w:sdtContent>
      <w:p w14:paraId="5AB47EBE" w14:textId="157F0A5D" w:rsidR="00B5218E" w:rsidRPr="009B6CCF" w:rsidRDefault="00B5218E" w:rsidP="00286FDA">
        <w:pPr>
          <w:pStyle w:val="Cabealho"/>
          <w:jc w:val="right"/>
          <w:rPr>
            <w:sz w:val="20"/>
            <w:szCs w:val="20"/>
          </w:rPr>
        </w:pPr>
        <w:r w:rsidRPr="009B6CCF">
          <w:rPr>
            <w:rFonts w:cs="Arial"/>
            <w:sz w:val="20"/>
            <w:szCs w:val="20"/>
          </w:rPr>
          <w:fldChar w:fldCharType="begin"/>
        </w:r>
        <w:r w:rsidRPr="009B6CCF">
          <w:rPr>
            <w:rFonts w:cs="Arial"/>
            <w:sz w:val="20"/>
            <w:szCs w:val="20"/>
          </w:rPr>
          <w:instrText>PAGE   \* MERGEFORMAT</w:instrText>
        </w:r>
        <w:r w:rsidRPr="009B6CCF">
          <w:rPr>
            <w:rFonts w:cs="Arial"/>
            <w:sz w:val="20"/>
            <w:szCs w:val="20"/>
          </w:rPr>
          <w:fldChar w:fldCharType="separate"/>
        </w:r>
        <w:r w:rsidR="003A3A5A">
          <w:rPr>
            <w:rFonts w:cs="Arial"/>
            <w:noProof/>
            <w:sz w:val="20"/>
            <w:szCs w:val="20"/>
          </w:rPr>
          <w:t>102</w:t>
        </w:r>
        <w:r w:rsidRPr="009B6CCF">
          <w:rPr>
            <w:rFonts w:cs="Arial"/>
            <w:sz w:val="20"/>
            <w:szCs w:val="20"/>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4224"/>
    <w:multiLevelType w:val="hybridMultilevel"/>
    <w:tmpl w:val="2250D106"/>
    <w:lvl w:ilvl="0" w:tplc="04160017">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 w15:restartNumberingAfterBreak="0">
    <w:nsid w:val="039C25E9"/>
    <w:multiLevelType w:val="hybridMultilevel"/>
    <w:tmpl w:val="32AE87D0"/>
    <w:lvl w:ilvl="0" w:tplc="04160017">
      <w:start w:val="1"/>
      <w:numFmt w:val="lowerLetter"/>
      <w:lvlText w:val="%1)"/>
      <w:lvlJc w:val="left"/>
      <w:pPr>
        <w:ind w:left="1571" w:hanging="72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2" w15:restartNumberingAfterBreak="0">
    <w:nsid w:val="0A422B00"/>
    <w:multiLevelType w:val="hybridMultilevel"/>
    <w:tmpl w:val="9DF41908"/>
    <w:lvl w:ilvl="0" w:tplc="04160017">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 w15:restartNumberingAfterBreak="0">
    <w:nsid w:val="0E5C0A04"/>
    <w:multiLevelType w:val="hybridMultilevel"/>
    <w:tmpl w:val="D5047B8A"/>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4" w15:restartNumberingAfterBreak="0">
    <w:nsid w:val="0ECE3467"/>
    <w:multiLevelType w:val="hybridMultilevel"/>
    <w:tmpl w:val="6AAA6918"/>
    <w:lvl w:ilvl="0" w:tplc="5F0A633E">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5" w15:restartNumberingAfterBreak="0">
    <w:nsid w:val="123D70DF"/>
    <w:multiLevelType w:val="hybridMultilevel"/>
    <w:tmpl w:val="F4AE745E"/>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6" w15:restartNumberingAfterBreak="0">
    <w:nsid w:val="1F8D2449"/>
    <w:multiLevelType w:val="multilevel"/>
    <w:tmpl w:val="8774EA9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223637E5"/>
    <w:multiLevelType w:val="hybridMultilevel"/>
    <w:tmpl w:val="1D54A06A"/>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8" w15:restartNumberingAfterBreak="0">
    <w:nsid w:val="238D1285"/>
    <w:multiLevelType w:val="hybridMultilevel"/>
    <w:tmpl w:val="75748384"/>
    <w:lvl w:ilvl="0" w:tplc="F340A674">
      <w:start w:val="1"/>
      <w:numFmt w:val="lowerLetter"/>
      <w:pStyle w:val="SemEspaamento"/>
      <w:lvlText w:val="%1) "/>
      <w:lvlJc w:val="left"/>
      <w:pPr>
        <w:ind w:left="1747" w:hanging="36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60019" w:tentative="1">
      <w:start w:val="1"/>
      <w:numFmt w:val="lowerLetter"/>
      <w:lvlText w:val="%2."/>
      <w:lvlJc w:val="left"/>
      <w:pPr>
        <w:ind w:left="2118" w:hanging="360"/>
      </w:pPr>
    </w:lvl>
    <w:lvl w:ilvl="2" w:tplc="0416001B" w:tentative="1">
      <w:start w:val="1"/>
      <w:numFmt w:val="lowerRoman"/>
      <w:lvlText w:val="%3."/>
      <w:lvlJc w:val="right"/>
      <w:pPr>
        <w:ind w:left="2838" w:hanging="180"/>
      </w:pPr>
    </w:lvl>
    <w:lvl w:ilvl="3" w:tplc="0416000F" w:tentative="1">
      <w:start w:val="1"/>
      <w:numFmt w:val="decimal"/>
      <w:lvlText w:val="%4."/>
      <w:lvlJc w:val="left"/>
      <w:pPr>
        <w:ind w:left="3558" w:hanging="360"/>
      </w:pPr>
    </w:lvl>
    <w:lvl w:ilvl="4" w:tplc="04160019" w:tentative="1">
      <w:start w:val="1"/>
      <w:numFmt w:val="lowerLetter"/>
      <w:lvlText w:val="%5."/>
      <w:lvlJc w:val="left"/>
      <w:pPr>
        <w:ind w:left="4278" w:hanging="360"/>
      </w:pPr>
    </w:lvl>
    <w:lvl w:ilvl="5" w:tplc="0416001B" w:tentative="1">
      <w:start w:val="1"/>
      <w:numFmt w:val="lowerRoman"/>
      <w:lvlText w:val="%6."/>
      <w:lvlJc w:val="right"/>
      <w:pPr>
        <w:ind w:left="4998" w:hanging="180"/>
      </w:pPr>
    </w:lvl>
    <w:lvl w:ilvl="6" w:tplc="0416000F" w:tentative="1">
      <w:start w:val="1"/>
      <w:numFmt w:val="decimal"/>
      <w:lvlText w:val="%7."/>
      <w:lvlJc w:val="left"/>
      <w:pPr>
        <w:ind w:left="5718" w:hanging="360"/>
      </w:pPr>
    </w:lvl>
    <w:lvl w:ilvl="7" w:tplc="04160019" w:tentative="1">
      <w:start w:val="1"/>
      <w:numFmt w:val="lowerLetter"/>
      <w:lvlText w:val="%8."/>
      <w:lvlJc w:val="left"/>
      <w:pPr>
        <w:ind w:left="6438" w:hanging="360"/>
      </w:pPr>
    </w:lvl>
    <w:lvl w:ilvl="8" w:tplc="0416001B" w:tentative="1">
      <w:start w:val="1"/>
      <w:numFmt w:val="lowerRoman"/>
      <w:lvlText w:val="%9."/>
      <w:lvlJc w:val="right"/>
      <w:pPr>
        <w:ind w:left="7158" w:hanging="180"/>
      </w:pPr>
    </w:lvl>
  </w:abstractNum>
  <w:abstractNum w:abstractNumId="9" w15:restartNumberingAfterBreak="0">
    <w:nsid w:val="2E66370D"/>
    <w:multiLevelType w:val="hybridMultilevel"/>
    <w:tmpl w:val="2528ECEA"/>
    <w:lvl w:ilvl="0" w:tplc="04160017">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0" w15:restartNumberingAfterBreak="0">
    <w:nsid w:val="3080539A"/>
    <w:multiLevelType w:val="hybridMultilevel"/>
    <w:tmpl w:val="EECA6086"/>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1" w15:restartNumberingAfterBreak="0">
    <w:nsid w:val="34880327"/>
    <w:multiLevelType w:val="hybridMultilevel"/>
    <w:tmpl w:val="AAD09DFA"/>
    <w:lvl w:ilvl="0" w:tplc="04160017">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2" w15:restartNumberingAfterBreak="0">
    <w:nsid w:val="381238BB"/>
    <w:multiLevelType w:val="hybridMultilevel"/>
    <w:tmpl w:val="3EB892C6"/>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3" w15:restartNumberingAfterBreak="0">
    <w:nsid w:val="40E1321E"/>
    <w:multiLevelType w:val="hybridMultilevel"/>
    <w:tmpl w:val="7EC027E2"/>
    <w:lvl w:ilvl="0" w:tplc="04160017">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4" w15:restartNumberingAfterBreak="0">
    <w:nsid w:val="43834D4A"/>
    <w:multiLevelType w:val="hybridMultilevel"/>
    <w:tmpl w:val="8EBC5F8E"/>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5" w15:restartNumberingAfterBreak="0">
    <w:nsid w:val="53E71AB1"/>
    <w:multiLevelType w:val="hybridMultilevel"/>
    <w:tmpl w:val="39943984"/>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6" w15:restartNumberingAfterBreak="0">
    <w:nsid w:val="582B34A4"/>
    <w:multiLevelType w:val="hybridMultilevel"/>
    <w:tmpl w:val="4D7C26F8"/>
    <w:lvl w:ilvl="0" w:tplc="04160017">
      <w:start w:val="1"/>
      <w:numFmt w:val="lowerLetter"/>
      <w:lvlText w:val="%1)"/>
      <w:lvlJc w:val="left"/>
      <w:pPr>
        <w:ind w:left="1571" w:hanging="360"/>
      </w:pPr>
      <w:rPr>
        <w:rFonts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7" w15:restartNumberingAfterBreak="0">
    <w:nsid w:val="643817B3"/>
    <w:multiLevelType w:val="hybridMultilevel"/>
    <w:tmpl w:val="D910EE9E"/>
    <w:lvl w:ilvl="0" w:tplc="04160017">
      <w:start w:val="1"/>
      <w:numFmt w:val="lowerLetter"/>
      <w:lvlText w:val="%1)"/>
      <w:lvlJc w:val="left"/>
      <w:pPr>
        <w:ind w:left="2291" w:hanging="360"/>
      </w:pPr>
    </w:lvl>
    <w:lvl w:ilvl="1" w:tplc="04160019" w:tentative="1">
      <w:start w:val="1"/>
      <w:numFmt w:val="lowerLetter"/>
      <w:lvlText w:val="%2."/>
      <w:lvlJc w:val="left"/>
      <w:pPr>
        <w:ind w:left="3011" w:hanging="360"/>
      </w:pPr>
    </w:lvl>
    <w:lvl w:ilvl="2" w:tplc="0416001B" w:tentative="1">
      <w:start w:val="1"/>
      <w:numFmt w:val="lowerRoman"/>
      <w:lvlText w:val="%3."/>
      <w:lvlJc w:val="right"/>
      <w:pPr>
        <w:ind w:left="3731" w:hanging="180"/>
      </w:pPr>
    </w:lvl>
    <w:lvl w:ilvl="3" w:tplc="0416000F" w:tentative="1">
      <w:start w:val="1"/>
      <w:numFmt w:val="decimal"/>
      <w:lvlText w:val="%4."/>
      <w:lvlJc w:val="left"/>
      <w:pPr>
        <w:ind w:left="4451" w:hanging="360"/>
      </w:pPr>
    </w:lvl>
    <w:lvl w:ilvl="4" w:tplc="04160019" w:tentative="1">
      <w:start w:val="1"/>
      <w:numFmt w:val="lowerLetter"/>
      <w:lvlText w:val="%5."/>
      <w:lvlJc w:val="left"/>
      <w:pPr>
        <w:ind w:left="5171" w:hanging="360"/>
      </w:pPr>
    </w:lvl>
    <w:lvl w:ilvl="5" w:tplc="0416001B" w:tentative="1">
      <w:start w:val="1"/>
      <w:numFmt w:val="lowerRoman"/>
      <w:lvlText w:val="%6."/>
      <w:lvlJc w:val="right"/>
      <w:pPr>
        <w:ind w:left="5891" w:hanging="180"/>
      </w:pPr>
    </w:lvl>
    <w:lvl w:ilvl="6" w:tplc="0416000F" w:tentative="1">
      <w:start w:val="1"/>
      <w:numFmt w:val="decimal"/>
      <w:lvlText w:val="%7."/>
      <w:lvlJc w:val="left"/>
      <w:pPr>
        <w:ind w:left="6611" w:hanging="360"/>
      </w:pPr>
    </w:lvl>
    <w:lvl w:ilvl="7" w:tplc="04160019" w:tentative="1">
      <w:start w:val="1"/>
      <w:numFmt w:val="lowerLetter"/>
      <w:lvlText w:val="%8."/>
      <w:lvlJc w:val="left"/>
      <w:pPr>
        <w:ind w:left="7331" w:hanging="360"/>
      </w:pPr>
    </w:lvl>
    <w:lvl w:ilvl="8" w:tplc="0416001B" w:tentative="1">
      <w:start w:val="1"/>
      <w:numFmt w:val="lowerRoman"/>
      <w:lvlText w:val="%9."/>
      <w:lvlJc w:val="right"/>
      <w:pPr>
        <w:ind w:left="8051" w:hanging="180"/>
      </w:pPr>
    </w:lvl>
  </w:abstractNum>
  <w:abstractNum w:abstractNumId="18" w15:restartNumberingAfterBreak="0">
    <w:nsid w:val="6C361FB3"/>
    <w:multiLevelType w:val="hybridMultilevel"/>
    <w:tmpl w:val="802207A6"/>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9" w15:restartNumberingAfterBreak="0">
    <w:nsid w:val="6E7E267C"/>
    <w:multiLevelType w:val="multilevel"/>
    <w:tmpl w:val="93548E60"/>
    <w:lvl w:ilvl="0">
      <w:start w:val="1"/>
      <w:numFmt w:val="decimal"/>
      <w:pStyle w:val="Subttulo1"/>
      <w:lvlText w:val="%1."/>
      <w:lvlJc w:val="left"/>
      <w:pPr>
        <w:tabs>
          <w:tab w:val="num" w:pos="360"/>
        </w:tabs>
        <w:ind w:left="360" w:hanging="360"/>
      </w:pPr>
      <w:rPr>
        <w:rFonts w:hint="default"/>
      </w:rPr>
    </w:lvl>
    <w:lvl w:ilvl="1">
      <w:start w:val="1"/>
      <w:numFmt w:val="decimal"/>
      <w:pStyle w:val="Subtitle2"/>
      <w:isLgl/>
      <w:lvlText w:val="%1.%2"/>
      <w:lvlJc w:val="left"/>
      <w:pPr>
        <w:tabs>
          <w:tab w:val="num" w:pos="420"/>
        </w:tabs>
        <w:ind w:left="420" w:hanging="420"/>
      </w:pPr>
      <w:rPr>
        <w:rFonts w:hint="default"/>
      </w:rPr>
    </w:lvl>
    <w:lvl w:ilvl="2">
      <w:start w:val="1"/>
      <w:numFmt w:val="decimal"/>
      <w:pStyle w:val="Subtitle3"/>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20" w15:restartNumberingAfterBreak="0">
    <w:nsid w:val="707D35FB"/>
    <w:multiLevelType w:val="hybridMultilevel"/>
    <w:tmpl w:val="2250D106"/>
    <w:lvl w:ilvl="0" w:tplc="FFFFFFFF">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21" w15:restartNumberingAfterBreak="0">
    <w:nsid w:val="719122C2"/>
    <w:multiLevelType w:val="hybridMultilevel"/>
    <w:tmpl w:val="5CF23082"/>
    <w:lvl w:ilvl="0" w:tplc="04160017">
      <w:start w:val="1"/>
      <w:numFmt w:val="lowerLetter"/>
      <w:lvlText w:val="%1)"/>
      <w:lvlJc w:val="left"/>
      <w:pPr>
        <w:ind w:left="2291" w:hanging="360"/>
      </w:pPr>
    </w:lvl>
    <w:lvl w:ilvl="1" w:tplc="04160019" w:tentative="1">
      <w:start w:val="1"/>
      <w:numFmt w:val="lowerLetter"/>
      <w:lvlText w:val="%2."/>
      <w:lvlJc w:val="left"/>
      <w:pPr>
        <w:ind w:left="3011" w:hanging="360"/>
      </w:pPr>
    </w:lvl>
    <w:lvl w:ilvl="2" w:tplc="0416001B" w:tentative="1">
      <w:start w:val="1"/>
      <w:numFmt w:val="lowerRoman"/>
      <w:lvlText w:val="%3."/>
      <w:lvlJc w:val="right"/>
      <w:pPr>
        <w:ind w:left="3731" w:hanging="180"/>
      </w:pPr>
    </w:lvl>
    <w:lvl w:ilvl="3" w:tplc="0416000F" w:tentative="1">
      <w:start w:val="1"/>
      <w:numFmt w:val="decimal"/>
      <w:lvlText w:val="%4."/>
      <w:lvlJc w:val="left"/>
      <w:pPr>
        <w:ind w:left="4451" w:hanging="360"/>
      </w:pPr>
    </w:lvl>
    <w:lvl w:ilvl="4" w:tplc="04160019" w:tentative="1">
      <w:start w:val="1"/>
      <w:numFmt w:val="lowerLetter"/>
      <w:lvlText w:val="%5."/>
      <w:lvlJc w:val="left"/>
      <w:pPr>
        <w:ind w:left="5171" w:hanging="360"/>
      </w:pPr>
    </w:lvl>
    <w:lvl w:ilvl="5" w:tplc="0416001B" w:tentative="1">
      <w:start w:val="1"/>
      <w:numFmt w:val="lowerRoman"/>
      <w:lvlText w:val="%6."/>
      <w:lvlJc w:val="right"/>
      <w:pPr>
        <w:ind w:left="5891" w:hanging="180"/>
      </w:pPr>
    </w:lvl>
    <w:lvl w:ilvl="6" w:tplc="0416000F" w:tentative="1">
      <w:start w:val="1"/>
      <w:numFmt w:val="decimal"/>
      <w:lvlText w:val="%7."/>
      <w:lvlJc w:val="left"/>
      <w:pPr>
        <w:ind w:left="6611" w:hanging="360"/>
      </w:pPr>
    </w:lvl>
    <w:lvl w:ilvl="7" w:tplc="04160019" w:tentative="1">
      <w:start w:val="1"/>
      <w:numFmt w:val="lowerLetter"/>
      <w:lvlText w:val="%8."/>
      <w:lvlJc w:val="left"/>
      <w:pPr>
        <w:ind w:left="7331" w:hanging="360"/>
      </w:pPr>
    </w:lvl>
    <w:lvl w:ilvl="8" w:tplc="0416001B" w:tentative="1">
      <w:start w:val="1"/>
      <w:numFmt w:val="lowerRoman"/>
      <w:lvlText w:val="%9."/>
      <w:lvlJc w:val="right"/>
      <w:pPr>
        <w:ind w:left="8051" w:hanging="180"/>
      </w:pPr>
    </w:lvl>
  </w:abstractNum>
  <w:abstractNum w:abstractNumId="22" w15:restartNumberingAfterBreak="0">
    <w:nsid w:val="73DF144E"/>
    <w:multiLevelType w:val="hybridMultilevel"/>
    <w:tmpl w:val="16B812F6"/>
    <w:lvl w:ilvl="0" w:tplc="A3B01CB4">
      <w:start w:val="1"/>
      <w:numFmt w:val="bullet"/>
      <w:pStyle w:val="Tpico"/>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3" w15:restartNumberingAfterBreak="0">
    <w:nsid w:val="74B8083B"/>
    <w:multiLevelType w:val="multilevel"/>
    <w:tmpl w:val="7A7EBC76"/>
    <w:lvl w:ilvl="0">
      <w:start w:val="1"/>
      <w:numFmt w:val="decimal"/>
      <w:pStyle w:val="Ttulo1"/>
      <w:lvlText w:val="%1"/>
      <w:lvlJc w:val="left"/>
      <w:pPr>
        <w:ind w:left="170" w:hanging="170"/>
      </w:pPr>
      <w:rPr>
        <w:rFonts w:ascii="Arial" w:hAnsi="Arial"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tulo2"/>
      <w:lvlText w:val="%1.%2"/>
      <w:lvlJc w:val="left"/>
      <w:pPr>
        <w:ind w:left="170" w:hanging="17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170" w:hanging="170"/>
      </w:pPr>
      <w:rPr>
        <w:rFonts w:hint="default"/>
      </w:rPr>
    </w:lvl>
    <w:lvl w:ilvl="3">
      <w:start w:val="1"/>
      <w:numFmt w:val="decimal"/>
      <w:pStyle w:val="Ttulo4"/>
      <w:lvlText w:val="%1.%2.%3.%4"/>
      <w:lvlJc w:val="left"/>
      <w:pPr>
        <w:ind w:left="170" w:hanging="170"/>
      </w:pPr>
      <w:rPr>
        <w:rFonts w:hint="default"/>
      </w:rPr>
    </w:lvl>
    <w:lvl w:ilvl="4">
      <w:start w:val="1"/>
      <w:numFmt w:val="decimal"/>
      <w:pStyle w:val="Ttulo5"/>
      <w:lvlText w:val="%1.%2.%3.%4.%5"/>
      <w:lvlJc w:val="left"/>
      <w:pPr>
        <w:ind w:left="170" w:hanging="170"/>
      </w:pPr>
      <w:rPr>
        <w:rFonts w:hint="default"/>
      </w:rPr>
    </w:lvl>
    <w:lvl w:ilvl="5">
      <w:start w:val="1"/>
      <w:numFmt w:val="decimal"/>
      <w:pStyle w:val="Ttulo6"/>
      <w:lvlText w:val="%1.%2.%3.%4.%5.%6"/>
      <w:lvlJc w:val="left"/>
      <w:pPr>
        <w:ind w:left="170" w:hanging="170"/>
      </w:pPr>
      <w:rPr>
        <w:rFonts w:hint="default"/>
      </w:rPr>
    </w:lvl>
    <w:lvl w:ilvl="6">
      <w:start w:val="1"/>
      <w:numFmt w:val="decimal"/>
      <w:pStyle w:val="Ttulo7"/>
      <w:lvlText w:val="%1.%2.%3.%4.%5.%6.%7"/>
      <w:lvlJc w:val="left"/>
      <w:pPr>
        <w:ind w:left="170" w:hanging="170"/>
      </w:pPr>
      <w:rPr>
        <w:rFonts w:hint="default"/>
      </w:rPr>
    </w:lvl>
    <w:lvl w:ilvl="7">
      <w:start w:val="1"/>
      <w:numFmt w:val="decimal"/>
      <w:pStyle w:val="Ttulo8"/>
      <w:lvlText w:val="%1.%2.%3.%4.%5.%6.%7.%8"/>
      <w:lvlJc w:val="left"/>
      <w:pPr>
        <w:ind w:left="170" w:hanging="170"/>
      </w:pPr>
      <w:rPr>
        <w:rFonts w:hint="default"/>
      </w:rPr>
    </w:lvl>
    <w:lvl w:ilvl="8">
      <w:start w:val="1"/>
      <w:numFmt w:val="decimal"/>
      <w:pStyle w:val="Ttulo9"/>
      <w:lvlText w:val="%1.%2.%3.%4.%5.%6.%7.%8.%9"/>
      <w:lvlJc w:val="left"/>
      <w:pPr>
        <w:ind w:left="170" w:hanging="170"/>
      </w:pPr>
      <w:rPr>
        <w:rFonts w:hint="default"/>
      </w:rPr>
    </w:lvl>
  </w:abstractNum>
  <w:abstractNum w:abstractNumId="24" w15:restartNumberingAfterBreak="0">
    <w:nsid w:val="75324AAB"/>
    <w:multiLevelType w:val="multilevel"/>
    <w:tmpl w:val="3D66DCDA"/>
    <w:styleLink w:val="Estilo1"/>
    <w:lvl w:ilvl="0">
      <w:start w:val="1"/>
      <w:numFmt w:val="decimal"/>
      <w:lvlText w:val="%1"/>
      <w:lvlJc w:val="left"/>
      <w:pPr>
        <w:ind w:left="170" w:hanging="170"/>
      </w:pPr>
      <w:rPr>
        <w:rFonts w:ascii="Arial" w:hAnsi="Arial" w:hint="default"/>
        <w:b w:val="0"/>
        <w:i w:val="0"/>
        <w:caps/>
        <w:smallCaps w:val="0"/>
        <w:strike w:val="0"/>
        <w:dstrike w:val="0"/>
        <w:vanish w:val="0"/>
        <w:color w:val="auto"/>
        <w:sz w:val="24"/>
        <w:u w:val="none"/>
        <w:vertAlign w:val="baseline"/>
      </w:rPr>
    </w:lvl>
    <w:lvl w:ilvl="1">
      <w:start w:val="1"/>
      <w:numFmt w:val="lowerLetter"/>
      <w:lvlText w:val="%2)"/>
      <w:lvlJc w:val="left"/>
      <w:pPr>
        <w:ind w:left="340" w:hanging="170"/>
      </w:pPr>
      <w:rPr>
        <w:rFonts w:hint="default"/>
      </w:rPr>
    </w:lvl>
    <w:lvl w:ilvl="2">
      <w:start w:val="1"/>
      <w:numFmt w:val="lowerRoman"/>
      <w:lvlText w:val="%3)"/>
      <w:lvlJc w:val="left"/>
      <w:pPr>
        <w:ind w:left="510" w:hanging="170"/>
      </w:pPr>
      <w:rPr>
        <w:rFonts w:hint="default"/>
      </w:rPr>
    </w:lvl>
    <w:lvl w:ilvl="3">
      <w:start w:val="1"/>
      <w:numFmt w:val="decimal"/>
      <w:lvlText w:val="(%4)"/>
      <w:lvlJc w:val="left"/>
      <w:pPr>
        <w:ind w:left="680" w:hanging="170"/>
      </w:pPr>
      <w:rPr>
        <w:rFonts w:hint="default"/>
      </w:rPr>
    </w:lvl>
    <w:lvl w:ilvl="4">
      <w:start w:val="1"/>
      <w:numFmt w:val="lowerLetter"/>
      <w:lvlText w:val="(%5)"/>
      <w:lvlJc w:val="left"/>
      <w:pPr>
        <w:ind w:left="850" w:hanging="170"/>
      </w:pPr>
      <w:rPr>
        <w:rFonts w:hint="default"/>
      </w:rPr>
    </w:lvl>
    <w:lvl w:ilvl="5">
      <w:start w:val="1"/>
      <w:numFmt w:val="lowerRoman"/>
      <w:lvlText w:val="(%6)"/>
      <w:lvlJc w:val="left"/>
      <w:pPr>
        <w:ind w:left="1020" w:hanging="170"/>
      </w:pPr>
      <w:rPr>
        <w:rFonts w:hint="default"/>
      </w:rPr>
    </w:lvl>
    <w:lvl w:ilvl="6">
      <w:start w:val="1"/>
      <w:numFmt w:val="decimal"/>
      <w:lvlText w:val="%7."/>
      <w:lvlJc w:val="left"/>
      <w:pPr>
        <w:ind w:left="1190" w:hanging="170"/>
      </w:pPr>
      <w:rPr>
        <w:rFonts w:hint="default"/>
      </w:rPr>
    </w:lvl>
    <w:lvl w:ilvl="7">
      <w:start w:val="1"/>
      <w:numFmt w:val="lowerLetter"/>
      <w:lvlText w:val="%8."/>
      <w:lvlJc w:val="left"/>
      <w:pPr>
        <w:ind w:left="1360" w:hanging="170"/>
      </w:pPr>
      <w:rPr>
        <w:rFonts w:hint="default"/>
      </w:rPr>
    </w:lvl>
    <w:lvl w:ilvl="8">
      <w:start w:val="1"/>
      <w:numFmt w:val="lowerRoman"/>
      <w:lvlText w:val="%9."/>
      <w:lvlJc w:val="left"/>
      <w:pPr>
        <w:ind w:left="1530" w:hanging="170"/>
      </w:pPr>
      <w:rPr>
        <w:rFonts w:hint="default"/>
      </w:rPr>
    </w:lvl>
  </w:abstractNum>
  <w:abstractNum w:abstractNumId="25" w15:restartNumberingAfterBreak="0">
    <w:nsid w:val="77387970"/>
    <w:multiLevelType w:val="hybridMultilevel"/>
    <w:tmpl w:val="0540DFF0"/>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6" w15:restartNumberingAfterBreak="0">
    <w:nsid w:val="7F930AC6"/>
    <w:multiLevelType w:val="multilevel"/>
    <w:tmpl w:val="1534F124"/>
    <w:styleLink w:val="Estilo2"/>
    <w:lvl w:ilvl="0">
      <w:start w:val="2"/>
      <w:numFmt w:val="none"/>
      <w:lvlText w:val="2"/>
      <w:lvlJc w:val="left"/>
      <w:pPr>
        <w:ind w:left="170" w:hanging="170"/>
      </w:pPr>
      <w:rPr>
        <w:rFonts w:ascii="Arial" w:hAnsi="Arial" w:hint="default"/>
        <w:b w:val="0"/>
        <w:i w:val="0"/>
        <w:caps/>
        <w:strike w:val="0"/>
        <w:dstrike w:val="0"/>
        <w:vanish w:val="0"/>
        <w:sz w:val="24"/>
        <w:vertAlign w:val="baseline"/>
      </w:rPr>
    </w:lvl>
    <w:lvl w:ilvl="1">
      <w:start w:val="1"/>
      <w:numFmt w:val="decimal"/>
      <w:lvlText w:val="%2"/>
      <w:lvlJc w:val="left"/>
      <w:pPr>
        <w:ind w:left="170" w:hanging="170"/>
      </w:pPr>
      <w:rPr>
        <w:rFonts w:ascii="Arial" w:hAnsi="Arial" w:hint="default"/>
        <w:b w:val="0"/>
        <w:i w:val="0"/>
        <w:caps/>
        <w:sz w:val="24"/>
      </w:rPr>
    </w:lvl>
    <w:lvl w:ilvl="2">
      <w:start w:val="1"/>
      <w:numFmt w:val="lowerRoman"/>
      <w:lvlText w:val="%3)"/>
      <w:lvlJc w:val="left"/>
      <w:pPr>
        <w:ind w:left="170" w:hanging="170"/>
      </w:pPr>
      <w:rPr>
        <w:rFonts w:hint="default"/>
      </w:rPr>
    </w:lvl>
    <w:lvl w:ilvl="3">
      <w:start w:val="1"/>
      <w:numFmt w:val="decimal"/>
      <w:lvlText w:val="(%4)"/>
      <w:lvlJc w:val="left"/>
      <w:pPr>
        <w:ind w:left="170" w:hanging="170"/>
      </w:pPr>
      <w:rPr>
        <w:rFonts w:hint="default"/>
      </w:rPr>
    </w:lvl>
    <w:lvl w:ilvl="4">
      <w:start w:val="1"/>
      <w:numFmt w:val="lowerLetter"/>
      <w:lvlText w:val="(%5)"/>
      <w:lvlJc w:val="left"/>
      <w:pPr>
        <w:ind w:left="170" w:hanging="170"/>
      </w:pPr>
      <w:rPr>
        <w:rFonts w:hint="default"/>
      </w:rPr>
    </w:lvl>
    <w:lvl w:ilvl="5">
      <w:start w:val="1"/>
      <w:numFmt w:val="lowerRoman"/>
      <w:lvlText w:val="(%6)"/>
      <w:lvlJc w:val="left"/>
      <w:pPr>
        <w:ind w:left="170" w:hanging="170"/>
      </w:pPr>
      <w:rPr>
        <w:rFonts w:hint="default"/>
      </w:rPr>
    </w:lvl>
    <w:lvl w:ilvl="6">
      <w:start w:val="1"/>
      <w:numFmt w:val="decimal"/>
      <w:lvlText w:val="%7."/>
      <w:lvlJc w:val="left"/>
      <w:pPr>
        <w:ind w:left="170" w:hanging="170"/>
      </w:pPr>
      <w:rPr>
        <w:rFonts w:hint="default"/>
      </w:rPr>
    </w:lvl>
    <w:lvl w:ilvl="7">
      <w:start w:val="1"/>
      <w:numFmt w:val="lowerLetter"/>
      <w:lvlText w:val="%8."/>
      <w:lvlJc w:val="left"/>
      <w:pPr>
        <w:ind w:left="170" w:hanging="170"/>
      </w:pPr>
      <w:rPr>
        <w:rFonts w:hint="default"/>
      </w:rPr>
    </w:lvl>
    <w:lvl w:ilvl="8">
      <w:start w:val="1"/>
      <w:numFmt w:val="lowerRoman"/>
      <w:lvlText w:val="%9."/>
      <w:lvlJc w:val="left"/>
      <w:pPr>
        <w:ind w:left="170" w:hanging="170"/>
      </w:pPr>
      <w:rPr>
        <w:rFonts w:hint="default"/>
      </w:rPr>
    </w:lvl>
  </w:abstractNum>
  <w:num w:numId="1" w16cid:durableId="1081103590">
    <w:abstractNumId w:val="8"/>
  </w:num>
  <w:num w:numId="2" w16cid:durableId="1222444056">
    <w:abstractNumId w:val="24"/>
  </w:num>
  <w:num w:numId="3" w16cid:durableId="221214150">
    <w:abstractNumId w:val="26"/>
  </w:num>
  <w:num w:numId="4" w16cid:durableId="58476795">
    <w:abstractNumId w:val="23"/>
  </w:num>
  <w:num w:numId="5" w16cid:durableId="657417389">
    <w:abstractNumId w:val="22"/>
  </w:num>
  <w:num w:numId="6" w16cid:durableId="1611162994">
    <w:abstractNumId w:val="4"/>
  </w:num>
  <w:num w:numId="7" w16cid:durableId="961038752">
    <w:abstractNumId w:val="19"/>
  </w:num>
  <w:num w:numId="8" w16cid:durableId="713700744">
    <w:abstractNumId w:val="12"/>
  </w:num>
  <w:num w:numId="9" w16cid:durableId="1959725094">
    <w:abstractNumId w:val="25"/>
  </w:num>
  <w:num w:numId="10" w16cid:durableId="758141045">
    <w:abstractNumId w:val="0"/>
  </w:num>
  <w:num w:numId="11" w16cid:durableId="1544125935">
    <w:abstractNumId w:val="20"/>
  </w:num>
  <w:num w:numId="12" w16cid:durableId="728697327">
    <w:abstractNumId w:val="3"/>
  </w:num>
  <w:num w:numId="13" w16cid:durableId="2122602120">
    <w:abstractNumId w:val="11"/>
  </w:num>
  <w:num w:numId="14" w16cid:durableId="2140687206">
    <w:abstractNumId w:val="14"/>
  </w:num>
  <w:num w:numId="15" w16cid:durableId="111679861">
    <w:abstractNumId w:val="13"/>
  </w:num>
  <w:num w:numId="16" w16cid:durableId="844445362">
    <w:abstractNumId w:val="2"/>
  </w:num>
  <w:num w:numId="17" w16cid:durableId="763183429">
    <w:abstractNumId w:val="9"/>
  </w:num>
  <w:num w:numId="18" w16cid:durableId="2088378051">
    <w:abstractNumId w:val="18"/>
  </w:num>
  <w:num w:numId="19" w16cid:durableId="190270471">
    <w:abstractNumId w:val="1"/>
  </w:num>
  <w:num w:numId="20" w16cid:durableId="178082529">
    <w:abstractNumId w:val="21"/>
  </w:num>
  <w:num w:numId="21" w16cid:durableId="246620072">
    <w:abstractNumId w:val="17"/>
  </w:num>
  <w:num w:numId="22" w16cid:durableId="935943864">
    <w:abstractNumId w:val="10"/>
  </w:num>
  <w:num w:numId="23" w16cid:durableId="564224652">
    <w:abstractNumId w:val="15"/>
  </w:num>
  <w:num w:numId="24" w16cid:durableId="1960644330">
    <w:abstractNumId w:val="7"/>
  </w:num>
  <w:num w:numId="25" w16cid:durableId="540410390">
    <w:abstractNumId w:val="16"/>
  </w:num>
  <w:num w:numId="26" w16cid:durableId="1803305841">
    <w:abstractNumId w:val="5"/>
  </w:num>
  <w:num w:numId="27" w16cid:durableId="1628928872">
    <w:abstractNumId w:val="6"/>
  </w:num>
  <w:num w:numId="28" w16cid:durableId="2773722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302321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7924803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679281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81856967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279336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0932365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6691877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2173447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526400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87503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los">
    <w15:presenceInfo w15:providerId="None" w15:userId="Carlos"/>
  </w15:person>
  <w15:person w15:author="Marco Aurélio Barbiero">
    <w15:presenceInfo w15:providerId="Windows Live" w15:userId="f6f68d678cfe6957"/>
  </w15:person>
  <w15:person w15:author="Pedro Barbiero">
    <w15:presenceInfo w15:providerId="Windows Live" w15:userId="b16afbe8701fe7c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BEC"/>
    <w:rsid w:val="00000343"/>
    <w:rsid w:val="000005AF"/>
    <w:rsid w:val="000008D4"/>
    <w:rsid w:val="00000D32"/>
    <w:rsid w:val="00000EA4"/>
    <w:rsid w:val="0000101A"/>
    <w:rsid w:val="000011FB"/>
    <w:rsid w:val="00001CC5"/>
    <w:rsid w:val="00001D6C"/>
    <w:rsid w:val="00001D74"/>
    <w:rsid w:val="000023D4"/>
    <w:rsid w:val="00002516"/>
    <w:rsid w:val="0000291E"/>
    <w:rsid w:val="00002DBA"/>
    <w:rsid w:val="0000301A"/>
    <w:rsid w:val="00003405"/>
    <w:rsid w:val="000035DC"/>
    <w:rsid w:val="000041EC"/>
    <w:rsid w:val="00004296"/>
    <w:rsid w:val="00004B03"/>
    <w:rsid w:val="00004BBF"/>
    <w:rsid w:val="00005351"/>
    <w:rsid w:val="00005468"/>
    <w:rsid w:val="00005B9F"/>
    <w:rsid w:val="00005FE7"/>
    <w:rsid w:val="000067F4"/>
    <w:rsid w:val="00006CE4"/>
    <w:rsid w:val="0000710C"/>
    <w:rsid w:val="000074AD"/>
    <w:rsid w:val="00007B4E"/>
    <w:rsid w:val="00010460"/>
    <w:rsid w:val="00010780"/>
    <w:rsid w:val="000107B9"/>
    <w:rsid w:val="0001130B"/>
    <w:rsid w:val="0001136E"/>
    <w:rsid w:val="000115C5"/>
    <w:rsid w:val="00011703"/>
    <w:rsid w:val="00011A24"/>
    <w:rsid w:val="00011FE2"/>
    <w:rsid w:val="0001209B"/>
    <w:rsid w:val="00013C55"/>
    <w:rsid w:val="0001400A"/>
    <w:rsid w:val="000143E8"/>
    <w:rsid w:val="00014F5C"/>
    <w:rsid w:val="0001500A"/>
    <w:rsid w:val="00015F02"/>
    <w:rsid w:val="000160DE"/>
    <w:rsid w:val="00016EF5"/>
    <w:rsid w:val="0001704A"/>
    <w:rsid w:val="0001720A"/>
    <w:rsid w:val="0001760A"/>
    <w:rsid w:val="000179CC"/>
    <w:rsid w:val="0002012D"/>
    <w:rsid w:val="0002118B"/>
    <w:rsid w:val="000211D7"/>
    <w:rsid w:val="0002124D"/>
    <w:rsid w:val="000213B3"/>
    <w:rsid w:val="00021E7E"/>
    <w:rsid w:val="000225DF"/>
    <w:rsid w:val="000232A2"/>
    <w:rsid w:val="000234C9"/>
    <w:rsid w:val="00023615"/>
    <w:rsid w:val="0002385F"/>
    <w:rsid w:val="00024107"/>
    <w:rsid w:val="00024362"/>
    <w:rsid w:val="00024395"/>
    <w:rsid w:val="00024415"/>
    <w:rsid w:val="000247AB"/>
    <w:rsid w:val="000247D9"/>
    <w:rsid w:val="00024B84"/>
    <w:rsid w:val="00025F4F"/>
    <w:rsid w:val="000262E6"/>
    <w:rsid w:val="00026C6C"/>
    <w:rsid w:val="000276C5"/>
    <w:rsid w:val="0003037A"/>
    <w:rsid w:val="0003065A"/>
    <w:rsid w:val="0003070B"/>
    <w:rsid w:val="00030BF9"/>
    <w:rsid w:val="00030F79"/>
    <w:rsid w:val="00031338"/>
    <w:rsid w:val="00032301"/>
    <w:rsid w:val="000327EC"/>
    <w:rsid w:val="00032871"/>
    <w:rsid w:val="00032B21"/>
    <w:rsid w:val="00033365"/>
    <w:rsid w:val="0003369E"/>
    <w:rsid w:val="00034240"/>
    <w:rsid w:val="000342B2"/>
    <w:rsid w:val="000347AA"/>
    <w:rsid w:val="000350CD"/>
    <w:rsid w:val="00035206"/>
    <w:rsid w:val="000358C4"/>
    <w:rsid w:val="000358E8"/>
    <w:rsid w:val="00035EB7"/>
    <w:rsid w:val="00036154"/>
    <w:rsid w:val="00036578"/>
    <w:rsid w:val="00036725"/>
    <w:rsid w:val="000367D6"/>
    <w:rsid w:val="000370D8"/>
    <w:rsid w:val="000371BC"/>
    <w:rsid w:val="00037823"/>
    <w:rsid w:val="00037FD0"/>
    <w:rsid w:val="00041367"/>
    <w:rsid w:val="000413B3"/>
    <w:rsid w:val="000414D4"/>
    <w:rsid w:val="0004198F"/>
    <w:rsid w:val="00041DA1"/>
    <w:rsid w:val="00042219"/>
    <w:rsid w:val="000437C1"/>
    <w:rsid w:val="00043BCD"/>
    <w:rsid w:val="00044A67"/>
    <w:rsid w:val="00044BD7"/>
    <w:rsid w:val="00044C41"/>
    <w:rsid w:val="000452AE"/>
    <w:rsid w:val="000458D3"/>
    <w:rsid w:val="00045CD3"/>
    <w:rsid w:val="00045D44"/>
    <w:rsid w:val="00045E61"/>
    <w:rsid w:val="00046C01"/>
    <w:rsid w:val="00046DF6"/>
    <w:rsid w:val="00047156"/>
    <w:rsid w:val="00047193"/>
    <w:rsid w:val="00047AAB"/>
    <w:rsid w:val="00047AC1"/>
    <w:rsid w:val="00050194"/>
    <w:rsid w:val="00050339"/>
    <w:rsid w:val="00050441"/>
    <w:rsid w:val="00050486"/>
    <w:rsid w:val="00050999"/>
    <w:rsid w:val="00050C84"/>
    <w:rsid w:val="000511FD"/>
    <w:rsid w:val="0005159A"/>
    <w:rsid w:val="000518FD"/>
    <w:rsid w:val="00051B67"/>
    <w:rsid w:val="00051D0A"/>
    <w:rsid w:val="00052553"/>
    <w:rsid w:val="0005362B"/>
    <w:rsid w:val="00053C5B"/>
    <w:rsid w:val="00053F3A"/>
    <w:rsid w:val="00054B00"/>
    <w:rsid w:val="00054C5A"/>
    <w:rsid w:val="00054CAB"/>
    <w:rsid w:val="0005568A"/>
    <w:rsid w:val="0005570D"/>
    <w:rsid w:val="00055F8E"/>
    <w:rsid w:val="0005601D"/>
    <w:rsid w:val="000567EF"/>
    <w:rsid w:val="000569C6"/>
    <w:rsid w:val="00056B98"/>
    <w:rsid w:val="00056BC2"/>
    <w:rsid w:val="00056F24"/>
    <w:rsid w:val="00056FB9"/>
    <w:rsid w:val="000576B2"/>
    <w:rsid w:val="000579AB"/>
    <w:rsid w:val="00057BDD"/>
    <w:rsid w:val="00060756"/>
    <w:rsid w:val="00060D34"/>
    <w:rsid w:val="0006152D"/>
    <w:rsid w:val="000628D4"/>
    <w:rsid w:val="0006297A"/>
    <w:rsid w:val="00062B1D"/>
    <w:rsid w:val="00062BD3"/>
    <w:rsid w:val="00063547"/>
    <w:rsid w:val="00063E0B"/>
    <w:rsid w:val="00063EB9"/>
    <w:rsid w:val="00065CE8"/>
    <w:rsid w:val="000660FD"/>
    <w:rsid w:val="0006628B"/>
    <w:rsid w:val="0006642F"/>
    <w:rsid w:val="00066637"/>
    <w:rsid w:val="000667C7"/>
    <w:rsid w:val="00066C1D"/>
    <w:rsid w:val="00067762"/>
    <w:rsid w:val="0006781B"/>
    <w:rsid w:val="0006798E"/>
    <w:rsid w:val="00067C3D"/>
    <w:rsid w:val="00067E1F"/>
    <w:rsid w:val="00067E3B"/>
    <w:rsid w:val="00070405"/>
    <w:rsid w:val="000706F4"/>
    <w:rsid w:val="00070BC3"/>
    <w:rsid w:val="00070FB6"/>
    <w:rsid w:val="0007123F"/>
    <w:rsid w:val="000715E6"/>
    <w:rsid w:val="000715F7"/>
    <w:rsid w:val="000716BC"/>
    <w:rsid w:val="0007171B"/>
    <w:rsid w:val="00071AFD"/>
    <w:rsid w:val="00071C5C"/>
    <w:rsid w:val="000724E3"/>
    <w:rsid w:val="0007312F"/>
    <w:rsid w:val="00074104"/>
    <w:rsid w:val="0007423E"/>
    <w:rsid w:val="00074EDE"/>
    <w:rsid w:val="00074EEB"/>
    <w:rsid w:val="00075041"/>
    <w:rsid w:val="000750DF"/>
    <w:rsid w:val="0007514A"/>
    <w:rsid w:val="000752AD"/>
    <w:rsid w:val="000759F5"/>
    <w:rsid w:val="00076092"/>
    <w:rsid w:val="00076101"/>
    <w:rsid w:val="00076248"/>
    <w:rsid w:val="0007742A"/>
    <w:rsid w:val="000774BE"/>
    <w:rsid w:val="00077B33"/>
    <w:rsid w:val="00077E25"/>
    <w:rsid w:val="00080D4D"/>
    <w:rsid w:val="00080EDF"/>
    <w:rsid w:val="000810D5"/>
    <w:rsid w:val="00081866"/>
    <w:rsid w:val="00081CA1"/>
    <w:rsid w:val="0008205B"/>
    <w:rsid w:val="000820C9"/>
    <w:rsid w:val="00082CEA"/>
    <w:rsid w:val="00083038"/>
    <w:rsid w:val="000833B3"/>
    <w:rsid w:val="000837B9"/>
    <w:rsid w:val="00083B1B"/>
    <w:rsid w:val="00083B70"/>
    <w:rsid w:val="00084377"/>
    <w:rsid w:val="000846C9"/>
    <w:rsid w:val="0008525D"/>
    <w:rsid w:val="00085528"/>
    <w:rsid w:val="0008552C"/>
    <w:rsid w:val="00085B8E"/>
    <w:rsid w:val="00086332"/>
    <w:rsid w:val="00086A8D"/>
    <w:rsid w:val="00086E18"/>
    <w:rsid w:val="00087040"/>
    <w:rsid w:val="00087602"/>
    <w:rsid w:val="00087AA3"/>
    <w:rsid w:val="00087ADE"/>
    <w:rsid w:val="00087F00"/>
    <w:rsid w:val="0009082F"/>
    <w:rsid w:val="000909B5"/>
    <w:rsid w:val="00090C0D"/>
    <w:rsid w:val="00091176"/>
    <w:rsid w:val="0009165C"/>
    <w:rsid w:val="000916E4"/>
    <w:rsid w:val="00091B54"/>
    <w:rsid w:val="0009207D"/>
    <w:rsid w:val="00092132"/>
    <w:rsid w:val="00092292"/>
    <w:rsid w:val="0009262C"/>
    <w:rsid w:val="00092B32"/>
    <w:rsid w:val="00093399"/>
    <w:rsid w:val="000935CE"/>
    <w:rsid w:val="000937FE"/>
    <w:rsid w:val="0009398A"/>
    <w:rsid w:val="00093CFF"/>
    <w:rsid w:val="00093FBB"/>
    <w:rsid w:val="00094266"/>
    <w:rsid w:val="0009440A"/>
    <w:rsid w:val="00094DED"/>
    <w:rsid w:val="00095079"/>
    <w:rsid w:val="00095270"/>
    <w:rsid w:val="0009548F"/>
    <w:rsid w:val="0009549E"/>
    <w:rsid w:val="000960E7"/>
    <w:rsid w:val="00096667"/>
    <w:rsid w:val="0009669F"/>
    <w:rsid w:val="00096779"/>
    <w:rsid w:val="0009684E"/>
    <w:rsid w:val="00096AB9"/>
    <w:rsid w:val="000970E2"/>
    <w:rsid w:val="0009724D"/>
    <w:rsid w:val="0009738B"/>
    <w:rsid w:val="000974F0"/>
    <w:rsid w:val="00097AF0"/>
    <w:rsid w:val="000A00D5"/>
    <w:rsid w:val="000A10D7"/>
    <w:rsid w:val="000A13DF"/>
    <w:rsid w:val="000A169C"/>
    <w:rsid w:val="000A1E0D"/>
    <w:rsid w:val="000A1EF1"/>
    <w:rsid w:val="000A1F95"/>
    <w:rsid w:val="000A1FBC"/>
    <w:rsid w:val="000A21C8"/>
    <w:rsid w:val="000A2811"/>
    <w:rsid w:val="000A28C8"/>
    <w:rsid w:val="000A2CB6"/>
    <w:rsid w:val="000A4412"/>
    <w:rsid w:val="000A4794"/>
    <w:rsid w:val="000A4BE2"/>
    <w:rsid w:val="000A583E"/>
    <w:rsid w:val="000A5A5E"/>
    <w:rsid w:val="000A65D9"/>
    <w:rsid w:val="000A69EF"/>
    <w:rsid w:val="000A6C15"/>
    <w:rsid w:val="000A6F4D"/>
    <w:rsid w:val="000A7060"/>
    <w:rsid w:val="000A7257"/>
    <w:rsid w:val="000A72E2"/>
    <w:rsid w:val="000A78C2"/>
    <w:rsid w:val="000B0228"/>
    <w:rsid w:val="000B022E"/>
    <w:rsid w:val="000B040D"/>
    <w:rsid w:val="000B0D61"/>
    <w:rsid w:val="000B0DCC"/>
    <w:rsid w:val="000B1093"/>
    <w:rsid w:val="000B110A"/>
    <w:rsid w:val="000B1205"/>
    <w:rsid w:val="000B196D"/>
    <w:rsid w:val="000B1D95"/>
    <w:rsid w:val="000B206B"/>
    <w:rsid w:val="000B279C"/>
    <w:rsid w:val="000B336F"/>
    <w:rsid w:val="000B3A2F"/>
    <w:rsid w:val="000B3E7D"/>
    <w:rsid w:val="000B405E"/>
    <w:rsid w:val="000B470B"/>
    <w:rsid w:val="000B48B7"/>
    <w:rsid w:val="000B4F34"/>
    <w:rsid w:val="000B4F93"/>
    <w:rsid w:val="000B53D5"/>
    <w:rsid w:val="000B5A04"/>
    <w:rsid w:val="000B5ACE"/>
    <w:rsid w:val="000B5F44"/>
    <w:rsid w:val="000B6184"/>
    <w:rsid w:val="000B633F"/>
    <w:rsid w:val="000B6532"/>
    <w:rsid w:val="000B6698"/>
    <w:rsid w:val="000B6704"/>
    <w:rsid w:val="000B7330"/>
    <w:rsid w:val="000B7825"/>
    <w:rsid w:val="000C0951"/>
    <w:rsid w:val="000C166B"/>
    <w:rsid w:val="000C1F22"/>
    <w:rsid w:val="000C2527"/>
    <w:rsid w:val="000C31CB"/>
    <w:rsid w:val="000C348B"/>
    <w:rsid w:val="000C380A"/>
    <w:rsid w:val="000C426C"/>
    <w:rsid w:val="000C4DB9"/>
    <w:rsid w:val="000C4EAC"/>
    <w:rsid w:val="000C511D"/>
    <w:rsid w:val="000C52EE"/>
    <w:rsid w:val="000C5742"/>
    <w:rsid w:val="000C5868"/>
    <w:rsid w:val="000C5B46"/>
    <w:rsid w:val="000C5CBB"/>
    <w:rsid w:val="000C60AC"/>
    <w:rsid w:val="000C6221"/>
    <w:rsid w:val="000C6421"/>
    <w:rsid w:val="000C6446"/>
    <w:rsid w:val="000C6AF2"/>
    <w:rsid w:val="000C6B3D"/>
    <w:rsid w:val="000C6C9E"/>
    <w:rsid w:val="000C7183"/>
    <w:rsid w:val="000C7AED"/>
    <w:rsid w:val="000C7B63"/>
    <w:rsid w:val="000C7CD9"/>
    <w:rsid w:val="000C7CE5"/>
    <w:rsid w:val="000C7E7F"/>
    <w:rsid w:val="000D05BE"/>
    <w:rsid w:val="000D079E"/>
    <w:rsid w:val="000D0A15"/>
    <w:rsid w:val="000D0F2A"/>
    <w:rsid w:val="000D10AE"/>
    <w:rsid w:val="000D10D4"/>
    <w:rsid w:val="000D163D"/>
    <w:rsid w:val="000D1775"/>
    <w:rsid w:val="000D1920"/>
    <w:rsid w:val="000D1C41"/>
    <w:rsid w:val="000D1D8E"/>
    <w:rsid w:val="000D1F6A"/>
    <w:rsid w:val="000D234D"/>
    <w:rsid w:val="000D242B"/>
    <w:rsid w:val="000D2EF0"/>
    <w:rsid w:val="000D3903"/>
    <w:rsid w:val="000D3933"/>
    <w:rsid w:val="000D3F9B"/>
    <w:rsid w:val="000D4344"/>
    <w:rsid w:val="000D44D3"/>
    <w:rsid w:val="000D477E"/>
    <w:rsid w:val="000D4AFC"/>
    <w:rsid w:val="000D4E5C"/>
    <w:rsid w:val="000D5848"/>
    <w:rsid w:val="000D5953"/>
    <w:rsid w:val="000D66BD"/>
    <w:rsid w:val="000D66C2"/>
    <w:rsid w:val="000D7AAD"/>
    <w:rsid w:val="000D7C2D"/>
    <w:rsid w:val="000D7F24"/>
    <w:rsid w:val="000E003A"/>
    <w:rsid w:val="000E0700"/>
    <w:rsid w:val="000E0B2E"/>
    <w:rsid w:val="000E1882"/>
    <w:rsid w:val="000E189F"/>
    <w:rsid w:val="000E1934"/>
    <w:rsid w:val="000E21EE"/>
    <w:rsid w:val="000E2ABF"/>
    <w:rsid w:val="000E2B78"/>
    <w:rsid w:val="000E2E05"/>
    <w:rsid w:val="000E2EA0"/>
    <w:rsid w:val="000E31AA"/>
    <w:rsid w:val="000E3379"/>
    <w:rsid w:val="000E411A"/>
    <w:rsid w:val="000E430C"/>
    <w:rsid w:val="000E48BE"/>
    <w:rsid w:val="000E4B6F"/>
    <w:rsid w:val="000E538D"/>
    <w:rsid w:val="000E5D70"/>
    <w:rsid w:val="000E64B3"/>
    <w:rsid w:val="000E6BE0"/>
    <w:rsid w:val="000E7138"/>
    <w:rsid w:val="000E7429"/>
    <w:rsid w:val="000F03F8"/>
    <w:rsid w:val="000F0505"/>
    <w:rsid w:val="000F0517"/>
    <w:rsid w:val="000F0778"/>
    <w:rsid w:val="000F090B"/>
    <w:rsid w:val="000F09D9"/>
    <w:rsid w:val="000F167C"/>
    <w:rsid w:val="000F1BEA"/>
    <w:rsid w:val="000F1EC4"/>
    <w:rsid w:val="000F1F93"/>
    <w:rsid w:val="000F25DF"/>
    <w:rsid w:val="000F294F"/>
    <w:rsid w:val="000F29E3"/>
    <w:rsid w:val="000F2D9D"/>
    <w:rsid w:val="000F2DF4"/>
    <w:rsid w:val="000F35BE"/>
    <w:rsid w:val="000F38F3"/>
    <w:rsid w:val="000F390A"/>
    <w:rsid w:val="000F3BBC"/>
    <w:rsid w:val="000F3C26"/>
    <w:rsid w:val="000F40B4"/>
    <w:rsid w:val="000F4B9D"/>
    <w:rsid w:val="000F592A"/>
    <w:rsid w:val="000F5971"/>
    <w:rsid w:val="000F598C"/>
    <w:rsid w:val="000F59FC"/>
    <w:rsid w:val="000F5B0D"/>
    <w:rsid w:val="000F5E51"/>
    <w:rsid w:val="000F6027"/>
    <w:rsid w:val="000F6434"/>
    <w:rsid w:val="000F66A8"/>
    <w:rsid w:val="000F7085"/>
    <w:rsid w:val="000F75FC"/>
    <w:rsid w:val="00100474"/>
    <w:rsid w:val="00100C3C"/>
    <w:rsid w:val="00100D7F"/>
    <w:rsid w:val="00101140"/>
    <w:rsid w:val="001015F1"/>
    <w:rsid w:val="00101846"/>
    <w:rsid w:val="00102760"/>
    <w:rsid w:val="001029AB"/>
    <w:rsid w:val="00102AE8"/>
    <w:rsid w:val="00102BAB"/>
    <w:rsid w:val="00102EB2"/>
    <w:rsid w:val="00103544"/>
    <w:rsid w:val="00103679"/>
    <w:rsid w:val="001039A6"/>
    <w:rsid w:val="00103EF1"/>
    <w:rsid w:val="0010421F"/>
    <w:rsid w:val="0010436D"/>
    <w:rsid w:val="0010436E"/>
    <w:rsid w:val="001045E8"/>
    <w:rsid w:val="00104768"/>
    <w:rsid w:val="001050C3"/>
    <w:rsid w:val="00105235"/>
    <w:rsid w:val="00105651"/>
    <w:rsid w:val="001057C2"/>
    <w:rsid w:val="001059B5"/>
    <w:rsid w:val="00105AAE"/>
    <w:rsid w:val="00105D98"/>
    <w:rsid w:val="001063B5"/>
    <w:rsid w:val="001066D1"/>
    <w:rsid w:val="001068B4"/>
    <w:rsid w:val="00107132"/>
    <w:rsid w:val="00110DBC"/>
    <w:rsid w:val="0011119B"/>
    <w:rsid w:val="001117E4"/>
    <w:rsid w:val="00111AB2"/>
    <w:rsid w:val="00111B65"/>
    <w:rsid w:val="001121FA"/>
    <w:rsid w:val="00112507"/>
    <w:rsid w:val="0011263D"/>
    <w:rsid w:val="00112BD4"/>
    <w:rsid w:val="00112BE7"/>
    <w:rsid w:val="00112D7A"/>
    <w:rsid w:val="00113329"/>
    <w:rsid w:val="00113891"/>
    <w:rsid w:val="0011391B"/>
    <w:rsid w:val="00114B2B"/>
    <w:rsid w:val="00114C3D"/>
    <w:rsid w:val="00115B9F"/>
    <w:rsid w:val="00116049"/>
    <w:rsid w:val="00116745"/>
    <w:rsid w:val="001170F9"/>
    <w:rsid w:val="001171E8"/>
    <w:rsid w:val="0011799F"/>
    <w:rsid w:val="00117E34"/>
    <w:rsid w:val="00117E83"/>
    <w:rsid w:val="001202DF"/>
    <w:rsid w:val="00120B78"/>
    <w:rsid w:val="00120BA1"/>
    <w:rsid w:val="00121406"/>
    <w:rsid w:val="001217D4"/>
    <w:rsid w:val="00121DF9"/>
    <w:rsid w:val="00122358"/>
    <w:rsid w:val="0012261A"/>
    <w:rsid w:val="00122707"/>
    <w:rsid w:val="00122B98"/>
    <w:rsid w:val="00122C47"/>
    <w:rsid w:val="001230B6"/>
    <w:rsid w:val="001233D7"/>
    <w:rsid w:val="00123687"/>
    <w:rsid w:val="00123B9F"/>
    <w:rsid w:val="00123CF4"/>
    <w:rsid w:val="001242CD"/>
    <w:rsid w:val="0012432E"/>
    <w:rsid w:val="00125860"/>
    <w:rsid w:val="001263B6"/>
    <w:rsid w:val="001266F0"/>
    <w:rsid w:val="00126936"/>
    <w:rsid w:val="00126C34"/>
    <w:rsid w:val="00126C56"/>
    <w:rsid w:val="00126DBA"/>
    <w:rsid w:val="00126F82"/>
    <w:rsid w:val="00127135"/>
    <w:rsid w:val="0012717F"/>
    <w:rsid w:val="00127278"/>
    <w:rsid w:val="00127345"/>
    <w:rsid w:val="001308DF"/>
    <w:rsid w:val="00130FC0"/>
    <w:rsid w:val="0013121F"/>
    <w:rsid w:val="001315CC"/>
    <w:rsid w:val="00131966"/>
    <w:rsid w:val="00132448"/>
    <w:rsid w:val="00132513"/>
    <w:rsid w:val="00132B22"/>
    <w:rsid w:val="00132D9B"/>
    <w:rsid w:val="001330F5"/>
    <w:rsid w:val="00134045"/>
    <w:rsid w:val="00134A1A"/>
    <w:rsid w:val="00134B5D"/>
    <w:rsid w:val="00134CF0"/>
    <w:rsid w:val="00134F94"/>
    <w:rsid w:val="0013505A"/>
    <w:rsid w:val="001354D8"/>
    <w:rsid w:val="001355DC"/>
    <w:rsid w:val="00136374"/>
    <w:rsid w:val="001368C2"/>
    <w:rsid w:val="001369D6"/>
    <w:rsid w:val="00136DE5"/>
    <w:rsid w:val="001400B5"/>
    <w:rsid w:val="00140605"/>
    <w:rsid w:val="00140736"/>
    <w:rsid w:val="00140DEE"/>
    <w:rsid w:val="00140FA5"/>
    <w:rsid w:val="00142117"/>
    <w:rsid w:val="0014213E"/>
    <w:rsid w:val="00142562"/>
    <w:rsid w:val="0014281F"/>
    <w:rsid w:val="001430F7"/>
    <w:rsid w:val="00143337"/>
    <w:rsid w:val="00143480"/>
    <w:rsid w:val="00143820"/>
    <w:rsid w:val="00143A5D"/>
    <w:rsid w:val="00143D9E"/>
    <w:rsid w:val="0014487E"/>
    <w:rsid w:val="00144FA9"/>
    <w:rsid w:val="001450ED"/>
    <w:rsid w:val="001459DF"/>
    <w:rsid w:val="00145B0E"/>
    <w:rsid w:val="00145EDA"/>
    <w:rsid w:val="00145EF5"/>
    <w:rsid w:val="00145F7B"/>
    <w:rsid w:val="00146C41"/>
    <w:rsid w:val="00146DBC"/>
    <w:rsid w:val="00146E71"/>
    <w:rsid w:val="00146EF8"/>
    <w:rsid w:val="001470BD"/>
    <w:rsid w:val="001478C1"/>
    <w:rsid w:val="00147B18"/>
    <w:rsid w:val="00150171"/>
    <w:rsid w:val="0015089D"/>
    <w:rsid w:val="00150CA4"/>
    <w:rsid w:val="00150ED0"/>
    <w:rsid w:val="0015118E"/>
    <w:rsid w:val="001512FC"/>
    <w:rsid w:val="001518EF"/>
    <w:rsid w:val="0015191A"/>
    <w:rsid w:val="0015229A"/>
    <w:rsid w:val="001522E5"/>
    <w:rsid w:val="001525F0"/>
    <w:rsid w:val="001526D0"/>
    <w:rsid w:val="00152C00"/>
    <w:rsid w:val="001533F0"/>
    <w:rsid w:val="0015340A"/>
    <w:rsid w:val="00153CD9"/>
    <w:rsid w:val="00153F26"/>
    <w:rsid w:val="00154960"/>
    <w:rsid w:val="00154FF5"/>
    <w:rsid w:val="0015547F"/>
    <w:rsid w:val="00155DAE"/>
    <w:rsid w:val="00155EF4"/>
    <w:rsid w:val="0015685B"/>
    <w:rsid w:val="00156AA2"/>
    <w:rsid w:val="00157081"/>
    <w:rsid w:val="0015778F"/>
    <w:rsid w:val="00157ADE"/>
    <w:rsid w:val="00157BFC"/>
    <w:rsid w:val="001604F2"/>
    <w:rsid w:val="001606BF"/>
    <w:rsid w:val="00160901"/>
    <w:rsid w:val="00160B00"/>
    <w:rsid w:val="00160CF3"/>
    <w:rsid w:val="00160EC1"/>
    <w:rsid w:val="0016168A"/>
    <w:rsid w:val="001616AA"/>
    <w:rsid w:val="00161798"/>
    <w:rsid w:val="00161A04"/>
    <w:rsid w:val="00161A74"/>
    <w:rsid w:val="00161E59"/>
    <w:rsid w:val="001620F5"/>
    <w:rsid w:val="00162551"/>
    <w:rsid w:val="0016262A"/>
    <w:rsid w:val="001629F4"/>
    <w:rsid w:val="00162E49"/>
    <w:rsid w:val="00163372"/>
    <w:rsid w:val="00163558"/>
    <w:rsid w:val="0016369D"/>
    <w:rsid w:val="001637E2"/>
    <w:rsid w:val="0016386B"/>
    <w:rsid w:val="001639DF"/>
    <w:rsid w:val="00163C99"/>
    <w:rsid w:val="00163FE5"/>
    <w:rsid w:val="001646C1"/>
    <w:rsid w:val="001649A6"/>
    <w:rsid w:val="00164BBD"/>
    <w:rsid w:val="00164D97"/>
    <w:rsid w:val="001650F6"/>
    <w:rsid w:val="00165ABE"/>
    <w:rsid w:val="00165AD3"/>
    <w:rsid w:val="00165C4D"/>
    <w:rsid w:val="00166179"/>
    <w:rsid w:val="00166281"/>
    <w:rsid w:val="0016707A"/>
    <w:rsid w:val="001672A8"/>
    <w:rsid w:val="0016747F"/>
    <w:rsid w:val="00167B13"/>
    <w:rsid w:val="00167C93"/>
    <w:rsid w:val="00167F28"/>
    <w:rsid w:val="00167F53"/>
    <w:rsid w:val="0017014A"/>
    <w:rsid w:val="0017030C"/>
    <w:rsid w:val="001707F0"/>
    <w:rsid w:val="00170C52"/>
    <w:rsid w:val="00170E8F"/>
    <w:rsid w:val="001713D2"/>
    <w:rsid w:val="001715B6"/>
    <w:rsid w:val="0017260F"/>
    <w:rsid w:val="00172768"/>
    <w:rsid w:val="00172A36"/>
    <w:rsid w:val="0017339C"/>
    <w:rsid w:val="00173BC2"/>
    <w:rsid w:val="00173C64"/>
    <w:rsid w:val="00174141"/>
    <w:rsid w:val="001744B1"/>
    <w:rsid w:val="00174C07"/>
    <w:rsid w:val="00174F5E"/>
    <w:rsid w:val="0017571E"/>
    <w:rsid w:val="00175AD5"/>
    <w:rsid w:val="00175C99"/>
    <w:rsid w:val="00176040"/>
    <w:rsid w:val="00176D09"/>
    <w:rsid w:val="001772BF"/>
    <w:rsid w:val="0017784E"/>
    <w:rsid w:val="00177C59"/>
    <w:rsid w:val="001801CD"/>
    <w:rsid w:val="00180205"/>
    <w:rsid w:val="0018073F"/>
    <w:rsid w:val="00180B05"/>
    <w:rsid w:val="00180B36"/>
    <w:rsid w:val="00180F57"/>
    <w:rsid w:val="001811BD"/>
    <w:rsid w:val="00181BD0"/>
    <w:rsid w:val="00181CB1"/>
    <w:rsid w:val="00181F7D"/>
    <w:rsid w:val="00181FFE"/>
    <w:rsid w:val="001820B6"/>
    <w:rsid w:val="0018250B"/>
    <w:rsid w:val="001826FC"/>
    <w:rsid w:val="00182954"/>
    <w:rsid w:val="00182B68"/>
    <w:rsid w:val="0018362A"/>
    <w:rsid w:val="00183766"/>
    <w:rsid w:val="00183B0D"/>
    <w:rsid w:val="0018424D"/>
    <w:rsid w:val="001847DB"/>
    <w:rsid w:val="001849BD"/>
    <w:rsid w:val="00184ABD"/>
    <w:rsid w:val="001850D4"/>
    <w:rsid w:val="001856C0"/>
    <w:rsid w:val="00185CA1"/>
    <w:rsid w:val="00185D24"/>
    <w:rsid w:val="00186462"/>
    <w:rsid w:val="0018665B"/>
    <w:rsid w:val="001866E6"/>
    <w:rsid w:val="00186C9C"/>
    <w:rsid w:val="00186F1A"/>
    <w:rsid w:val="00186F6C"/>
    <w:rsid w:val="0018765F"/>
    <w:rsid w:val="001876AD"/>
    <w:rsid w:val="00187F70"/>
    <w:rsid w:val="00190C3F"/>
    <w:rsid w:val="001925E0"/>
    <w:rsid w:val="001928A3"/>
    <w:rsid w:val="00193060"/>
    <w:rsid w:val="00193F03"/>
    <w:rsid w:val="001940BB"/>
    <w:rsid w:val="0019431A"/>
    <w:rsid w:val="00194B9C"/>
    <w:rsid w:val="0019501B"/>
    <w:rsid w:val="001951D5"/>
    <w:rsid w:val="0019556A"/>
    <w:rsid w:val="0019569D"/>
    <w:rsid w:val="00195C8B"/>
    <w:rsid w:val="00196245"/>
    <w:rsid w:val="0019695F"/>
    <w:rsid w:val="00197487"/>
    <w:rsid w:val="00197718"/>
    <w:rsid w:val="00197FDF"/>
    <w:rsid w:val="001A01C3"/>
    <w:rsid w:val="001A0371"/>
    <w:rsid w:val="001A109A"/>
    <w:rsid w:val="001A1424"/>
    <w:rsid w:val="001A1B4F"/>
    <w:rsid w:val="001A1F49"/>
    <w:rsid w:val="001A2422"/>
    <w:rsid w:val="001A2C4E"/>
    <w:rsid w:val="001A2CAE"/>
    <w:rsid w:val="001A3089"/>
    <w:rsid w:val="001A35E1"/>
    <w:rsid w:val="001A3CE2"/>
    <w:rsid w:val="001A3D3D"/>
    <w:rsid w:val="001A4044"/>
    <w:rsid w:val="001A40DB"/>
    <w:rsid w:val="001A4760"/>
    <w:rsid w:val="001A47BF"/>
    <w:rsid w:val="001A48DF"/>
    <w:rsid w:val="001A4BE3"/>
    <w:rsid w:val="001A5071"/>
    <w:rsid w:val="001A56F6"/>
    <w:rsid w:val="001A5706"/>
    <w:rsid w:val="001A6068"/>
    <w:rsid w:val="001A757A"/>
    <w:rsid w:val="001A76EB"/>
    <w:rsid w:val="001A7B3B"/>
    <w:rsid w:val="001A7D54"/>
    <w:rsid w:val="001A7E1E"/>
    <w:rsid w:val="001B0B66"/>
    <w:rsid w:val="001B0BE6"/>
    <w:rsid w:val="001B0D3A"/>
    <w:rsid w:val="001B2054"/>
    <w:rsid w:val="001B273B"/>
    <w:rsid w:val="001B2806"/>
    <w:rsid w:val="001B2FC4"/>
    <w:rsid w:val="001B31BA"/>
    <w:rsid w:val="001B31C9"/>
    <w:rsid w:val="001B3217"/>
    <w:rsid w:val="001B359A"/>
    <w:rsid w:val="001B368F"/>
    <w:rsid w:val="001B37D3"/>
    <w:rsid w:val="001B3816"/>
    <w:rsid w:val="001B3A77"/>
    <w:rsid w:val="001B439A"/>
    <w:rsid w:val="001B4479"/>
    <w:rsid w:val="001B5CF8"/>
    <w:rsid w:val="001B69C7"/>
    <w:rsid w:val="001B6E9A"/>
    <w:rsid w:val="001B76BB"/>
    <w:rsid w:val="001B7AC0"/>
    <w:rsid w:val="001B7BA4"/>
    <w:rsid w:val="001C024D"/>
    <w:rsid w:val="001C0707"/>
    <w:rsid w:val="001C0925"/>
    <w:rsid w:val="001C0C71"/>
    <w:rsid w:val="001C17BA"/>
    <w:rsid w:val="001C1817"/>
    <w:rsid w:val="001C1A4E"/>
    <w:rsid w:val="001C22EC"/>
    <w:rsid w:val="001C2C70"/>
    <w:rsid w:val="001C2DFD"/>
    <w:rsid w:val="001C33FA"/>
    <w:rsid w:val="001C3507"/>
    <w:rsid w:val="001C3840"/>
    <w:rsid w:val="001C389F"/>
    <w:rsid w:val="001C38FD"/>
    <w:rsid w:val="001C3E80"/>
    <w:rsid w:val="001C4281"/>
    <w:rsid w:val="001C4296"/>
    <w:rsid w:val="001C494D"/>
    <w:rsid w:val="001C559F"/>
    <w:rsid w:val="001C58DC"/>
    <w:rsid w:val="001C5F57"/>
    <w:rsid w:val="001C63DD"/>
    <w:rsid w:val="001C67DD"/>
    <w:rsid w:val="001C683F"/>
    <w:rsid w:val="001C6A26"/>
    <w:rsid w:val="001C6C36"/>
    <w:rsid w:val="001C71B6"/>
    <w:rsid w:val="001C7254"/>
    <w:rsid w:val="001C7EFF"/>
    <w:rsid w:val="001D0481"/>
    <w:rsid w:val="001D09D0"/>
    <w:rsid w:val="001D0A7D"/>
    <w:rsid w:val="001D0A85"/>
    <w:rsid w:val="001D0E16"/>
    <w:rsid w:val="001D1019"/>
    <w:rsid w:val="001D15C0"/>
    <w:rsid w:val="001D1B45"/>
    <w:rsid w:val="001D2207"/>
    <w:rsid w:val="001D25E5"/>
    <w:rsid w:val="001D34FA"/>
    <w:rsid w:val="001D398B"/>
    <w:rsid w:val="001D41AB"/>
    <w:rsid w:val="001D4C5D"/>
    <w:rsid w:val="001D4F60"/>
    <w:rsid w:val="001D4F8F"/>
    <w:rsid w:val="001D507B"/>
    <w:rsid w:val="001D51EA"/>
    <w:rsid w:val="001D54D8"/>
    <w:rsid w:val="001D55DE"/>
    <w:rsid w:val="001D58C6"/>
    <w:rsid w:val="001D59C3"/>
    <w:rsid w:val="001D5AC4"/>
    <w:rsid w:val="001D5CB4"/>
    <w:rsid w:val="001D5CBA"/>
    <w:rsid w:val="001D5D42"/>
    <w:rsid w:val="001D61A9"/>
    <w:rsid w:val="001D6317"/>
    <w:rsid w:val="001D6B99"/>
    <w:rsid w:val="001D6CBB"/>
    <w:rsid w:val="001D702A"/>
    <w:rsid w:val="001D74D6"/>
    <w:rsid w:val="001D7726"/>
    <w:rsid w:val="001D79EF"/>
    <w:rsid w:val="001E0404"/>
    <w:rsid w:val="001E062A"/>
    <w:rsid w:val="001E0EA0"/>
    <w:rsid w:val="001E1F78"/>
    <w:rsid w:val="001E2394"/>
    <w:rsid w:val="001E2422"/>
    <w:rsid w:val="001E2A67"/>
    <w:rsid w:val="001E2C0B"/>
    <w:rsid w:val="001E2DF2"/>
    <w:rsid w:val="001E356A"/>
    <w:rsid w:val="001E3FDC"/>
    <w:rsid w:val="001E4329"/>
    <w:rsid w:val="001E4501"/>
    <w:rsid w:val="001E4711"/>
    <w:rsid w:val="001E5016"/>
    <w:rsid w:val="001E53A9"/>
    <w:rsid w:val="001E5945"/>
    <w:rsid w:val="001E5A6C"/>
    <w:rsid w:val="001E646D"/>
    <w:rsid w:val="001E67F2"/>
    <w:rsid w:val="001E68D1"/>
    <w:rsid w:val="001E7104"/>
    <w:rsid w:val="001E7740"/>
    <w:rsid w:val="001E789C"/>
    <w:rsid w:val="001E7EDE"/>
    <w:rsid w:val="001F017C"/>
    <w:rsid w:val="001F1032"/>
    <w:rsid w:val="001F2028"/>
    <w:rsid w:val="001F2253"/>
    <w:rsid w:val="001F281E"/>
    <w:rsid w:val="001F2B74"/>
    <w:rsid w:val="001F3992"/>
    <w:rsid w:val="001F41EB"/>
    <w:rsid w:val="001F4CA6"/>
    <w:rsid w:val="001F53E7"/>
    <w:rsid w:val="001F5A84"/>
    <w:rsid w:val="001F601B"/>
    <w:rsid w:val="001F6116"/>
    <w:rsid w:val="001F62F6"/>
    <w:rsid w:val="001F6433"/>
    <w:rsid w:val="001F6D2E"/>
    <w:rsid w:val="001F74C1"/>
    <w:rsid w:val="001F7B4D"/>
    <w:rsid w:val="00200B6B"/>
    <w:rsid w:val="00201103"/>
    <w:rsid w:val="002011AC"/>
    <w:rsid w:val="00201231"/>
    <w:rsid w:val="00201267"/>
    <w:rsid w:val="00201AC5"/>
    <w:rsid w:val="002027A8"/>
    <w:rsid w:val="002027EA"/>
    <w:rsid w:val="00202BF3"/>
    <w:rsid w:val="00203121"/>
    <w:rsid w:val="0020327E"/>
    <w:rsid w:val="002032B7"/>
    <w:rsid w:val="00203322"/>
    <w:rsid w:val="00203794"/>
    <w:rsid w:val="00203814"/>
    <w:rsid w:val="00203DA0"/>
    <w:rsid w:val="00203EBA"/>
    <w:rsid w:val="00203F1A"/>
    <w:rsid w:val="002041AA"/>
    <w:rsid w:val="00204483"/>
    <w:rsid w:val="00204888"/>
    <w:rsid w:val="002052EC"/>
    <w:rsid w:val="00205321"/>
    <w:rsid w:val="002055B3"/>
    <w:rsid w:val="0020603F"/>
    <w:rsid w:val="0020636B"/>
    <w:rsid w:val="00206D84"/>
    <w:rsid w:val="002074C5"/>
    <w:rsid w:val="00210190"/>
    <w:rsid w:val="002107EB"/>
    <w:rsid w:val="00210C56"/>
    <w:rsid w:val="00210C6B"/>
    <w:rsid w:val="00210D52"/>
    <w:rsid w:val="00211253"/>
    <w:rsid w:val="00211491"/>
    <w:rsid w:val="00211C54"/>
    <w:rsid w:val="00212044"/>
    <w:rsid w:val="00212324"/>
    <w:rsid w:val="00212AA2"/>
    <w:rsid w:val="0021372E"/>
    <w:rsid w:val="0021373A"/>
    <w:rsid w:val="00213F6D"/>
    <w:rsid w:val="00214067"/>
    <w:rsid w:val="002142C4"/>
    <w:rsid w:val="0021440A"/>
    <w:rsid w:val="00214C3A"/>
    <w:rsid w:val="00214C74"/>
    <w:rsid w:val="00214F92"/>
    <w:rsid w:val="002153C4"/>
    <w:rsid w:val="00215BAE"/>
    <w:rsid w:val="0021664D"/>
    <w:rsid w:val="002170E3"/>
    <w:rsid w:val="00217858"/>
    <w:rsid w:val="00217937"/>
    <w:rsid w:val="00217BF3"/>
    <w:rsid w:val="00220164"/>
    <w:rsid w:val="00220C95"/>
    <w:rsid w:val="00220EC9"/>
    <w:rsid w:val="0022123D"/>
    <w:rsid w:val="002218CA"/>
    <w:rsid w:val="00221E5B"/>
    <w:rsid w:val="0022222C"/>
    <w:rsid w:val="002229F4"/>
    <w:rsid w:val="00222BDF"/>
    <w:rsid w:val="00223499"/>
    <w:rsid w:val="0022360A"/>
    <w:rsid w:val="002237B4"/>
    <w:rsid w:val="0022392E"/>
    <w:rsid w:val="002241FB"/>
    <w:rsid w:val="00224A13"/>
    <w:rsid w:val="00224D1C"/>
    <w:rsid w:val="00224EBE"/>
    <w:rsid w:val="00225431"/>
    <w:rsid w:val="00225519"/>
    <w:rsid w:val="0022652F"/>
    <w:rsid w:val="00226E6E"/>
    <w:rsid w:val="002270D3"/>
    <w:rsid w:val="0022756B"/>
    <w:rsid w:val="00227B10"/>
    <w:rsid w:val="00227D04"/>
    <w:rsid w:val="00227D52"/>
    <w:rsid w:val="00227E2A"/>
    <w:rsid w:val="00227E56"/>
    <w:rsid w:val="00230075"/>
    <w:rsid w:val="00230424"/>
    <w:rsid w:val="00230D5E"/>
    <w:rsid w:val="00230E06"/>
    <w:rsid w:val="002314EB"/>
    <w:rsid w:val="0023215C"/>
    <w:rsid w:val="00232590"/>
    <w:rsid w:val="002325A2"/>
    <w:rsid w:val="0023263A"/>
    <w:rsid w:val="00232712"/>
    <w:rsid w:val="0023293A"/>
    <w:rsid w:val="00232A44"/>
    <w:rsid w:val="00232A48"/>
    <w:rsid w:val="00232D62"/>
    <w:rsid w:val="00232E88"/>
    <w:rsid w:val="00232EEB"/>
    <w:rsid w:val="002336CE"/>
    <w:rsid w:val="00233ECE"/>
    <w:rsid w:val="00233F47"/>
    <w:rsid w:val="00234938"/>
    <w:rsid w:val="00234EC5"/>
    <w:rsid w:val="00235015"/>
    <w:rsid w:val="0023508A"/>
    <w:rsid w:val="0023582D"/>
    <w:rsid w:val="0023605C"/>
    <w:rsid w:val="002360F4"/>
    <w:rsid w:val="002361C1"/>
    <w:rsid w:val="002367A5"/>
    <w:rsid w:val="00236E28"/>
    <w:rsid w:val="00236F32"/>
    <w:rsid w:val="0023706F"/>
    <w:rsid w:val="0023728B"/>
    <w:rsid w:val="00237907"/>
    <w:rsid w:val="00237BC3"/>
    <w:rsid w:val="00240468"/>
    <w:rsid w:val="00240662"/>
    <w:rsid w:val="00240B2D"/>
    <w:rsid w:val="00240D4D"/>
    <w:rsid w:val="002414FB"/>
    <w:rsid w:val="002424E2"/>
    <w:rsid w:val="00242882"/>
    <w:rsid w:val="00242F6D"/>
    <w:rsid w:val="00243975"/>
    <w:rsid w:val="00243A02"/>
    <w:rsid w:val="00243B9D"/>
    <w:rsid w:val="00243E1B"/>
    <w:rsid w:val="00243E24"/>
    <w:rsid w:val="002444F4"/>
    <w:rsid w:val="00244872"/>
    <w:rsid w:val="00244AFD"/>
    <w:rsid w:val="002450B9"/>
    <w:rsid w:val="00245204"/>
    <w:rsid w:val="0024523D"/>
    <w:rsid w:val="002455C9"/>
    <w:rsid w:val="002457DC"/>
    <w:rsid w:val="0024584D"/>
    <w:rsid w:val="0024680D"/>
    <w:rsid w:val="00246CFA"/>
    <w:rsid w:val="00246E76"/>
    <w:rsid w:val="00246FE2"/>
    <w:rsid w:val="002472AF"/>
    <w:rsid w:val="00247369"/>
    <w:rsid w:val="0024760A"/>
    <w:rsid w:val="00247956"/>
    <w:rsid w:val="00247BEE"/>
    <w:rsid w:val="00247DC6"/>
    <w:rsid w:val="00247E14"/>
    <w:rsid w:val="00250668"/>
    <w:rsid w:val="00250869"/>
    <w:rsid w:val="00250B16"/>
    <w:rsid w:val="002512D7"/>
    <w:rsid w:val="0025172A"/>
    <w:rsid w:val="0025188A"/>
    <w:rsid w:val="002524C8"/>
    <w:rsid w:val="00252917"/>
    <w:rsid w:val="00252A07"/>
    <w:rsid w:val="00252B13"/>
    <w:rsid w:val="00253279"/>
    <w:rsid w:val="0025381E"/>
    <w:rsid w:val="00254168"/>
    <w:rsid w:val="00254441"/>
    <w:rsid w:val="00254949"/>
    <w:rsid w:val="002549CA"/>
    <w:rsid w:val="00254B1C"/>
    <w:rsid w:val="002554A2"/>
    <w:rsid w:val="002554AE"/>
    <w:rsid w:val="002559E6"/>
    <w:rsid w:val="00255A0D"/>
    <w:rsid w:val="00255BE9"/>
    <w:rsid w:val="00255E9E"/>
    <w:rsid w:val="00255F09"/>
    <w:rsid w:val="00256D34"/>
    <w:rsid w:val="00257D08"/>
    <w:rsid w:val="00260347"/>
    <w:rsid w:val="002619DC"/>
    <w:rsid w:val="00261FAB"/>
    <w:rsid w:val="00262108"/>
    <w:rsid w:val="002621B1"/>
    <w:rsid w:val="002633C2"/>
    <w:rsid w:val="00263714"/>
    <w:rsid w:val="00263D41"/>
    <w:rsid w:val="0026405C"/>
    <w:rsid w:val="0026419F"/>
    <w:rsid w:val="00264214"/>
    <w:rsid w:val="00264F58"/>
    <w:rsid w:val="00265651"/>
    <w:rsid w:val="0026580E"/>
    <w:rsid w:val="002658C8"/>
    <w:rsid w:val="00265F17"/>
    <w:rsid w:val="00266319"/>
    <w:rsid w:val="00266F57"/>
    <w:rsid w:val="00267342"/>
    <w:rsid w:val="0026764F"/>
    <w:rsid w:val="002677E2"/>
    <w:rsid w:val="00267B2A"/>
    <w:rsid w:val="00270AE6"/>
    <w:rsid w:val="00270B6B"/>
    <w:rsid w:val="00270DFB"/>
    <w:rsid w:val="00270EF4"/>
    <w:rsid w:val="00271201"/>
    <w:rsid w:val="00271DF6"/>
    <w:rsid w:val="00272568"/>
    <w:rsid w:val="00272777"/>
    <w:rsid w:val="00272A64"/>
    <w:rsid w:val="00272A82"/>
    <w:rsid w:val="00272DAE"/>
    <w:rsid w:val="00272E1B"/>
    <w:rsid w:val="0027425B"/>
    <w:rsid w:val="0027448A"/>
    <w:rsid w:val="00274632"/>
    <w:rsid w:val="00274F3E"/>
    <w:rsid w:val="00274F5A"/>
    <w:rsid w:val="00274F67"/>
    <w:rsid w:val="00275389"/>
    <w:rsid w:val="002754EC"/>
    <w:rsid w:val="002758C6"/>
    <w:rsid w:val="00275921"/>
    <w:rsid w:val="00275A6B"/>
    <w:rsid w:val="00275DD3"/>
    <w:rsid w:val="002760C6"/>
    <w:rsid w:val="00276240"/>
    <w:rsid w:val="0027653C"/>
    <w:rsid w:val="00276579"/>
    <w:rsid w:val="00276B01"/>
    <w:rsid w:val="00276FF3"/>
    <w:rsid w:val="0027724D"/>
    <w:rsid w:val="002778A5"/>
    <w:rsid w:val="002778CC"/>
    <w:rsid w:val="00277E98"/>
    <w:rsid w:val="00280216"/>
    <w:rsid w:val="0028028D"/>
    <w:rsid w:val="00280535"/>
    <w:rsid w:val="00280768"/>
    <w:rsid w:val="00280E87"/>
    <w:rsid w:val="00282701"/>
    <w:rsid w:val="00282931"/>
    <w:rsid w:val="002835D3"/>
    <w:rsid w:val="00283843"/>
    <w:rsid w:val="00283889"/>
    <w:rsid w:val="00284095"/>
    <w:rsid w:val="002841AA"/>
    <w:rsid w:val="002843E2"/>
    <w:rsid w:val="00284B81"/>
    <w:rsid w:val="00284DE2"/>
    <w:rsid w:val="00284EE3"/>
    <w:rsid w:val="00284FAE"/>
    <w:rsid w:val="00285074"/>
    <w:rsid w:val="00285158"/>
    <w:rsid w:val="002854E6"/>
    <w:rsid w:val="0028560A"/>
    <w:rsid w:val="00286913"/>
    <w:rsid w:val="002869D7"/>
    <w:rsid w:val="00286FDA"/>
    <w:rsid w:val="00287252"/>
    <w:rsid w:val="00287837"/>
    <w:rsid w:val="00287BB0"/>
    <w:rsid w:val="00287EBD"/>
    <w:rsid w:val="002908D3"/>
    <w:rsid w:val="00290975"/>
    <w:rsid w:val="00290CD9"/>
    <w:rsid w:val="00290D10"/>
    <w:rsid w:val="00290E11"/>
    <w:rsid w:val="00290E2B"/>
    <w:rsid w:val="00290F14"/>
    <w:rsid w:val="00290F6E"/>
    <w:rsid w:val="00291E04"/>
    <w:rsid w:val="0029239E"/>
    <w:rsid w:val="002927D3"/>
    <w:rsid w:val="0029300B"/>
    <w:rsid w:val="00293044"/>
    <w:rsid w:val="0029350B"/>
    <w:rsid w:val="0029381B"/>
    <w:rsid w:val="0029389F"/>
    <w:rsid w:val="00294038"/>
    <w:rsid w:val="00294134"/>
    <w:rsid w:val="002945FD"/>
    <w:rsid w:val="00294BEF"/>
    <w:rsid w:val="00294F65"/>
    <w:rsid w:val="0029511E"/>
    <w:rsid w:val="00295199"/>
    <w:rsid w:val="0029598F"/>
    <w:rsid w:val="00295FAE"/>
    <w:rsid w:val="0029607C"/>
    <w:rsid w:val="0029649E"/>
    <w:rsid w:val="0029669B"/>
    <w:rsid w:val="00296CF1"/>
    <w:rsid w:val="00296E7F"/>
    <w:rsid w:val="00297147"/>
    <w:rsid w:val="002974FC"/>
    <w:rsid w:val="00297C37"/>
    <w:rsid w:val="002A0233"/>
    <w:rsid w:val="002A05D1"/>
    <w:rsid w:val="002A0D3A"/>
    <w:rsid w:val="002A0F86"/>
    <w:rsid w:val="002A0FB9"/>
    <w:rsid w:val="002A17CF"/>
    <w:rsid w:val="002A1A92"/>
    <w:rsid w:val="002A20AD"/>
    <w:rsid w:val="002A20E9"/>
    <w:rsid w:val="002A2600"/>
    <w:rsid w:val="002A2715"/>
    <w:rsid w:val="002A2954"/>
    <w:rsid w:val="002A2B73"/>
    <w:rsid w:val="002A339A"/>
    <w:rsid w:val="002A3784"/>
    <w:rsid w:val="002A3B20"/>
    <w:rsid w:val="002A3D72"/>
    <w:rsid w:val="002A3FC3"/>
    <w:rsid w:val="002A4328"/>
    <w:rsid w:val="002A44FC"/>
    <w:rsid w:val="002A45DC"/>
    <w:rsid w:val="002A4B7B"/>
    <w:rsid w:val="002A4BC7"/>
    <w:rsid w:val="002A5B36"/>
    <w:rsid w:val="002A6D6A"/>
    <w:rsid w:val="002A702F"/>
    <w:rsid w:val="002A73C9"/>
    <w:rsid w:val="002A7812"/>
    <w:rsid w:val="002A79A7"/>
    <w:rsid w:val="002A7D2E"/>
    <w:rsid w:val="002B023A"/>
    <w:rsid w:val="002B098D"/>
    <w:rsid w:val="002B0D78"/>
    <w:rsid w:val="002B0F37"/>
    <w:rsid w:val="002B11A7"/>
    <w:rsid w:val="002B2232"/>
    <w:rsid w:val="002B2288"/>
    <w:rsid w:val="002B245B"/>
    <w:rsid w:val="002B27F6"/>
    <w:rsid w:val="002B2C4D"/>
    <w:rsid w:val="002B357C"/>
    <w:rsid w:val="002B3F73"/>
    <w:rsid w:val="002B4086"/>
    <w:rsid w:val="002B40A6"/>
    <w:rsid w:val="002B4235"/>
    <w:rsid w:val="002B433D"/>
    <w:rsid w:val="002B47F8"/>
    <w:rsid w:val="002B4B52"/>
    <w:rsid w:val="002B4DC0"/>
    <w:rsid w:val="002B5163"/>
    <w:rsid w:val="002B526F"/>
    <w:rsid w:val="002B557F"/>
    <w:rsid w:val="002B55D7"/>
    <w:rsid w:val="002B5898"/>
    <w:rsid w:val="002B5A1B"/>
    <w:rsid w:val="002B5E99"/>
    <w:rsid w:val="002B6151"/>
    <w:rsid w:val="002B6253"/>
    <w:rsid w:val="002B6937"/>
    <w:rsid w:val="002B6A55"/>
    <w:rsid w:val="002B6F68"/>
    <w:rsid w:val="002B6F8D"/>
    <w:rsid w:val="002B709C"/>
    <w:rsid w:val="002B778E"/>
    <w:rsid w:val="002C0C84"/>
    <w:rsid w:val="002C10F7"/>
    <w:rsid w:val="002C128E"/>
    <w:rsid w:val="002C145A"/>
    <w:rsid w:val="002C1B90"/>
    <w:rsid w:val="002C2185"/>
    <w:rsid w:val="002C2233"/>
    <w:rsid w:val="002C2DA8"/>
    <w:rsid w:val="002C367A"/>
    <w:rsid w:val="002C3731"/>
    <w:rsid w:val="002C38A5"/>
    <w:rsid w:val="002C3BA7"/>
    <w:rsid w:val="002C3D62"/>
    <w:rsid w:val="002C3E81"/>
    <w:rsid w:val="002C41A6"/>
    <w:rsid w:val="002C4239"/>
    <w:rsid w:val="002C4556"/>
    <w:rsid w:val="002C4D48"/>
    <w:rsid w:val="002C521B"/>
    <w:rsid w:val="002C555F"/>
    <w:rsid w:val="002C5669"/>
    <w:rsid w:val="002C5693"/>
    <w:rsid w:val="002C5751"/>
    <w:rsid w:val="002C58D6"/>
    <w:rsid w:val="002C61B7"/>
    <w:rsid w:val="002C63E0"/>
    <w:rsid w:val="002C6838"/>
    <w:rsid w:val="002C6A3E"/>
    <w:rsid w:val="002C6E89"/>
    <w:rsid w:val="002C7235"/>
    <w:rsid w:val="002C738F"/>
    <w:rsid w:val="002C7453"/>
    <w:rsid w:val="002C74E7"/>
    <w:rsid w:val="002C79E7"/>
    <w:rsid w:val="002D0F18"/>
    <w:rsid w:val="002D1654"/>
    <w:rsid w:val="002D1744"/>
    <w:rsid w:val="002D2CD5"/>
    <w:rsid w:val="002D30C6"/>
    <w:rsid w:val="002D30CA"/>
    <w:rsid w:val="002D3620"/>
    <w:rsid w:val="002D3B52"/>
    <w:rsid w:val="002D3EE2"/>
    <w:rsid w:val="002D43A6"/>
    <w:rsid w:val="002D493E"/>
    <w:rsid w:val="002D4AEF"/>
    <w:rsid w:val="002D4D0F"/>
    <w:rsid w:val="002D4E23"/>
    <w:rsid w:val="002D4FE0"/>
    <w:rsid w:val="002D545E"/>
    <w:rsid w:val="002D5CDB"/>
    <w:rsid w:val="002D6063"/>
    <w:rsid w:val="002D6162"/>
    <w:rsid w:val="002D6EAC"/>
    <w:rsid w:val="002D6F96"/>
    <w:rsid w:val="002D7B2E"/>
    <w:rsid w:val="002D7E72"/>
    <w:rsid w:val="002E01FB"/>
    <w:rsid w:val="002E04BB"/>
    <w:rsid w:val="002E0A7F"/>
    <w:rsid w:val="002E10FC"/>
    <w:rsid w:val="002E11A3"/>
    <w:rsid w:val="002E1202"/>
    <w:rsid w:val="002E13BF"/>
    <w:rsid w:val="002E14D5"/>
    <w:rsid w:val="002E152D"/>
    <w:rsid w:val="002E1721"/>
    <w:rsid w:val="002E1B2F"/>
    <w:rsid w:val="002E1DE3"/>
    <w:rsid w:val="002E2032"/>
    <w:rsid w:val="002E218C"/>
    <w:rsid w:val="002E251B"/>
    <w:rsid w:val="002E3063"/>
    <w:rsid w:val="002E33DD"/>
    <w:rsid w:val="002E3674"/>
    <w:rsid w:val="002E39E8"/>
    <w:rsid w:val="002E40F2"/>
    <w:rsid w:val="002E4256"/>
    <w:rsid w:val="002E4B29"/>
    <w:rsid w:val="002E4CC1"/>
    <w:rsid w:val="002E57A0"/>
    <w:rsid w:val="002E5850"/>
    <w:rsid w:val="002E5C60"/>
    <w:rsid w:val="002E5ED3"/>
    <w:rsid w:val="002E5F57"/>
    <w:rsid w:val="002E5F60"/>
    <w:rsid w:val="002E6F83"/>
    <w:rsid w:val="002E72C4"/>
    <w:rsid w:val="002F0017"/>
    <w:rsid w:val="002F029A"/>
    <w:rsid w:val="002F084B"/>
    <w:rsid w:val="002F08F4"/>
    <w:rsid w:val="002F0C77"/>
    <w:rsid w:val="002F11B5"/>
    <w:rsid w:val="002F191E"/>
    <w:rsid w:val="002F1E32"/>
    <w:rsid w:val="002F1F0F"/>
    <w:rsid w:val="002F1F28"/>
    <w:rsid w:val="002F2536"/>
    <w:rsid w:val="002F2C18"/>
    <w:rsid w:val="002F2D37"/>
    <w:rsid w:val="002F2F54"/>
    <w:rsid w:val="002F3081"/>
    <w:rsid w:val="002F30A8"/>
    <w:rsid w:val="002F41A8"/>
    <w:rsid w:val="002F458A"/>
    <w:rsid w:val="002F4A5C"/>
    <w:rsid w:val="002F4A73"/>
    <w:rsid w:val="002F4B4A"/>
    <w:rsid w:val="002F4CC3"/>
    <w:rsid w:val="002F53BD"/>
    <w:rsid w:val="002F568C"/>
    <w:rsid w:val="002F5A94"/>
    <w:rsid w:val="002F600F"/>
    <w:rsid w:val="002F670E"/>
    <w:rsid w:val="002F6762"/>
    <w:rsid w:val="002F6BF8"/>
    <w:rsid w:val="002F6CEF"/>
    <w:rsid w:val="002F758C"/>
    <w:rsid w:val="002F7650"/>
    <w:rsid w:val="002F7D36"/>
    <w:rsid w:val="002F7FE0"/>
    <w:rsid w:val="00300301"/>
    <w:rsid w:val="003004ED"/>
    <w:rsid w:val="0030065B"/>
    <w:rsid w:val="00300CB6"/>
    <w:rsid w:val="00300EFC"/>
    <w:rsid w:val="00301A96"/>
    <w:rsid w:val="00301AD2"/>
    <w:rsid w:val="003022B1"/>
    <w:rsid w:val="0030282E"/>
    <w:rsid w:val="00303281"/>
    <w:rsid w:val="00303A34"/>
    <w:rsid w:val="00303FE5"/>
    <w:rsid w:val="00304025"/>
    <w:rsid w:val="0030486C"/>
    <w:rsid w:val="00304970"/>
    <w:rsid w:val="00304C08"/>
    <w:rsid w:val="00304D9A"/>
    <w:rsid w:val="00305023"/>
    <w:rsid w:val="00305610"/>
    <w:rsid w:val="00305C37"/>
    <w:rsid w:val="00305D45"/>
    <w:rsid w:val="0030608B"/>
    <w:rsid w:val="003073C3"/>
    <w:rsid w:val="003100EF"/>
    <w:rsid w:val="003107A1"/>
    <w:rsid w:val="0031084F"/>
    <w:rsid w:val="00310B19"/>
    <w:rsid w:val="00310BE7"/>
    <w:rsid w:val="00310C3A"/>
    <w:rsid w:val="00310C4E"/>
    <w:rsid w:val="00310E7B"/>
    <w:rsid w:val="00310EAE"/>
    <w:rsid w:val="0031104C"/>
    <w:rsid w:val="00311780"/>
    <w:rsid w:val="003121AF"/>
    <w:rsid w:val="00312CEF"/>
    <w:rsid w:val="00312DC0"/>
    <w:rsid w:val="003130FA"/>
    <w:rsid w:val="00313137"/>
    <w:rsid w:val="00313607"/>
    <w:rsid w:val="00313750"/>
    <w:rsid w:val="003138E3"/>
    <w:rsid w:val="00313F60"/>
    <w:rsid w:val="00313F82"/>
    <w:rsid w:val="00314170"/>
    <w:rsid w:val="003144C5"/>
    <w:rsid w:val="0031496A"/>
    <w:rsid w:val="003151D0"/>
    <w:rsid w:val="003154A2"/>
    <w:rsid w:val="0031558A"/>
    <w:rsid w:val="00315952"/>
    <w:rsid w:val="00315BEF"/>
    <w:rsid w:val="00315E45"/>
    <w:rsid w:val="00315EDF"/>
    <w:rsid w:val="0031615D"/>
    <w:rsid w:val="0031629A"/>
    <w:rsid w:val="00317797"/>
    <w:rsid w:val="00317D6E"/>
    <w:rsid w:val="00317EA9"/>
    <w:rsid w:val="00320418"/>
    <w:rsid w:val="003209CB"/>
    <w:rsid w:val="00321F9B"/>
    <w:rsid w:val="0032201A"/>
    <w:rsid w:val="00322ED5"/>
    <w:rsid w:val="00323212"/>
    <w:rsid w:val="003238D5"/>
    <w:rsid w:val="00324D66"/>
    <w:rsid w:val="00325045"/>
    <w:rsid w:val="003252A9"/>
    <w:rsid w:val="00325416"/>
    <w:rsid w:val="00325597"/>
    <w:rsid w:val="00325679"/>
    <w:rsid w:val="00325768"/>
    <w:rsid w:val="003258C1"/>
    <w:rsid w:val="003266AC"/>
    <w:rsid w:val="00326FB5"/>
    <w:rsid w:val="0032714A"/>
    <w:rsid w:val="0032720F"/>
    <w:rsid w:val="00327875"/>
    <w:rsid w:val="00327C79"/>
    <w:rsid w:val="00327D6D"/>
    <w:rsid w:val="003302BB"/>
    <w:rsid w:val="003302C8"/>
    <w:rsid w:val="00330397"/>
    <w:rsid w:val="003304F5"/>
    <w:rsid w:val="0033060D"/>
    <w:rsid w:val="0033081F"/>
    <w:rsid w:val="00330BB9"/>
    <w:rsid w:val="0033177D"/>
    <w:rsid w:val="00331A9A"/>
    <w:rsid w:val="00331F18"/>
    <w:rsid w:val="00332519"/>
    <w:rsid w:val="00332618"/>
    <w:rsid w:val="00332753"/>
    <w:rsid w:val="0033292E"/>
    <w:rsid w:val="00332D01"/>
    <w:rsid w:val="00332E68"/>
    <w:rsid w:val="00332EED"/>
    <w:rsid w:val="003330BF"/>
    <w:rsid w:val="0033373A"/>
    <w:rsid w:val="0033386F"/>
    <w:rsid w:val="00333E9A"/>
    <w:rsid w:val="003344C6"/>
    <w:rsid w:val="00334889"/>
    <w:rsid w:val="00334D57"/>
    <w:rsid w:val="0033503F"/>
    <w:rsid w:val="0033559B"/>
    <w:rsid w:val="003356F7"/>
    <w:rsid w:val="00335A10"/>
    <w:rsid w:val="00335BEF"/>
    <w:rsid w:val="00335D05"/>
    <w:rsid w:val="00335D2D"/>
    <w:rsid w:val="00335E44"/>
    <w:rsid w:val="0033663A"/>
    <w:rsid w:val="00336F3A"/>
    <w:rsid w:val="00337BAD"/>
    <w:rsid w:val="00340208"/>
    <w:rsid w:val="003403B4"/>
    <w:rsid w:val="00340525"/>
    <w:rsid w:val="00341406"/>
    <w:rsid w:val="00341477"/>
    <w:rsid w:val="003414C1"/>
    <w:rsid w:val="0034157D"/>
    <w:rsid w:val="00341597"/>
    <w:rsid w:val="003418D5"/>
    <w:rsid w:val="0034230D"/>
    <w:rsid w:val="00342626"/>
    <w:rsid w:val="0034264C"/>
    <w:rsid w:val="00342A08"/>
    <w:rsid w:val="00342B53"/>
    <w:rsid w:val="0034316E"/>
    <w:rsid w:val="0034324D"/>
    <w:rsid w:val="0034344B"/>
    <w:rsid w:val="003437DF"/>
    <w:rsid w:val="00343B9D"/>
    <w:rsid w:val="00343C4B"/>
    <w:rsid w:val="00343DB2"/>
    <w:rsid w:val="00344627"/>
    <w:rsid w:val="00346028"/>
    <w:rsid w:val="00346E3A"/>
    <w:rsid w:val="003470D7"/>
    <w:rsid w:val="003473D8"/>
    <w:rsid w:val="00347421"/>
    <w:rsid w:val="0034770C"/>
    <w:rsid w:val="003479F0"/>
    <w:rsid w:val="00350250"/>
    <w:rsid w:val="003505EE"/>
    <w:rsid w:val="00350623"/>
    <w:rsid w:val="00350BE5"/>
    <w:rsid w:val="003516AC"/>
    <w:rsid w:val="003527CE"/>
    <w:rsid w:val="00353236"/>
    <w:rsid w:val="00353B25"/>
    <w:rsid w:val="003540A8"/>
    <w:rsid w:val="003541EB"/>
    <w:rsid w:val="003551F7"/>
    <w:rsid w:val="0035584E"/>
    <w:rsid w:val="00355B7A"/>
    <w:rsid w:val="00355EB7"/>
    <w:rsid w:val="00356E0D"/>
    <w:rsid w:val="00356F51"/>
    <w:rsid w:val="00357013"/>
    <w:rsid w:val="0035715B"/>
    <w:rsid w:val="003571BF"/>
    <w:rsid w:val="00357ADF"/>
    <w:rsid w:val="00357E86"/>
    <w:rsid w:val="00361D7F"/>
    <w:rsid w:val="0036203C"/>
    <w:rsid w:val="00362794"/>
    <w:rsid w:val="00362AF4"/>
    <w:rsid w:val="00362BEC"/>
    <w:rsid w:val="00362F29"/>
    <w:rsid w:val="0036327E"/>
    <w:rsid w:val="003635FF"/>
    <w:rsid w:val="0036362F"/>
    <w:rsid w:val="00363AD1"/>
    <w:rsid w:val="00364713"/>
    <w:rsid w:val="003648FE"/>
    <w:rsid w:val="003649B2"/>
    <w:rsid w:val="003651C7"/>
    <w:rsid w:val="00365510"/>
    <w:rsid w:val="00365B7E"/>
    <w:rsid w:val="00365CE5"/>
    <w:rsid w:val="00365EDC"/>
    <w:rsid w:val="0036601B"/>
    <w:rsid w:val="003660EB"/>
    <w:rsid w:val="003665BB"/>
    <w:rsid w:val="00366740"/>
    <w:rsid w:val="003668A6"/>
    <w:rsid w:val="00366E7F"/>
    <w:rsid w:val="00367002"/>
    <w:rsid w:val="0036730C"/>
    <w:rsid w:val="00367630"/>
    <w:rsid w:val="00367E92"/>
    <w:rsid w:val="0037003E"/>
    <w:rsid w:val="0037043D"/>
    <w:rsid w:val="0037044C"/>
    <w:rsid w:val="003704BD"/>
    <w:rsid w:val="00370B3E"/>
    <w:rsid w:val="00370F05"/>
    <w:rsid w:val="003713FD"/>
    <w:rsid w:val="0037190A"/>
    <w:rsid w:val="00372418"/>
    <w:rsid w:val="00372911"/>
    <w:rsid w:val="00372E51"/>
    <w:rsid w:val="0037335A"/>
    <w:rsid w:val="003739C3"/>
    <w:rsid w:val="00373A84"/>
    <w:rsid w:val="00373BB7"/>
    <w:rsid w:val="00374DC9"/>
    <w:rsid w:val="003750EA"/>
    <w:rsid w:val="00375485"/>
    <w:rsid w:val="00375665"/>
    <w:rsid w:val="003759D1"/>
    <w:rsid w:val="00375A67"/>
    <w:rsid w:val="00376033"/>
    <w:rsid w:val="00376616"/>
    <w:rsid w:val="0037719F"/>
    <w:rsid w:val="003778B0"/>
    <w:rsid w:val="003804C3"/>
    <w:rsid w:val="003804EF"/>
    <w:rsid w:val="0038154A"/>
    <w:rsid w:val="00381ACD"/>
    <w:rsid w:val="0038249A"/>
    <w:rsid w:val="00382733"/>
    <w:rsid w:val="00382BAA"/>
    <w:rsid w:val="00383384"/>
    <w:rsid w:val="00383489"/>
    <w:rsid w:val="0038382B"/>
    <w:rsid w:val="00383B41"/>
    <w:rsid w:val="00383DF1"/>
    <w:rsid w:val="00383E0D"/>
    <w:rsid w:val="00384095"/>
    <w:rsid w:val="003842AE"/>
    <w:rsid w:val="00384447"/>
    <w:rsid w:val="0038468C"/>
    <w:rsid w:val="00384778"/>
    <w:rsid w:val="003847F4"/>
    <w:rsid w:val="0038493E"/>
    <w:rsid w:val="00384DBA"/>
    <w:rsid w:val="00384E0F"/>
    <w:rsid w:val="0038540C"/>
    <w:rsid w:val="003854EF"/>
    <w:rsid w:val="00385AD7"/>
    <w:rsid w:val="00385AF0"/>
    <w:rsid w:val="00385EAC"/>
    <w:rsid w:val="00385EB5"/>
    <w:rsid w:val="003860D2"/>
    <w:rsid w:val="00386521"/>
    <w:rsid w:val="003867B1"/>
    <w:rsid w:val="00386AA1"/>
    <w:rsid w:val="00386D2D"/>
    <w:rsid w:val="00386F04"/>
    <w:rsid w:val="00387440"/>
    <w:rsid w:val="00387648"/>
    <w:rsid w:val="003876D2"/>
    <w:rsid w:val="00387BC7"/>
    <w:rsid w:val="00387E9A"/>
    <w:rsid w:val="0039013D"/>
    <w:rsid w:val="00390550"/>
    <w:rsid w:val="00390FC8"/>
    <w:rsid w:val="003911D4"/>
    <w:rsid w:val="003913D3"/>
    <w:rsid w:val="00391AF0"/>
    <w:rsid w:val="00391C26"/>
    <w:rsid w:val="00391D2D"/>
    <w:rsid w:val="00392218"/>
    <w:rsid w:val="003926E0"/>
    <w:rsid w:val="003928FE"/>
    <w:rsid w:val="00392AAA"/>
    <w:rsid w:val="0039338D"/>
    <w:rsid w:val="003935FA"/>
    <w:rsid w:val="003936E7"/>
    <w:rsid w:val="00393AC9"/>
    <w:rsid w:val="00393AF9"/>
    <w:rsid w:val="00393F17"/>
    <w:rsid w:val="003940D4"/>
    <w:rsid w:val="00394350"/>
    <w:rsid w:val="00394377"/>
    <w:rsid w:val="0039460C"/>
    <w:rsid w:val="003948A0"/>
    <w:rsid w:val="00394E64"/>
    <w:rsid w:val="00395042"/>
    <w:rsid w:val="00395067"/>
    <w:rsid w:val="003950CB"/>
    <w:rsid w:val="003954C7"/>
    <w:rsid w:val="00395706"/>
    <w:rsid w:val="00395714"/>
    <w:rsid w:val="00395D68"/>
    <w:rsid w:val="00395F9F"/>
    <w:rsid w:val="00396942"/>
    <w:rsid w:val="00396C66"/>
    <w:rsid w:val="00396D48"/>
    <w:rsid w:val="003A0881"/>
    <w:rsid w:val="003A0DD2"/>
    <w:rsid w:val="003A1A06"/>
    <w:rsid w:val="003A1B95"/>
    <w:rsid w:val="003A1C32"/>
    <w:rsid w:val="003A1EFE"/>
    <w:rsid w:val="003A20AC"/>
    <w:rsid w:val="003A2178"/>
    <w:rsid w:val="003A31D6"/>
    <w:rsid w:val="003A32FF"/>
    <w:rsid w:val="003A38DF"/>
    <w:rsid w:val="003A3A5A"/>
    <w:rsid w:val="003A3D03"/>
    <w:rsid w:val="003A3EC5"/>
    <w:rsid w:val="003A4034"/>
    <w:rsid w:val="003A418F"/>
    <w:rsid w:val="003A5263"/>
    <w:rsid w:val="003A553B"/>
    <w:rsid w:val="003A557B"/>
    <w:rsid w:val="003A56B2"/>
    <w:rsid w:val="003A5A8B"/>
    <w:rsid w:val="003A5BAA"/>
    <w:rsid w:val="003A6A75"/>
    <w:rsid w:val="003A735B"/>
    <w:rsid w:val="003A7390"/>
    <w:rsid w:val="003A7523"/>
    <w:rsid w:val="003A7B45"/>
    <w:rsid w:val="003A7DC9"/>
    <w:rsid w:val="003B01B8"/>
    <w:rsid w:val="003B12B4"/>
    <w:rsid w:val="003B1606"/>
    <w:rsid w:val="003B16BD"/>
    <w:rsid w:val="003B1843"/>
    <w:rsid w:val="003B1A1C"/>
    <w:rsid w:val="003B20B3"/>
    <w:rsid w:val="003B224B"/>
    <w:rsid w:val="003B2328"/>
    <w:rsid w:val="003B2458"/>
    <w:rsid w:val="003B24F4"/>
    <w:rsid w:val="003B3298"/>
    <w:rsid w:val="003B33C8"/>
    <w:rsid w:val="003B3560"/>
    <w:rsid w:val="003B3A79"/>
    <w:rsid w:val="003B3A9C"/>
    <w:rsid w:val="003B3F05"/>
    <w:rsid w:val="003B43E3"/>
    <w:rsid w:val="003B47A6"/>
    <w:rsid w:val="003B4A1B"/>
    <w:rsid w:val="003B4F00"/>
    <w:rsid w:val="003B4FA1"/>
    <w:rsid w:val="003B5BA7"/>
    <w:rsid w:val="003B5C69"/>
    <w:rsid w:val="003B5D8B"/>
    <w:rsid w:val="003B5E3F"/>
    <w:rsid w:val="003B69EC"/>
    <w:rsid w:val="003B7112"/>
    <w:rsid w:val="003B7255"/>
    <w:rsid w:val="003B7499"/>
    <w:rsid w:val="003B79F6"/>
    <w:rsid w:val="003B7FB6"/>
    <w:rsid w:val="003C0053"/>
    <w:rsid w:val="003C058A"/>
    <w:rsid w:val="003C08D3"/>
    <w:rsid w:val="003C0932"/>
    <w:rsid w:val="003C09EB"/>
    <w:rsid w:val="003C11E3"/>
    <w:rsid w:val="003C135A"/>
    <w:rsid w:val="003C140D"/>
    <w:rsid w:val="003C1D9A"/>
    <w:rsid w:val="003C1EFC"/>
    <w:rsid w:val="003C1F5C"/>
    <w:rsid w:val="003C209D"/>
    <w:rsid w:val="003C25E0"/>
    <w:rsid w:val="003C38E2"/>
    <w:rsid w:val="003C3A63"/>
    <w:rsid w:val="003C4ABD"/>
    <w:rsid w:val="003C4B5A"/>
    <w:rsid w:val="003C5D33"/>
    <w:rsid w:val="003C6081"/>
    <w:rsid w:val="003C651F"/>
    <w:rsid w:val="003C6627"/>
    <w:rsid w:val="003C6D12"/>
    <w:rsid w:val="003C706F"/>
    <w:rsid w:val="003C70D1"/>
    <w:rsid w:val="003C76A8"/>
    <w:rsid w:val="003C76FA"/>
    <w:rsid w:val="003C791A"/>
    <w:rsid w:val="003C7931"/>
    <w:rsid w:val="003C7D46"/>
    <w:rsid w:val="003D01A6"/>
    <w:rsid w:val="003D02C8"/>
    <w:rsid w:val="003D03B0"/>
    <w:rsid w:val="003D08D7"/>
    <w:rsid w:val="003D0D3E"/>
    <w:rsid w:val="003D0EF9"/>
    <w:rsid w:val="003D10CE"/>
    <w:rsid w:val="003D13DF"/>
    <w:rsid w:val="003D15DD"/>
    <w:rsid w:val="003D1FCC"/>
    <w:rsid w:val="003D2219"/>
    <w:rsid w:val="003D297B"/>
    <w:rsid w:val="003D2BA8"/>
    <w:rsid w:val="003D2ECC"/>
    <w:rsid w:val="003D318A"/>
    <w:rsid w:val="003D3225"/>
    <w:rsid w:val="003D32B2"/>
    <w:rsid w:val="003D45C1"/>
    <w:rsid w:val="003D4FEB"/>
    <w:rsid w:val="003D518D"/>
    <w:rsid w:val="003D52CC"/>
    <w:rsid w:val="003D53B6"/>
    <w:rsid w:val="003D53DE"/>
    <w:rsid w:val="003D5411"/>
    <w:rsid w:val="003D5850"/>
    <w:rsid w:val="003D5AD1"/>
    <w:rsid w:val="003D5C23"/>
    <w:rsid w:val="003D659F"/>
    <w:rsid w:val="003D692D"/>
    <w:rsid w:val="003D6A1C"/>
    <w:rsid w:val="003D6F25"/>
    <w:rsid w:val="003D7145"/>
    <w:rsid w:val="003D7363"/>
    <w:rsid w:val="003E073E"/>
    <w:rsid w:val="003E0749"/>
    <w:rsid w:val="003E0782"/>
    <w:rsid w:val="003E0D95"/>
    <w:rsid w:val="003E1280"/>
    <w:rsid w:val="003E13E2"/>
    <w:rsid w:val="003E19CB"/>
    <w:rsid w:val="003E2100"/>
    <w:rsid w:val="003E2628"/>
    <w:rsid w:val="003E2A31"/>
    <w:rsid w:val="003E2B0C"/>
    <w:rsid w:val="003E2E42"/>
    <w:rsid w:val="003E31D1"/>
    <w:rsid w:val="003E343A"/>
    <w:rsid w:val="003E37F4"/>
    <w:rsid w:val="003E38AE"/>
    <w:rsid w:val="003E3C65"/>
    <w:rsid w:val="003E3F19"/>
    <w:rsid w:val="003E47E3"/>
    <w:rsid w:val="003E4920"/>
    <w:rsid w:val="003E4CB6"/>
    <w:rsid w:val="003E4D8C"/>
    <w:rsid w:val="003E4DE8"/>
    <w:rsid w:val="003E4FFA"/>
    <w:rsid w:val="003E58E8"/>
    <w:rsid w:val="003E5D45"/>
    <w:rsid w:val="003E674C"/>
    <w:rsid w:val="003E7031"/>
    <w:rsid w:val="003E75DD"/>
    <w:rsid w:val="003E762C"/>
    <w:rsid w:val="003E7A15"/>
    <w:rsid w:val="003E7E9E"/>
    <w:rsid w:val="003E7F71"/>
    <w:rsid w:val="003F0019"/>
    <w:rsid w:val="003F0077"/>
    <w:rsid w:val="003F03B7"/>
    <w:rsid w:val="003F076A"/>
    <w:rsid w:val="003F084B"/>
    <w:rsid w:val="003F09B9"/>
    <w:rsid w:val="003F0A90"/>
    <w:rsid w:val="003F0BD8"/>
    <w:rsid w:val="003F0F52"/>
    <w:rsid w:val="003F189D"/>
    <w:rsid w:val="003F1911"/>
    <w:rsid w:val="003F23AD"/>
    <w:rsid w:val="003F2BEE"/>
    <w:rsid w:val="003F2C13"/>
    <w:rsid w:val="003F2D39"/>
    <w:rsid w:val="003F2F1C"/>
    <w:rsid w:val="003F30B1"/>
    <w:rsid w:val="003F3144"/>
    <w:rsid w:val="003F39F6"/>
    <w:rsid w:val="003F3AB1"/>
    <w:rsid w:val="003F3B94"/>
    <w:rsid w:val="003F3BE3"/>
    <w:rsid w:val="003F4651"/>
    <w:rsid w:val="003F4B26"/>
    <w:rsid w:val="003F4F2F"/>
    <w:rsid w:val="003F5848"/>
    <w:rsid w:val="003F604B"/>
    <w:rsid w:val="003F62DA"/>
    <w:rsid w:val="003F6ABC"/>
    <w:rsid w:val="003F6DCB"/>
    <w:rsid w:val="003F7520"/>
    <w:rsid w:val="003F793F"/>
    <w:rsid w:val="003F7DFC"/>
    <w:rsid w:val="003F7ECB"/>
    <w:rsid w:val="00400746"/>
    <w:rsid w:val="00400B8C"/>
    <w:rsid w:val="00400FBF"/>
    <w:rsid w:val="0040113A"/>
    <w:rsid w:val="00402106"/>
    <w:rsid w:val="004021E3"/>
    <w:rsid w:val="004027BE"/>
    <w:rsid w:val="00402898"/>
    <w:rsid w:val="00402AB1"/>
    <w:rsid w:val="00403E17"/>
    <w:rsid w:val="00403E54"/>
    <w:rsid w:val="00403F22"/>
    <w:rsid w:val="00403F38"/>
    <w:rsid w:val="00404498"/>
    <w:rsid w:val="004045A8"/>
    <w:rsid w:val="00404F35"/>
    <w:rsid w:val="0040506C"/>
    <w:rsid w:val="004051CE"/>
    <w:rsid w:val="004053AB"/>
    <w:rsid w:val="004056FF"/>
    <w:rsid w:val="004057CB"/>
    <w:rsid w:val="00405A14"/>
    <w:rsid w:val="004062D8"/>
    <w:rsid w:val="004064AB"/>
    <w:rsid w:val="00406598"/>
    <w:rsid w:val="004067C7"/>
    <w:rsid w:val="00406F14"/>
    <w:rsid w:val="00407162"/>
    <w:rsid w:val="00407298"/>
    <w:rsid w:val="004077BC"/>
    <w:rsid w:val="00407878"/>
    <w:rsid w:val="00410679"/>
    <w:rsid w:val="00410846"/>
    <w:rsid w:val="00411075"/>
    <w:rsid w:val="004115A8"/>
    <w:rsid w:val="00411C95"/>
    <w:rsid w:val="00412E98"/>
    <w:rsid w:val="0041321A"/>
    <w:rsid w:val="0041350E"/>
    <w:rsid w:val="00413570"/>
    <w:rsid w:val="0041373F"/>
    <w:rsid w:val="004137BA"/>
    <w:rsid w:val="004137C5"/>
    <w:rsid w:val="0041387E"/>
    <w:rsid w:val="00413960"/>
    <w:rsid w:val="00413AF8"/>
    <w:rsid w:val="00413D8A"/>
    <w:rsid w:val="00413E2A"/>
    <w:rsid w:val="00413E98"/>
    <w:rsid w:val="00413FAF"/>
    <w:rsid w:val="004140E0"/>
    <w:rsid w:val="0041428E"/>
    <w:rsid w:val="0041432D"/>
    <w:rsid w:val="00414427"/>
    <w:rsid w:val="0041444A"/>
    <w:rsid w:val="00414A50"/>
    <w:rsid w:val="00415807"/>
    <w:rsid w:val="00415BC0"/>
    <w:rsid w:val="00416469"/>
    <w:rsid w:val="004164B0"/>
    <w:rsid w:val="00416532"/>
    <w:rsid w:val="00416C18"/>
    <w:rsid w:val="00416CA0"/>
    <w:rsid w:val="004170EB"/>
    <w:rsid w:val="0041718F"/>
    <w:rsid w:val="004172E3"/>
    <w:rsid w:val="004174AF"/>
    <w:rsid w:val="00417D30"/>
    <w:rsid w:val="0042054A"/>
    <w:rsid w:val="0042075A"/>
    <w:rsid w:val="0042095F"/>
    <w:rsid w:val="00420BD6"/>
    <w:rsid w:val="00420C40"/>
    <w:rsid w:val="0042103E"/>
    <w:rsid w:val="00421573"/>
    <w:rsid w:val="00421CF8"/>
    <w:rsid w:val="00421D30"/>
    <w:rsid w:val="00422276"/>
    <w:rsid w:val="004222CC"/>
    <w:rsid w:val="004225B0"/>
    <w:rsid w:val="00423111"/>
    <w:rsid w:val="004232C1"/>
    <w:rsid w:val="00423868"/>
    <w:rsid w:val="00423F71"/>
    <w:rsid w:val="004247CC"/>
    <w:rsid w:val="00424F1D"/>
    <w:rsid w:val="0042517F"/>
    <w:rsid w:val="00425485"/>
    <w:rsid w:val="0042573D"/>
    <w:rsid w:val="00425FEC"/>
    <w:rsid w:val="004261E6"/>
    <w:rsid w:val="0042668C"/>
    <w:rsid w:val="0042692D"/>
    <w:rsid w:val="00426E72"/>
    <w:rsid w:val="0042714E"/>
    <w:rsid w:val="00427845"/>
    <w:rsid w:val="00427CFD"/>
    <w:rsid w:val="00427DDB"/>
    <w:rsid w:val="00427DF4"/>
    <w:rsid w:val="00430052"/>
    <w:rsid w:val="004303F9"/>
    <w:rsid w:val="00430C5B"/>
    <w:rsid w:val="00430CA4"/>
    <w:rsid w:val="004311AD"/>
    <w:rsid w:val="0043128F"/>
    <w:rsid w:val="0043169D"/>
    <w:rsid w:val="00431974"/>
    <w:rsid w:val="00431C2D"/>
    <w:rsid w:val="00431FC1"/>
    <w:rsid w:val="00432041"/>
    <w:rsid w:val="004327BF"/>
    <w:rsid w:val="004329DA"/>
    <w:rsid w:val="00432A04"/>
    <w:rsid w:val="0043352D"/>
    <w:rsid w:val="004335C3"/>
    <w:rsid w:val="00433DE6"/>
    <w:rsid w:val="004340D6"/>
    <w:rsid w:val="004342E7"/>
    <w:rsid w:val="00434AEB"/>
    <w:rsid w:val="00434DDC"/>
    <w:rsid w:val="00435375"/>
    <w:rsid w:val="00435410"/>
    <w:rsid w:val="004354A6"/>
    <w:rsid w:val="004357D7"/>
    <w:rsid w:val="00435876"/>
    <w:rsid w:val="00435941"/>
    <w:rsid w:val="00435EA8"/>
    <w:rsid w:val="00436985"/>
    <w:rsid w:val="004370B9"/>
    <w:rsid w:val="00437643"/>
    <w:rsid w:val="00437E76"/>
    <w:rsid w:val="00437FCD"/>
    <w:rsid w:val="00440714"/>
    <w:rsid w:val="004412F9"/>
    <w:rsid w:val="00441896"/>
    <w:rsid w:val="00441CC4"/>
    <w:rsid w:val="00441DCA"/>
    <w:rsid w:val="004423CD"/>
    <w:rsid w:val="00442D4D"/>
    <w:rsid w:val="00443685"/>
    <w:rsid w:val="00443DC1"/>
    <w:rsid w:val="004443D4"/>
    <w:rsid w:val="00444F62"/>
    <w:rsid w:val="00444FEB"/>
    <w:rsid w:val="00445CA0"/>
    <w:rsid w:val="004464BF"/>
    <w:rsid w:val="0044667C"/>
    <w:rsid w:val="00446EB1"/>
    <w:rsid w:val="00446F9E"/>
    <w:rsid w:val="0044750D"/>
    <w:rsid w:val="00447515"/>
    <w:rsid w:val="004477DA"/>
    <w:rsid w:val="00447801"/>
    <w:rsid w:val="004479CD"/>
    <w:rsid w:val="0045024A"/>
    <w:rsid w:val="004507B8"/>
    <w:rsid w:val="00450C7A"/>
    <w:rsid w:val="00450D32"/>
    <w:rsid w:val="0045130D"/>
    <w:rsid w:val="00451B07"/>
    <w:rsid w:val="00451BDB"/>
    <w:rsid w:val="004523BB"/>
    <w:rsid w:val="00452592"/>
    <w:rsid w:val="00452AB7"/>
    <w:rsid w:val="00452FD6"/>
    <w:rsid w:val="004533EE"/>
    <w:rsid w:val="004541DF"/>
    <w:rsid w:val="00454465"/>
    <w:rsid w:val="00454642"/>
    <w:rsid w:val="00454990"/>
    <w:rsid w:val="00454A1D"/>
    <w:rsid w:val="00454ABB"/>
    <w:rsid w:val="00454C82"/>
    <w:rsid w:val="00454E95"/>
    <w:rsid w:val="00455165"/>
    <w:rsid w:val="00455D48"/>
    <w:rsid w:val="00455F21"/>
    <w:rsid w:val="0045628F"/>
    <w:rsid w:val="00456EF8"/>
    <w:rsid w:val="00457450"/>
    <w:rsid w:val="00457733"/>
    <w:rsid w:val="0045788E"/>
    <w:rsid w:val="00457BD6"/>
    <w:rsid w:val="00457E78"/>
    <w:rsid w:val="00457EF3"/>
    <w:rsid w:val="00460397"/>
    <w:rsid w:val="004617C9"/>
    <w:rsid w:val="0046197A"/>
    <w:rsid w:val="00461BA1"/>
    <w:rsid w:val="00462674"/>
    <w:rsid w:val="004627CC"/>
    <w:rsid w:val="00462ABE"/>
    <w:rsid w:val="00462CA4"/>
    <w:rsid w:val="00462EE3"/>
    <w:rsid w:val="004631E3"/>
    <w:rsid w:val="00463530"/>
    <w:rsid w:val="00463933"/>
    <w:rsid w:val="00463B01"/>
    <w:rsid w:val="00463BD5"/>
    <w:rsid w:val="00463E8D"/>
    <w:rsid w:val="004643A4"/>
    <w:rsid w:val="00464578"/>
    <w:rsid w:val="00464717"/>
    <w:rsid w:val="004649FC"/>
    <w:rsid w:val="00464B59"/>
    <w:rsid w:val="00465301"/>
    <w:rsid w:val="0046574F"/>
    <w:rsid w:val="00465CA2"/>
    <w:rsid w:val="00466435"/>
    <w:rsid w:val="00466579"/>
    <w:rsid w:val="00467111"/>
    <w:rsid w:val="004673D5"/>
    <w:rsid w:val="0046775E"/>
    <w:rsid w:val="00467F2A"/>
    <w:rsid w:val="0047082C"/>
    <w:rsid w:val="00470D17"/>
    <w:rsid w:val="00471271"/>
    <w:rsid w:val="004717D7"/>
    <w:rsid w:val="00471918"/>
    <w:rsid w:val="00471B6E"/>
    <w:rsid w:val="0047201B"/>
    <w:rsid w:val="004722AD"/>
    <w:rsid w:val="00472421"/>
    <w:rsid w:val="004725F8"/>
    <w:rsid w:val="0047292F"/>
    <w:rsid w:val="00473959"/>
    <w:rsid w:val="00473AA3"/>
    <w:rsid w:val="00473E49"/>
    <w:rsid w:val="004746D8"/>
    <w:rsid w:val="0047488D"/>
    <w:rsid w:val="004748C8"/>
    <w:rsid w:val="00474910"/>
    <w:rsid w:val="00474BC6"/>
    <w:rsid w:val="00474C9D"/>
    <w:rsid w:val="00474F4A"/>
    <w:rsid w:val="00475032"/>
    <w:rsid w:val="00475935"/>
    <w:rsid w:val="004761D2"/>
    <w:rsid w:val="0047680C"/>
    <w:rsid w:val="00476B38"/>
    <w:rsid w:val="00476D8F"/>
    <w:rsid w:val="00476EB2"/>
    <w:rsid w:val="004775FC"/>
    <w:rsid w:val="00477616"/>
    <w:rsid w:val="004778C9"/>
    <w:rsid w:val="0047797F"/>
    <w:rsid w:val="00477CE1"/>
    <w:rsid w:val="00477D97"/>
    <w:rsid w:val="00477E77"/>
    <w:rsid w:val="00477FA1"/>
    <w:rsid w:val="00480999"/>
    <w:rsid w:val="00480DD4"/>
    <w:rsid w:val="00480E9A"/>
    <w:rsid w:val="00480FA2"/>
    <w:rsid w:val="00481624"/>
    <w:rsid w:val="00481C95"/>
    <w:rsid w:val="00482219"/>
    <w:rsid w:val="00482273"/>
    <w:rsid w:val="004826C0"/>
    <w:rsid w:val="00482866"/>
    <w:rsid w:val="00482919"/>
    <w:rsid w:val="00482ADE"/>
    <w:rsid w:val="00482E60"/>
    <w:rsid w:val="00482F19"/>
    <w:rsid w:val="0048333E"/>
    <w:rsid w:val="004833C8"/>
    <w:rsid w:val="00483433"/>
    <w:rsid w:val="004834FC"/>
    <w:rsid w:val="00484119"/>
    <w:rsid w:val="004841A6"/>
    <w:rsid w:val="004845EC"/>
    <w:rsid w:val="00484715"/>
    <w:rsid w:val="00484746"/>
    <w:rsid w:val="00484F8F"/>
    <w:rsid w:val="0048532A"/>
    <w:rsid w:val="004853F5"/>
    <w:rsid w:val="00485482"/>
    <w:rsid w:val="00485896"/>
    <w:rsid w:val="004860CC"/>
    <w:rsid w:val="00486210"/>
    <w:rsid w:val="00486793"/>
    <w:rsid w:val="004869CA"/>
    <w:rsid w:val="00486A08"/>
    <w:rsid w:val="00486B75"/>
    <w:rsid w:val="00487155"/>
    <w:rsid w:val="004873BE"/>
    <w:rsid w:val="0048770D"/>
    <w:rsid w:val="004878A2"/>
    <w:rsid w:val="004879A3"/>
    <w:rsid w:val="004900AB"/>
    <w:rsid w:val="00490277"/>
    <w:rsid w:val="00490C85"/>
    <w:rsid w:val="00491000"/>
    <w:rsid w:val="00491167"/>
    <w:rsid w:val="00491D9A"/>
    <w:rsid w:val="00492316"/>
    <w:rsid w:val="004927CA"/>
    <w:rsid w:val="00492AF1"/>
    <w:rsid w:val="00492CC4"/>
    <w:rsid w:val="00492D6E"/>
    <w:rsid w:val="00492F27"/>
    <w:rsid w:val="0049389D"/>
    <w:rsid w:val="00493F4A"/>
    <w:rsid w:val="00494330"/>
    <w:rsid w:val="004948DC"/>
    <w:rsid w:val="0049500D"/>
    <w:rsid w:val="00495155"/>
    <w:rsid w:val="004951AB"/>
    <w:rsid w:val="00495396"/>
    <w:rsid w:val="0049559E"/>
    <w:rsid w:val="004959CC"/>
    <w:rsid w:val="00495D54"/>
    <w:rsid w:val="004961F2"/>
    <w:rsid w:val="0049630F"/>
    <w:rsid w:val="00496946"/>
    <w:rsid w:val="00496A96"/>
    <w:rsid w:val="00496BFC"/>
    <w:rsid w:val="004973DD"/>
    <w:rsid w:val="004975CD"/>
    <w:rsid w:val="00497CC3"/>
    <w:rsid w:val="004A02C8"/>
    <w:rsid w:val="004A0566"/>
    <w:rsid w:val="004A08AA"/>
    <w:rsid w:val="004A093E"/>
    <w:rsid w:val="004A09E1"/>
    <w:rsid w:val="004A0A56"/>
    <w:rsid w:val="004A0A5B"/>
    <w:rsid w:val="004A0BFD"/>
    <w:rsid w:val="004A0CAB"/>
    <w:rsid w:val="004A0F32"/>
    <w:rsid w:val="004A13A8"/>
    <w:rsid w:val="004A151E"/>
    <w:rsid w:val="004A1FE1"/>
    <w:rsid w:val="004A2967"/>
    <w:rsid w:val="004A29D1"/>
    <w:rsid w:val="004A2A45"/>
    <w:rsid w:val="004A2B81"/>
    <w:rsid w:val="004A3050"/>
    <w:rsid w:val="004A3185"/>
    <w:rsid w:val="004A40BF"/>
    <w:rsid w:val="004A4312"/>
    <w:rsid w:val="004A4FB8"/>
    <w:rsid w:val="004A5751"/>
    <w:rsid w:val="004A60A9"/>
    <w:rsid w:val="004A6101"/>
    <w:rsid w:val="004A61AE"/>
    <w:rsid w:val="004A685A"/>
    <w:rsid w:val="004A6DC5"/>
    <w:rsid w:val="004A6E28"/>
    <w:rsid w:val="004A6EE2"/>
    <w:rsid w:val="004A78E7"/>
    <w:rsid w:val="004A78F0"/>
    <w:rsid w:val="004A7D3D"/>
    <w:rsid w:val="004A7DDB"/>
    <w:rsid w:val="004A7E25"/>
    <w:rsid w:val="004B0384"/>
    <w:rsid w:val="004B03D7"/>
    <w:rsid w:val="004B0A9A"/>
    <w:rsid w:val="004B1614"/>
    <w:rsid w:val="004B1E6F"/>
    <w:rsid w:val="004B1F56"/>
    <w:rsid w:val="004B2359"/>
    <w:rsid w:val="004B2530"/>
    <w:rsid w:val="004B27E7"/>
    <w:rsid w:val="004B2AF9"/>
    <w:rsid w:val="004B2B88"/>
    <w:rsid w:val="004B31D0"/>
    <w:rsid w:val="004B31DD"/>
    <w:rsid w:val="004B3290"/>
    <w:rsid w:val="004B32A8"/>
    <w:rsid w:val="004B3611"/>
    <w:rsid w:val="004B37D6"/>
    <w:rsid w:val="004B3C7A"/>
    <w:rsid w:val="004B3FF0"/>
    <w:rsid w:val="004B4102"/>
    <w:rsid w:val="004B473D"/>
    <w:rsid w:val="004B4D10"/>
    <w:rsid w:val="004B4E18"/>
    <w:rsid w:val="004B4F03"/>
    <w:rsid w:val="004B586A"/>
    <w:rsid w:val="004B59A0"/>
    <w:rsid w:val="004B5A7C"/>
    <w:rsid w:val="004B5B6D"/>
    <w:rsid w:val="004B61E6"/>
    <w:rsid w:val="004B635F"/>
    <w:rsid w:val="004B6849"/>
    <w:rsid w:val="004B684A"/>
    <w:rsid w:val="004B6BD8"/>
    <w:rsid w:val="004B6BDD"/>
    <w:rsid w:val="004B7C52"/>
    <w:rsid w:val="004B7CF0"/>
    <w:rsid w:val="004B7FD2"/>
    <w:rsid w:val="004C036A"/>
    <w:rsid w:val="004C0802"/>
    <w:rsid w:val="004C084D"/>
    <w:rsid w:val="004C2719"/>
    <w:rsid w:val="004C3186"/>
    <w:rsid w:val="004C3652"/>
    <w:rsid w:val="004C3713"/>
    <w:rsid w:val="004C49BD"/>
    <w:rsid w:val="004C4BEE"/>
    <w:rsid w:val="004C4CBA"/>
    <w:rsid w:val="004C4D45"/>
    <w:rsid w:val="004C5070"/>
    <w:rsid w:val="004C5602"/>
    <w:rsid w:val="004C5858"/>
    <w:rsid w:val="004C653D"/>
    <w:rsid w:val="004C6B2C"/>
    <w:rsid w:val="004C6C30"/>
    <w:rsid w:val="004C6D8D"/>
    <w:rsid w:val="004C6D95"/>
    <w:rsid w:val="004C6F20"/>
    <w:rsid w:val="004C6FE1"/>
    <w:rsid w:val="004C6FFB"/>
    <w:rsid w:val="004C79F8"/>
    <w:rsid w:val="004C7C23"/>
    <w:rsid w:val="004D015E"/>
    <w:rsid w:val="004D0186"/>
    <w:rsid w:val="004D0265"/>
    <w:rsid w:val="004D05B4"/>
    <w:rsid w:val="004D15B5"/>
    <w:rsid w:val="004D1949"/>
    <w:rsid w:val="004D1E80"/>
    <w:rsid w:val="004D2281"/>
    <w:rsid w:val="004D2B84"/>
    <w:rsid w:val="004D2B8F"/>
    <w:rsid w:val="004D2D01"/>
    <w:rsid w:val="004D30EB"/>
    <w:rsid w:val="004D3285"/>
    <w:rsid w:val="004D346E"/>
    <w:rsid w:val="004D38BF"/>
    <w:rsid w:val="004D3A0E"/>
    <w:rsid w:val="004D4103"/>
    <w:rsid w:val="004D464C"/>
    <w:rsid w:val="004D5376"/>
    <w:rsid w:val="004D5489"/>
    <w:rsid w:val="004D55C9"/>
    <w:rsid w:val="004D5DB7"/>
    <w:rsid w:val="004D5E25"/>
    <w:rsid w:val="004D646D"/>
    <w:rsid w:val="004D676C"/>
    <w:rsid w:val="004D69D9"/>
    <w:rsid w:val="004D7047"/>
    <w:rsid w:val="004D7762"/>
    <w:rsid w:val="004D7770"/>
    <w:rsid w:val="004D7B06"/>
    <w:rsid w:val="004E007D"/>
    <w:rsid w:val="004E08AE"/>
    <w:rsid w:val="004E08FB"/>
    <w:rsid w:val="004E0C33"/>
    <w:rsid w:val="004E0F7F"/>
    <w:rsid w:val="004E113F"/>
    <w:rsid w:val="004E13D1"/>
    <w:rsid w:val="004E16DA"/>
    <w:rsid w:val="004E1CB3"/>
    <w:rsid w:val="004E1CB8"/>
    <w:rsid w:val="004E22DD"/>
    <w:rsid w:val="004E2B6C"/>
    <w:rsid w:val="004E2F79"/>
    <w:rsid w:val="004E31CA"/>
    <w:rsid w:val="004E31E5"/>
    <w:rsid w:val="004E32F8"/>
    <w:rsid w:val="004E347D"/>
    <w:rsid w:val="004E3611"/>
    <w:rsid w:val="004E38C6"/>
    <w:rsid w:val="004E38CE"/>
    <w:rsid w:val="004E3F19"/>
    <w:rsid w:val="004E3F39"/>
    <w:rsid w:val="004E40D0"/>
    <w:rsid w:val="004E4120"/>
    <w:rsid w:val="004E424F"/>
    <w:rsid w:val="004E42A5"/>
    <w:rsid w:val="004E446D"/>
    <w:rsid w:val="004E4528"/>
    <w:rsid w:val="004E460F"/>
    <w:rsid w:val="004E4911"/>
    <w:rsid w:val="004E4BAD"/>
    <w:rsid w:val="004E5A7F"/>
    <w:rsid w:val="004E5B36"/>
    <w:rsid w:val="004E6435"/>
    <w:rsid w:val="004E64C1"/>
    <w:rsid w:val="004E7418"/>
    <w:rsid w:val="004E76A0"/>
    <w:rsid w:val="004E7B75"/>
    <w:rsid w:val="004F001C"/>
    <w:rsid w:val="004F00BC"/>
    <w:rsid w:val="004F0465"/>
    <w:rsid w:val="004F04FD"/>
    <w:rsid w:val="004F0D7E"/>
    <w:rsid w:val="004F0E03"/>
    <w:rsid w:val="004F1459"/>
    <w:rsid w:val="004F1817"/>
    <w:rsid w:val="004F1933"/>
    <w:rsid w:val="004F1AC4"/>
    <w:rsid w:val="004F1AE1"/>
    <w:rsid w:val="004F1AF7"/>
    <w:rsid w:val="004F1D93"/>
    <w:rsid w:val="004F1EE9"/>
    <w:rsid w:val="004F2076"/>
    <w:rsid w:val="004F226F"/>
    <w:rsid w:val="004F2271"/>
    <w:rsid w:val="004F261C"/>
    <w:rsid w:val="004F277E"/>
    <w:rsid w:val="004F2A6A"/>
    <w:rsid w:val="004F33B1"/>
    <w:rsid w:val="004F3675"/>
    <w:rsid w:val="004F3B25"/>
    <w:rsid w:val="004F4123"/>
    <w:rsid w:val="004F417B"/>
    <w:rsid w:val="004F41E8"/>
    <w:rsid w:val="004F455A"/>
    <w:rsid w:val="004F480D"/>
    <w:rsid w:val="004F4A9B"/>
    <w:rsid w:val="004F54D4"/>
    <w:rsid w:val="004F59B5"/>
    <w:rsid w:val="004F6898"/>
    <w:rsid w:val="004F6C96"/>
    <w:rsid w:val="004F6E7F"/>
    <w:rsid w:val="004F6EEC"/>
    <w:rsid w:val="004F6FAC"/>
    <w:rsid w:val="004F70DA"/>
    <w:rsid w:val="004F70EA"/>
    <w:rsid w:val="004F731C"/>
    <w:rsid w:val="004F74CE"/>
    <w:rsid w:val="004F7548"/>
    <w:rsid w:val="004F7613"/>
    <w:rsid w:val="004F761C"/>
    <w:rsid w:val="004F7FB4"/>
    <w:rsid w:val="0050088B"/>
    <w:rsid w:val="00501B71"/>
    <w:rsid w:val="00501D03"/>
    <w:rsid w:val="00501F77"/>
    <w:rsid w:val="00502280"/>
    <w:rsid w:val="00502682"/>
    <w:rsid w:val="00502F38"/>
    <w:rsid w:val="00503125"/>
    <w:rsid w:val="005032E8"/>
    <w:rsid w:val="0050342C"/>
    <w:rsid w:val="00503B41"/>
    <w:rsid w:val="00503E18"/>
    <w:rsid w:val="00504424"/>
    <w:rsid w:val="0050484C"/>
    <w:rsid w:val="005048A7"/>
    <w:rsid w:val="0050492C"/>
    <w:rsid w:val="00504FCA"/>
    <w:rsid w:val="005051C2"/>
    <w:rsid w:val="00505DC1"/>
    <w:rsid w:val="00505E33"/>
    <w:rsid w:val="00506784"/>
    <w:rsid w:val="00506955"/>
    <w:rsid w:val="005072AB"/>
    <w:rsid w:val="0050747B"/>
    <w:rsid w:val="005077D4"/>
    <w:rsid w:val="00507B73"/>
    <w:rsid w:val="00507BDD"/>
    <w:rsid w:val="0051007D"/>
    <w:rsid w:val="005108C1"/>
    <w:rsid w:val="00510C70"/>
    <w:rsid w:val="00511070"/>
    <w:rsid w:val="00511284"/>
    <w:rsid w:val="005113E0"/>
    <w:rsid w:val="00511DE0"/>
    <w:rsid w:val="00512225"/>
    <w:rsid w:val="00512A42"/>
    <w:rsid w:val="005131AD"/>
    <w:rsid w:val="0051336E"/>
    <w:rsid w:val="005135D5"/>
    <w:rsid w:val="00513630"/>
    <w:rsid w:val="0051398E"/>
    <w:rsid w:val="00513BA5"/>
    <w:rsid w:val="00514096"/>
    <w:rsid w:val="00514710"/>
    <w:rsid w:val="00514789"/>
    <w:rsid w:val="00514C0C"/>
    <w:rsid w:val="00514DAE"/>
    <w:rsid w:val="00515149"/>
    <w:rsid w:val="00515249"/>
    <w:rsid w:val="005160D3"/>
    <w:rsid w:val="00516FAA"/>
    <w:rsid w:val="005174E8"/>
    <w:rsid w:val="0052002C"/>
    <w:rsid w:val="005200F1"/>
    <w:rsid w:val="00520256"/>
    <w:rsid w:val="0052030B"/>
    <w:rsid w:val="0052061E"/>
    <w:rsid w:val="00520650"/>
    <w:rsid w:val="0052143A"/>
    <w:rsid w:val="00522462"/>
    <w:rsid w:val="00522927"/>
    <w:rsid w:val="00522D96"/>
    <w:rsid w:val="00522F52"/>
    <w:rsid w:val="00523040"/>
    <w:rsid w:val="005234D3"/>
    <w:rsid w:val="0052383D"/>
    <w:rsid w:val="005239F7"/>
    <w:rsid w:val="005239FF"/>
    <w:rsid w:val="00523D06"/>
    <w:rsid w:val="00523D29"/>
    <w:rsid w:val="00523D71"/>
    <w:rsid w:val="00523FB3"/>
    <w:rsid w:val="00524A25"/>
    <w:rsid w:val="005250C1"/>
    <w:rsid w:val="00525999"/>
    <w:rsid w:val="00525A01"/>
    <w:rsid w:val="00525D05"/>
    <w:rsid w:val="00526263"/>
    <w:rsid w:val="005267D5"/>
    <w:rsid w:val="005269AD"/>
    <w:rsid w:val="00526D5B"/>
    <w:rsid w:val="00526E4D"/>
    <w:rsid w:val="005274A9"/>
    <w:rsid w:val="005275CB"/>
    <w:rsid w:val="00527757"/>
    <w:rsid w:val="00527F3F"/>
    <w:rsid w:val="00530209"/>
    <w:rsid w:val="005305B7"/>
    <w:rsid w:val="005307B9"/>
    <w:rsid w:val="005314F1"/>
    <w:rsid w:val="005315EF"/>
    <w:rsid w:val="00531735"/>
    <w:rsid w:val="00531E10"/>
    <w:rsid w:val="00532076"/>
    <w:rsid w:val="00532960"/>
    <w:rsid w:val="00532FEE"/>
    <w:rsid w:val="0053345F"/>
    <w:rsid w:val="005337B9"/>
    <w:rsid w:val="0053398C"/>
    <w:rsid w:val="005339EB"/>
    <w:rsid w:val="00533A64"/>
    <w:rsid w:val="0053414B"/>
    <w:rsid w:val="005341A4"/>
    <w:rsid w:val="005349A6"/>
    <w:rsid w:val="00534BD1"/>
    <w:rsid w:val="005356DB"/>
    <w:rsid w:val="00536645"/>
    <w:rsid w:val="005369B5"/>
    <w:rsid w:val="00536D63"/>
    <w:rsid w:val="00537190"/>
    <w:rsid w:val="005371B2"/>
    <w:rsid w:val="005376D5"/>
    <w:rsid w:val="00537F88"/>
    <w:rsid w:val="00540515"/>
    <w:rsid w:val="00540648"/>
    <w:rsid w:val="005408D4"/>
    <w:rsid w:val="00540AFC"/>
    <w:rsid w:val="00541BA2"/>
    <w:rsid w:val="00541D1E"/>
    <w:rsid w:val="0054228E"/>
    <w:rsid w:val="0054242F"/>
    <w:rsid w:val="0054245D"/>
    <w:rsid w:val="00542588"/>
    <w:rsid w:val="0054322A"/>
    <w:rsid w:val="0054324A"/>
    <w:rsid w:val="00543354"/>
    <w:rsid w:val="00543526"/>
    <w:rsid w:val="00543593"/>
    <w:rsid w:val="00543932"/>
    <w:rsid w:val="00543C4F"/>
    <w:rsid w:val="00543CE6"/>
    <w:rsid w:val="00544C8C"/>
    <w:rsid w:val="00544E49"/>
    <w:rsid w:val="00544F1D"/>
    <w:rsid w:val="00545473"/>
    <w:rsid w:val="00545B04"/>
    <w:rsid w:val="00545B76"/>
    <w:rsid w:val="00545CBC"/>
    <w:rsid w:val="00545D62"/>
    <w:rsid w:val="00545F0C"/>
    <w:rsid w:val="00545FF3"/>
    <w:rsid w:val="00546154"/>
    <w:rsid w:val="005466F2"/>
    <w:rsid w:val="00546C7F"/>
    <w:rsid w:val="00547C8E"/>
    <w:rsid w:val="00547CB7"/>
    <w:rsid w:val="005500F8"/>
    <w:rsid w:val="00550779"/>
    <w:rsid w:val="005510F5"/>
    <w:rsid w:val="0055113B"/>
    <w:rsid w:val="00551771"/>
    <w:rsid w:val="00551897"/>
    <w:rsid w:val="00551B9C"/>
    <w:rsid w:val="00551FC5"/>
    <w:rsid w:val="005524B7"/>
    <w:rsid w:val="00552675"/>
    <w:rsid w:val="00552C35"/>
    <w:rsid w:val="005531BE"/>
    <w:rsid w:val="00553686"/>
    <w:rsid w:val="005536B4"/>
    <w:rsid w:val="00553A5A"/>
    <w:rsid w:val="00553F2D"/>
    <w:rsid w:val="005541BC"/>
    <w:rsid w:val="00554753"/>
    <w:rsid w:val="005547EC"/>
    <w:rsid w:val="00554AAB"/>
    <w:rsid w:val="0055512F"/>
    <w:rsid w:val="005557C7"/>
    <w:rsid w:val="00555B7F"/>
    <w:rsid w:val="00555EB8"/>
    <w:rsid w:val="005560CE"/>
    <w:rsid w:val="005560EC"/>
    <w:rsid w:val="0055625A"/>
    <w:rsid w:val="005562CC"/>
    <w:rsid w:val="0055648F"/>
    <w:rsid w:val="005570FC"/>
    <w:rsid w:val="00557134"/>
    <w:rsid w:val="0055793D"/>
    <w:rsid w:val="005579FC"/>
    <w:rsid w:val="00560354"/>
    <w:rsid w:val="005606C2"/>
    <w:rsid w:val="00560C32"/>
    <w:rsid w:val="00560E57"/>
    <w:rsid w:val="00560EE4"/>
    <w:rsid w:val="005610DB"/>
    <w:rsid w:val="0056137B"/>
    <w:rsid w:val="00562509"/>
    <w:rsid w:val="00562FAD"/>
    <w:rsid w:val="0056312A"/>
    <w:rsid w:val="0056330D"/>
    <w:rsid w:val="005637BA"/>
    <w:rsid w:val="00563A61"/>
    <w:rsid w:val="00563F00"/>
    <w:rsid w:val="005641F9"/>
    <w:rsid w:val="00564252"/>
    <w:rsid w:val="00564768"/>
    <w:rsid w:val="005648B3"/>
    <w:rsid w:val="00564B6C"/>
    <w:rsid w:val="00564BA9"/>
    <w:rsid w:val="00565163"/>
    <w:rsid w:val="00565C27"/>
    <w:rsid w:val="00565E7E"/>
    <w:rsid w:val="005662A3"/>
    <w:rsid w:val="0056633C"/>
    <w:rsid w:val="00567909"/>
    <w:rsid w:val="00567926"/>
    <w:rsid w:val="00567C81"/>
    <w:rsid w:val="0057037A"/>
    <w:rsid w:val="005703F4"/>
    <w:rsid w:val="00570E8A"/>
    <w:rsid w:val="00570F59"/>
    <w:rsid w:val="005712E6"/>
    <w:rsid w:val="00571581"/>
    <w:rsid w:val="00571D8F"/>
    <w:rsid w:val="0057223A"/>
    <w:rsid w:val="005722AD"/>
    <w:rsid w:val="00572CF3"/>
    <w:rsid w:val="0057332E"/>
    <w:rsid w:val="00573399"/>
    <w:rsid w:val="00573496"/>
    <w:rsid w:val="005739F3"/>
    <w:rsid w:val="00574445"/>
    <w:rsid w:val="005748AC"/>
    <w:rsid w:val="00574D57"/>
    <w:rsid w:val="00574F20"/>
    <w:rsid w:val="00575092"/>
    <w:rsid w:val="0057554F"/>
    <w:rsid w:val="005755D6"/>
    <w:rsid w:val="00576341"/>
    <w:rsid w:val="00576503"/>
    <w:rsid w:val="00576504"/>
    <w:rsid w:val="0057674B"/>
    <w:rsid w:val="00576C7A"/>
    <w:rsid w:val="00576E98"/>
    <w:rsid w:val="0057778F"/>
    <w:rsid w:val="00577E31"/>
    <w:rsid w:val="00577ED3"/>
    <w:rsid w:val="005802D5"/>
    <w:rsid w:val="00580420"/>
    <w:rsid w:val="005804A2"/>
    <w:rsid w:val="00580D2B"/>
    <w:rsid w:val="00581092"/>
    <w:rsid w:val="00581795"/>
    <w:rsid w:val="005819E6"/>
    <w:rsid w:val="00581BFD"/>
    <w:rsid w:val="00581CA6"/>
    <w:rsid w:val="00582550"/>
    <w:rsid w:val="005828BD"/>
    <w:rsid w:val="00582FDC"/>
    <w:rsid w:val="005835DA"/>
    <w:rsid w:val="005838F7"/>
    <w:rsid w:val="005844E1"/>
    <w:rsid w:val="00584784"/>
    <w:rsid w:val="005851C4"/>
    <w:rsid w:val="005853AB"/>
    <w:rsid w:val="00585E49"/>
    <w:rsid w:val="00585FCF"/>
    <w:rsid w:val="005862A3"/>
    <w:rsid w:val="005863EF"/>
    <w:rsid w:val="005868AD"/>
    <w:rsid w:val="00586B29"/>
    <w:rsid w:val="00586F75"/>
    <w:rsid w:val="005875EF"/>
    <w:rsid w:val="0059057E"/>
    <w:rsid w:val="00591075"/>
    <w:rsid w:val="0059120E"/>
    <w:rsid w:val="0059136F"/>
    <w:rsid w:val="0059196B"/>
    <w:rsid w:val="00591D74"/>
    <w:rsid w:val="00592521"/>
    <w:rsid w:val="00592D34"/>
    <w:rsid w:val="00593AC8"/>
    <w:rsid w:val="00593CA2"/>
    <w:rsid w:val="00593CCA"/>
    <w:rsid w:val="00594025"/>
    <w:rsid w:val="0059490D"/>
    <w:rsid w:val="005949BA"/>
    <w:rsid w:val="00594A61"/>
    <w:rsid w:val="00594C30"/>
    <w:rsid w:val="00594E48"/>
    <w:rsid w:val="00595167"/>
    <w:rsid w:val="0059549C"/>
    <w:rsid w:val="00595748"/>
    <w:rsid w:val="00595813"/>
    <w:rsid w:val="00595ABA"/>
    <w:rsid w:val="005965B5"/>
    <w:rsid w:val="00596F22"/>
    <w:rsid w:val="00596FF6"/>
    <w:rsid w:val="00597214"/>
    <w:rsid w:val="005977A8"/>
    <w:rsid w:val="00597922"/>
    <w:rsid w:val="005A0C52"/>
    <w:rsid w:val="005A11AC"/>
    <w:rsid w:val="005A1738"/>
    <w:rsid w:val="005A1755"/>
    <w:rsid w:val="005A1B75"/>
    <w:rsid w:val="005A1F99"/>
    <w:rsid w:val="005A2B9D"/>
    <w:rsid w:val="005A2C03"/>
    <w:rsid w:val="005A2E5A"/>
    <w:rsid w:val="005A3498"/>
    <w:rsid w:val="005A39BD"/>
    <w:rsid w:val="005A3C1A"/>
    <w:rsid w:val="005A3F2E"/>
    <w:rsid w:val="005A45C6"/>
    <w:rsid w:val="005A4779"/>
    <w:rsid w:val="005A47FF"/>
    <w:rsid w:val="005A4E92"/>
    <w:rsid w:val="005A5064"/>
    <w:rsid w:val="005A506C"/>
    <w:rsid w:val="005A572F"/>
    <w:rsid w:val="005A63FB"/>
    <w:rsid w:val="005A66EF"/>
    <w:rsid w:val="005A67DD"/>
    <w:rsid w:val="005A7A9F"/>
    <w:rsid w:val="005A7B7D"/>
    <w:rsid w:val="005A7C14"/>
    <w:rsid w:val="005A7ECA"/>
    <w:rsid w:val="005B0877"/>
    <w:rsid w:val="005B0FA7"/>
    <w:rsid w:val="005B1008"/>
    <w:rsid w:val="005B113D"/>
    <w:rsid w:val="005B11DE"/>
    <w:rsid w:val="005B1401"/>
    <w:rsid w:val="005B1723"/>
    <w:rsid w:val="005B2741"/>
    <w:rsid w:val="005B2866"/>
    <w:rsid w:val="005B2946"/>
    <w:rsid w:val="005B334B"/>
    <w:rsid w:val="005B3396"/>
    <w:rsid w:val="005B3746"/>
    <w:rsid w:val="005B3774"/>
    <w:rsid w:val="005B3AE0"/>
    <w:rsid w:val="005B3F6D"/>
    <w:rsid w:val="005B44C4"/>
    <w:rsid w:val="005B4A5E"/>
    <w:rsid w:val="005B4BE0"/>
    <w:rsid w:val="005B4F56"/>
    <w:rsid w:val="005B514F"/>
    <w:rsid w:val="005B5164"/>
    <w:rsid w:val="005B57D0"/>
    <w:rsid w:val="005B599B"/>
    <w:rsid w:val="005B5A76"/>
    <w:rsid w:val="005B5BC2"/>
    <w:rsid w:val="005B656D"/>
    <w:rsid w:val="005B65B8"/>
    <w:rsid w:val="005B65FA"/>
    <w:rsid w:val="005B67C8"/>
    <w:rsid w:val="005B704B"/>
    <w:rsid w:val="005B707A"/>
    <w:rsid w:val="005B7306"/>
    <w:rsid w:val="005B7F3A"/>
    <w:rsid w:val="005C01E6"/>
    <w:rsid w:val="005C0C83"/>
    <w:rsid w:val="005C0DD5"/>
    <w:rsid w:val="005C0F38"/>
    <w:rsid w:val="005C1626"/>
    <w:rsid w:val="005C169E"/>
    <w:rsid w:val="005C16DD"/>
    <w:rsid w:val="005C1CB2"/>
    <w:rsid w:val="005C1F25"/>
    <w:rsid w:val="005C2080"/>
    <w:rsid w:val="005C2B2A"/>
    <w:rsid w:val="005C347E"/>
    <w:rsid w:val="005C375F"/>
    <w:rsid w:val="005C4AF3"/>
    <w:rsid w:val="005C4BF3"/>
    <w:rsid w:val="005C5134"/>
    <w:rsid w:val="005C55AF"/>
    <w:rsid w:val="005C5633"/>
    <w:rsid w:val="005C6271"/>
    <w:rsid w:val="005C69A7"/>
    <w:rsid w:val="005C6DFC"/>
    <w:rsid w:val="005C70B3"/>
    <w:rsid w:val="005C716F"/>
    <w:rsid w:val="005C73C2"/>
    <w:rsid w:val="005C787F"/>
    <w:rsid w:val="005C7ACE"/>
    <w:rsid w:val="005C7B55"/>
    <w:rsid w:val="005D04CC"/>
    <w:rsid w:val="005D072C"/>
    <w:rsid w:val="005D0F4E"/>
    <w:rsid w:val="005D1037"/>
    <w:rsid w:val="005D1422"/>
    <w:rsid w:val="005D186E"/>
    <w:rsid w:val="005D1AD5"/>
    <w:rsid w:val="005D213B"/>
    <w:rsid w:val="005D25C8"/>
    <w:rsid w:val="005D28CA"/>
    <w:rsid w:val="005D30BA"/>
    <w:rsid w:val="005D318D"/>
    <w:rsid w:val="005D34B1"/>
    <w:rsid w:val="005D3ACC"/>
    <w:rsid w:val="005D3B87"/>
    <w:rsid w:val="005D4C41"/>
    <w:rsid w:val="005D4D02"/>
    <w:rsid w:val="005D4F2F"/>
    <w:rsid w:val="005D5043"/>
    <w:rsid w:val="005D54C3"/>
    <w:rsid w:val="005D5747"/>
    <w:rsid w:val="005D5CF2"/>
    <w:rsid w:val="005D61E2"/>
    <w:rsid w:val="005D6F5F"/>
    <w:rsid w:val="005D7409"/>
    <w:rsid w:val="005D76A2"/>
    <w:rsid w:val="005D79D8"/>
    <w:rsid w:val="005D7D77"/>
    <w:rsid w:val="005E0142"/>
    <w:rsid w:val="005E018E"/>
    <w:rsid w:val="005E02F1"/>
    <w:rsid w:val="005E0968"/>
    <w:rsid w:val="005E0A36"/>
    <w:rsid w:val="005E0B17"/>
    <w:rsid w:val="005E1508"/>
    <w:rsid w:val="005E1D60"/>
    <w:rsid w:val="005E1EB4"/>
    <w:rsid w:val="005E276F"/>
    <w:rsid w:val="005E292E"/>
    <w:rsid w:val="005E2DD9"/>
    <w:rsid w:val="005E3159"/>
    <w:rsid w:val="005E3474"/>
    <w:rsid w:val="005E34FE"/>
    <w:rsid w:val="005E3DF9"/>
    <w:rsid w:val="005E3EFC"/>
    <w:rsid w:val="005E42AC"/>
    <w:rsid w:val="005E4ED1"/>
    <w:rsid w:val="005E56B6"/>
    <w:rsid w:val="005E5C2E"/>
    <w:rsid w:val="005E5D5C"/>
    <w:rsid w:val="005E632C"/>
    <w:rsid w:val="005E6364"/>
    <w:rsid w:val="005E6FE8"/>
    <w:rsid w:val="005E7136"/>
    <w:rsid w:val="005F0216"/>
    <w:rsid w:val="005F0709"/>
    <w:rsid w:val="005F0A73"/>
    <w:rsid w:val="005F0F70"/>
    <w:rsid w:val="005F10E1"/>
    <w:rsid w:val="005F134E"/>
    <w:rsid w:val="005F1B0F"/>
    <w:rsid w:val="005F1E11"/>
    <w:rsid w:val="005F1E1F"/>
    <w:rsid w:val="005F228D"/>
    <w:rsid w:val="005F2589"/>
    <w:rsid w:val="005F2A77"/>
    <w:rsid w:val="005F2E73"/>
    <w:rsid w:val="005F2F46"/>
    <w:rsid w:val="005F3A72"/>
    <w:rsid w:val="005F41AD"/>
    <w:rsid w:val="005F4DF6"/>
    <w:rsid w:val="005F5234"/>
    <w:rsid w:val="005F5AB5"/>
    <w:rsid w:val="005F5B6F"/>
    <w:rsid w:val="005F7443"/>
    <w:rsid w:val="005F7539"/>
    <w:rsid w:val="005F754C"/>
    <w:rsid w:val="005F799A"/>
    <w:rsid w:val="005F7D35"/>
    <w:rsid w:val="005F7DA6"/>
    <w:rsid w:val="006003F7"/>
    <w:rsid w:val="0060074A"/>
    <w:rsid w:val="006008D8"/>
    <w:rsid w:val="00600D1D"/>
    <w:rsid w:val="00600D7D"/>
    <w:rsid w:val="006014A7"/>
    <w:rsid w:val="00601563"/>
    <w:rsid w:val="00602033"/>
    <w:rsid w:val="006023CA"/>
    <w:rsid w:val="00602558"/>
    <w:rsid w:val="00602682"/>
    <w:rsid w:val="0060269D"/>
    <w:rsid w:val="00602AD6"/>
    <w:rsid w:val="00602FD0"/>
    <w:rsid w:val="006037DB"/>
    <w:rsid w:val="006038F6"/>
    <w:rsid w:val="00603FA5"/>
    <w:rsid w:val="00604475"/>
    <w:rsid w:val="0060495B"/>
    <w:rsid w:val="00604A8F"/>
    <w:rsid w:val="00604BE3"/>
    <w:rsid w:val="00604E48"/>
    <w:rsid w:val="0060511A"/>
    <w:rsid w:val="00605430"/>
    <w:rsid w:val="006059D3"/>
    <w:rsid w:val="00605EC8"/>
    <w:rsid w:val="00606081"/>
    <w:rsid w:val="006060EB"/>
    <w:rsid w:val="0060651F"/>
    <w:rsid w:val="00606905"/>
    <w:rsid w:val="00606A9B"/>
    <w:rsid w:val="00607149"/>
    <w:rsid w:val="006072B5"/>
    <w:rsid w:val="00607672"/>
    <w:rsid w:val="0060767F"/>
    <w:rsid w:val="0060796A"/>
    <w:rsid w:val="00607CE3"/>
    <w:rsid w:val="00607DF3"/>
    <w:rsid w:val="00610384"/>
    <w:rsid w:val="00610895"/>
    <w:rsid w:val="00610A03"/>
    <w:rsid w:val="00610A2A"/>
    <w:rsid w:val="00610F84"/>
    <w:rsid w:val="0061118F"/>
    <w:rsid w:val="0061146D"/>
    <w:rsid w:val="0061161E"/>
    <w:rsid w:val="006117E1"/>
    <w:rsid w:val="00611B2B"/>
    <w:rsid w:val="00611D40"/>
    <w:rsid w:val="00612AD5"/>
    <w:rsid w:val="00613477"/>
    <w:rsid w:val="00613708"/>
    <w:rsid w:val="00613C75"/>
    <w:rsid w:val="00613FC9"/>
    <w:rsid w:val="00614372"/>
    <w:rsid w:val="00614759"/>
    <w:rsid w:val="0061498F"/>
    <w:rsid w:val="00614A76"/>
    <w:rsid w:val="006156D6"/>
    <w:rsid w:val="00615B90"/>
    <w:rsid w:val="00615EFE"/>
    <w:rsid w:val="0061636F"/>
    <w:rsid w:val="006165C9"/>
    <w:rsid w:val="0061673D"/>
    <w:rsid w:val="006168BF"/>
    <w:rsid w:val="00616D61"/>
    <w:rsid w:val="00616D77"/>
    <w:rsid w:val="00616DD5"/>
    <w:rsid w:val="00616F00"/>
    <w:rsid w:val="00616F67"/>
    <w:rsid w:val="0061788B"/>
    <w:rsid w:val="00617D36"/>
    <w:rsid w:val="006209FF"/>
    <w:rsid w:val="0062126B"/>
    <w:rsid w:val="0062166C"/>
    <w:rsid w:val="00621672"/>
    <w:rsid w:val="00621B48"/>
    <w:rsid w:val="00623D15"/>
    <w:rsid w:val="0062402F"/>
    <w:rsid w:val="0062551C"/>
    <w:rsid w:val="0062572C"/>
    <w:rsid w:val="00625FC0"/>
    <w:rsid w:val="006265F1"/>
    <w:rsid w:val="00626880"/>
    <w:rsid w:val="00626BC8"/>
    <w:rsid w:val="006273C6"/>
    <w:rsid w:val="00627424"/>
    <w:rsid w:val="006274BD"/>
    <w:rsid w:val="0062798C"/>
    <w:rsid w:val="006279A9"/>
    <w:rsid w:val="00627AE1"/>
    <w:rsid w:val="00627E6F"/>
    <w:rsid w:val="00627E7C"/>
    <w:rsid w:val="0063082F"/>
    <w:rsid w:val="006310EC"/>
    <w:rsid w:val="0063140A"/>
    <w:rsid w:val="00631685"/>
    <w:rsid w:val="00631CF2"/>
    <w:rsid w:val="00631EE8"/>
    <w:rsid w:val="006329E9"/>
    <w:rsid w:val="00632C43"/>
    <w:rsid w:val="00633079"/>
    <w:rsid w:val="006332D5"/>
    <w:rsid w:val="00633355"/>
    <w:rsid w:val="0063382C"/>
    <w:rsid w:val="006342D8"/>
    <w:rsid w:val="006345A0"/>
    <w:rsid w:val="006346B0"/>
    <w:rsid w:val="006346C5"/>
    <w:rsid w:val="0063599E"/>
    <w:rsid w:val="00635DB5"/>
    <w:rsid w:val="00636053"/>
    <w:rsid w:val="00636BB1"/>
    <w:rsid w:val="00636D01"/>
    <w:rsid w:val="0063703A"/>
    <w:rsid w:val="006370AE"/>
    <w:rsid w:val="0063782C"/>
    <w:rsid w:val="006378FF"/>
    <w:rsid w:val="00637A41"/>
    <w:rsid w:val="00637D7F"/>
    <w:rsid w:val="00640C5D"/>
    <w:rsid w:val="006412E7"/>
    <w:rsid w:val="006419D2"/>
    <w:rsid w:val="006421EB"/>
    <w:rsid w:val="006423A8"/>
    <w:rsid w:val="00642537"/>
    <w:rsid w:val="0064260A"/>
    <w:rsid w:val="00642980"/>
    <w:rsid w:val="00642A8C"/>
    <w:rsid w:val="00642CB8"/>
    <w:rsid w:val="00643888"/>
    <w:rsid w:val="00644458"/>
    <w:rsid w:val="006449C3"/>
    <w:rsid w:val="00644BFA"/>
    <w:rsid w:val="00644D13"/>
    <w:rsid w:val="00644D93"/>
    <w:rsid w:val="006451C2"/>
    <w:rsid w:val="00645976"/>
    <w:rsid w:val="00645D4B"/>
    <w:rsid w:val="0064735D"/>
    <w:rsid w:val="00650533"/>
    <w:rsid w:val="006506B1"/>
    <w:rsid w:val="00650714"/>
    <w:rsid w:val="00650D43"/>
    <w:rsid w:val="00650FBD"/>
    <w:rsid w:val="0065124F"/>
    <w:rsid w:val="00651D56"/>
    <w:rsid w:val="00652572"/>
    <w:rsid w:val="00652A15"/>
    <w:rsid w:val="00652B7B"/>
    <w:rsid w:val="00653051"/>
    <w:rsid w:val="00653DFD"/>
    <w:rsid w:val="00654B28"/>
    <w:rsid w:val="00654BAD"/>
    <w:rsid w:val="00654C7A"/>
    <w:rsid w:val="00654E44"/>
    <w:rsid w:val="00655695"/>
    <w:rsid w:val="006557AA"/>
    <w:rsid w:val="0065589D"/>
    <w:rsid w:val="00655CFD"/>
    <w:rsid w:val="00655EE3"/>
    <w:rsid w:val="006566AE"/>
    <w:rsid w:val="00656E0B"/>
    <w:rsid w:val="00656E93"/>
    <w:rsid w:val="00657498"/>
    <w:rsid w:val="00657A1C"/>
    <w:rsid w:val="00657F48"/>
    <w:rsid w:val="006603F4"/>
    <w:rsid w:val="00660D71"/>
    <w:rsid w:val="006612F0"/>
    <w:rsid w:val="00661456"/>
    <w:rsid w:val="00661681"/>
    <w:rsid w:val="00661DAD"/>
    <w:rsid w:val="00661F71"/>
    <w:rsid w:val="0066244F"/>
    <w:rsid w:val="00662E61"/>
    <w:rsid w:val="00663253"/>
    <w:rsid w:val="00663516"/>
    <w:rsid w:val="0066356A"/>
    <w:rsid w:val="0066374C"/>
    <w:rsid w:val="00664645"/>
    <w:rsid w:val="00664A39"/>
    <w:rsid w:val="00664A61"/>
    <w:rsid w:val="00665253"/>
    <w:rsid w:val="006657FC"/>
    <w:rsid w:val="006658D5"/>
    <w:rsid w:val="006659A8"/>
    <w:rsid w:val="00665C81"/>
    <w:rsid w:val="00665E1F"/>
    <w:rsid w:val="00665F41"/>
    <w:rsid w:val="006663ED"/>
    <w:rsid w:val="00666500"/>
    <w:rsid w:val="00666A1F"/>
    <w:rsid w:val="00666A90"/>
    <w:rsid w:val="00666CF2"/>
    <w:rsid w:val="00666F1A"/>
    <w:rsid w:val="00667327"/>
    <w:rsid w:val="00670099"/>
    <w:rsid w:val="00670313"/>
    <w:rsid w:val="00670A90"/>
    <w:rsid w:val="00670E7E"/>
    <w:rsid w:val="00670ECB"/>
    <w:rsid w:val="00670F43"/>
    <w:rsid w:val="00671089"/>
    <w:rsid w:val="0067112E"/>
    <w:rsid w:val="00671353"/>
    <w:rsid w:val="006714AD"/>
    <w:rsid w:val="0067191D"/>
    <w:rsid w:val="00671A7C"/>
    <w:rsid w:val="006724DF"/>
    <w:rsid w:val="0067291B"/>
    <w:rsid w:val="006729CE"/>
    <w:rsid w:val="00672D32"/>
    <w:rsid w:val="00672D63"/>
    <w:rsid w:val="006730DD"/>
    <w:rsid w:val="00673163"/>
    <w:rsid w:val="00673348"/>
    <w:rsid w:val="00673554"/>
    <w:rsid w:val="0067390C"/>
    <w:rsid w:val="00673980"/>
    <w:rsid w:val="00674124"/>
    <w:rsid w:val="00674686"/>
    <w:rsid w:val="00674A8B"/>
    <w:rsid w:val="00675851"/>
    <w:rsid w:val="006758DC"/>
    <w:rsid w:val="00675992"/>
    <w:rsid w:val="006768DB"/>
    <w:rsid w:val="00676A09"/>
    <w:rsid w:val="00676F6B"/>
    <w:rsid w:val="0067708C"/>
    <w:rsid w:val="006771B9"/>
    <w:rsid w:val="00677683"/>
    <w:rsid w:val="00677778"/>
    <w:rsid w:val="00677B31"/>
    <w:rsid w:val="00677FFA"/>
    <w:rsid w:val="00680122"/>
    <w:rsid w:val="00680364"/>
    <w:rsid w:val="00680650"/>
    <w:rsid w:val="00680ED3"/>
    <w:rsid w:val="006813D2"/>
    <w:rsid w:val="00681470"/>
    <w:rsid w:val="006814A4"/>
    <w:rsid w:val="00681F7D"/>
    <w:rsid w:val="00682224"/>
    <w:rsid w:val="00682BAC"/>
    <w:rsid w:val="00682FCE"/>
    <w:rsid w:val="00682FD9"/>
    <w:rsid w:val="0068348D"/>
    <w:rsid w:val="00683A28"/>
    <w:rsid w:val="00683F99"/>
    <w:rsid w:val="006840E9"/>
    <w:rsid w:val="006844CA"/>
    <w:rsid w:val="006847CA"/>
    <w:rsid w:val="00684C0A"/>
    <w:rsid w:val="006851EE"/>
    <w:rsid w:val="00685233"/>
    <w:rsid w:val="006852DD"/>
    <w:rsid w:val="00685613"/>
    <w:rsid w:val="00685871"/>
    <w:rsid w:val="006858E4"/>
    <w:rsid w:val="00685C40"/>
    <w:rsid w:val="00685F65"/>
    <w:rsid w:val="0068638F"/>
    <w:rsid w:val="006867BB"/>
    <w:rsid w:val="00686AC3"/>
    <w:rsid w:val="006871A2"/>
    <w:rsid w:val="00687CD8"/>
    <w:rsid w:val="0069020C"/>
    <w:rsid w:val="00690647"/>
    <w:rsid w:val="00690BF4"/>
    <w:rsid w:val="00690F38"/>
    <w:rsid w:val="006914E1"/>
    <w:rsid w:val="006919DF"/>
    <w:rsid w:val="006925AB"/>
    <w:rsid w:val="006926CC"/>
    <w:rsid w:val="00692CFE"/>
    <w:rsid w:val="006931A0"/>
    <w:rsid w:val="0069393A"/>
    <w:rsid w:val="00693CC9"/>
    <w:rsid w:val="00693D72"/>
    <w:rsid w:val="006943BF"/>
    <w:rsid w:val="00694405"/>
    <w:rsid w:val="00694548"/>
    <w:rsid w:val="00694731"/>
    <w:rsid w:val="006947A9"/>
    <w:rsid w:val="00694850"/>
    <w:rsid w:val="006948C0"/>
    <w:rsid w:val="00694902"/>
    <w:rsid w:val="00694FC0"/>
    <w:rsid w:val="00695350"/>
    <w:rsid w:val="0069621D"/>
    <w:rsid w:val="006962FD"/>
    <w:rsid w:val="00696672"/>
    <w:rsid w:val="00696896"/>
    <w:rsid w:val="00696B7B"/>
    <w:rsid w:val="00696C60"/>
    <w:rsid w:val="00696CD8"/>
    <w:rsid w:val="0069713D"/>
    <w:rsid w:val="00697418"/>
    <w:rsid w:val="006977A8"/>
    <w:rsid w:val="006A0079"/>
    <w:rsid w:val="006A00A4"/>
    <w:rsid w:val="006A00AF"/>
    <w:rsid w:val="006A0E60"/>
    <w:rsid w:val="006A0ECE"/>
    <w:rsid w:val="006A1311"/>
    <w:rsid w:val="006A1D8D"/>
    <w:rsid w:val="006A2074"/>
    <w:rsid w:val="006A23BC"/>
    <w:rsid w:val="006A2E2B"/>
    <w:rsid w:val="006A2EEC"/>
    <w:rsid w:val="006A3285"/>
    <w:rsid w:val="006A35F8"/>
    <w:rsid w:val="006A3881"/>
    <w:rsid w:val="006A4882"/>
    <w:rsid w:val="006A49CE"/>
    <w:rsid w:val="006A4D1A"/>
    <w:rsid w:val="006A5026"/>
    <w:rsid w:val="006A5E91"/>
    <w:rsid w:val="006A5F2A"/>
    <w:rsid w:val="006A5F57"/>
    <w:rsid w:val="006A65C2"/>
    <w:rsid w:val="006A67DF"/>
    <w:rsid w:val="006A68C6"/>
    <w:rsid w:val="006A742B"/>
    <w:rsid w:val="006A768C"/>
    <w:rsid w:val="006A76AB"/>
    <w:rsid w:val="006B0365"/>
    <w:rsid w:val="006B08FA"/>
    <w:rsid w:val="006B12A0"/>
    <w:rsid w:val="006B153D"/>
    <w:rsid w:val="006B1C28"/>
    <w:rsid w:val="006B1D05"/>
    <w:rsid w:val="006B2186"/>
    <w:rsid w:val="006B23E8"/>
    <w:rsid w:val="006B26C0"/>
    <w:rsid w:val="006B3834"/>
    <w:rsid w:val="006B38D3"/>
    <w:rsid w:val="006B3ACE"/>
    <w:rsid w:val="006B3CD0"/>
    <w:rsid w:val="006B42B8"/>
    <w:rsid w:val="006B43C3"/>
    <w:rsid w:val="006B480C"/>
    <w:rsid w:val="006B482A"/>
    <w:rsid w:val="006B4D8E"/>
    <w:rsid w:val="006B52BD"/>
    <w:rsid w:val="006B5571"/>
    <w:rsid w:val="006B57CE"/>
    <w:rsid w:val="006B59DC"/>
    <w:rsid w:val="006B5E09"/>
    <w:rsid w:val="006B6414"/>
    <w:rsid w:val="006B6535"/>
    <w:rsid w:val="006B65D8"/>
    <w:rsid w:val="006B70F2"/>
    <w:rsid w:val="006B71B5"/>
    <w:rsid w:val="006B754B"/>
    <w:rsid w:val="006B76C1"/>
    <w:rsid w:val="006B77B0"/>
    <w:rsid w:val="006B794C"/>
    <w:rsid w:val="006B7A40"/>
    <w:rsid w:val="006B7E9F"/>
    <w:rsid w:val="006B7F88"/>
    <w:rsid w:val="006B7FF4"/>
    <w:rsid w:val="006C0130"/>
    <w:rsid w:val="006C0891"/>
    <w:rsid w:val="006C0D78"/>
    <w:rsid w:val="006C0FA0"/>
    <w:rsid w:val="006C108B"/>
    <w:rsid w:val="006C141A"/>
    <w:rsid w:val="006C1970"/>
    <w:rsid w:val="006C2090"/>
    <w:rsid w:val="006C23C5"/>
    <w:rsid w:val="006C248F"/>
    <w:rsid w:val="006C2639"/>
    <w:rsid w:val="006C351F"/>
    <w:rsid w:val="006C368E"/>
    <w:rsid w:val="006C374A"/>
    <w:rsid w:val="006C3B8E"/>
    <w:rsid w:val="006C44D3"/>
    <w:rsid w:val="006C4D9A"/>
    <w:rsid w:val="006C51E6"/>
    <w:rsid w:val="006C5394"/>
    <w:rsid w:val="006C56AF"/>
    <w:rsid w:val="006C5996"/>
    <w:rsid w:val="006C5C92"/>
    <w:rsid w:val="006C5D97"/>
    <w:rsid w:val="006C6469"/>
    <w:rsid w:val="006C65CB"/>
    <w:rsid w:val="006C67D1"/>
    <w:rsid w:val="006C6828"/>
    <w:rsid w:val="006C6ACA"/>
    <w:rsid w:val="006C777D"/>
    <w:rsid w:val="006C7A3A"/>
    <w:rsid w:val="006D025A"/>
    <w:rsid w:val="006D08BE"/>
    <w:rsid w:val="006D13E6"/>
    <w:rsid w:val="006D14DA"/>
    <w:rsid w:val="006D1F07"/>
    <w:rsid w:val="006D2190"/>
    <w:rsid w:val="006D29A3"/>
    <w:rsid w:val="006D29E7"/>
    <w:rsid w:val="006D2B69"/>
    <w:rsid w:val="006D2E47"/>
    <w:rsid w:val="006D3111"/>
    <w:rsid w:val="006D33CC"/>
    <w:rsid w:val="006D3B2F"/>
    <w:rsid w:val="006D3D4B"/>
    <w:rsid w:val="006D4A3F"/>
    <w:rsid w:val="006D4B0E"/>
    <w:rsid w:val="006D4D63"/>
    <w:rsid w:val="006D5004"/>
    <w:rsid w:val="006D5144"/>
    <w:rsid w:val="006D5D2A"/>
    <w:rsid w:val="006D6F95"/>
    <w:rsid w:val="006D713C"/>
    <w:rsid w:val="006D7B28"/>
    <w:rsid w:val="006E0A15"/>
    <w:rsid w:val="006E0B68"/>
    <w:rsid w:val="006E0F59"/>
    <w:rsid w:val="006E167A"/>
    <w:rsid w:val="006E170D"/>
    <w:rsid w:val="006E1A31"/>
    <w:rsid w:val="006E1D11"/>
    <w:rsid w:val="006E1DA8"/>
    <w:rsid w:val="006E2124"/>
    <w:rsid w:val="006E21F6"/>
    <w:rsid w:val="006E2365"/>
    <w:rsid w:val="006E2432"/>
    <w:rsid w:val="006E2457"/>
    <w:rsid w:val="006E2E8B"/>
    <w:rsid w:val="006E3394"/>
    <w:rsid w:val="006E3551"/>
    <w:rsid w:val="006E369C"/>
    <w:rsid w:val="006E3772"/>
    <w:rsid w:val="006E37D7"/>
    <w:rsid w:val="006E3935"/>
    <w:rsid w:val="006E39DF"/>
    <w:rsid w:val="006E3D6D"/>
    <w:rsid w:val="006E3DF7"/>
    <w:rsid w:val="006E3E0B"/>
    <w:rsid w:val="006E437D"/>
    <w:rsid w:val="006E46F8"/>
    <w:rsid w:val="006E49DD"/>
    <w:rsid w:val="006E522A"/>
    <w:rsid w:val="006E5770"/>
    <w:rsid w:val="006E5D3D"/>
    <w:rsid w:val="006E61F3"/>
    <w:rsid w:val="006E6835"/>
    <w:rsid w:val="006E748C"/>
    <w:rsid w:val="006E7625"/>
    <w:rsid w:val="006E7EC5"/>
    <w:rsid w:val="006E7F3B"/>
    <w:rsid w:val="006F008F"/>
    <w:rsid w:val="006F0615"/>
    <w:rsid w:val="006F0E64"/>
    <w:rsid w:val="006F0FB8"/>
    <w:rsid w:val="006F12E8"/>
    <w:rsid w:val="006F1B46"/>
    <w:rsid w:val="006F1E77"/>
    <w:rsid w:val="006F1E7B"/>
    <w:rsid w:val="006F1EF3"/>
    <w:rsid w:val="006F2B1A"/>
    <w:rsid w:val="006F2C22"/>
    <w:rsid w:val="006F2D6C"/>
    <w:rsid w:val="006F2E9A"/>
    <w:rsid w:val="006F2EF0"/>
    <w:rsid w:val="006F3A24"/>
    <w:rsid w:val="006F4179"/>
    <w:rsid w:val="006F48A5"/>
    <w:rsid w:val="006F4ABC"/>
    <w:rsid w:val="006F54AF"/>
    <w:rsid w:val="006F59BC"/>
    <w:rsid w:val="006F6040"/>
    <w:rsid w:val="006F609E"/>
    <w:rsid w:val="006F6837"/>
    <w:rsid w:val="006F689F"/>
    <w:rsid w:val="006F6933"/>
    <w:rsid w:val="006F6C57"/>
    <w:rsid w:val="006F7838"/>
    <w:rsid w:val="006F7BE0"/>
    <w:rsid w:val="006F7C99"/>
    <w:rsid w:val="006F7F27"/>
    <w:rsid w:val="00700125"/>
    <w:rsid w:val="007008F2"/>
    <w:rsid w:val="00700D93"/>
    <w:rsid w:val="00701653"/>
    <w:rsid w:val="00701DFE"/>
    <w:rsid w:val="007026D1"/>
    <w:rsid w:val="00702EBB"/>
    <w:rsid w:val="007031BC"/>
    <w:rsid w:val="007036F2"/>
    <w:rsid w:val="00703855"/>
    <w:rsid w:val="00704143"/>
    <w:rsid w:val="007043B2"/>
    <w:rsid w:val="00704579"/>
    <w:rsid w:val="00704895"/>
    <w:rsid w:val="00704DAF"/>
    <w:rsid w:val="007054A2"/>
    <w:rsid w:val="007054BA"/>
    <w:rsid w:val="00705D87"/>
    <w:rsid w:val="0070679C"/>
    <w:rsid w:val="00706E2C"/>
    <w:rsid w:val="00706FAD"/>
    <w:rsid w:val="007074A9"/>
    <w:rsid w:val="00707DDF"/>
    <w:rsid w:val="007102CD"/>
    <w:rsid w:val="007109B0"/>
    <w:rsid w:val="00710FF2"/>
    <w:rsid w:val="007119BC"/>
    <w:rsid w:val="00711AF1"/>
    <w:rsid w:val="00712169"/>
    <w:rsid w:val="00712982"/>
    <w:rsid w:val="00712AB5"/>
    <w:rsid w:val="00712B96"/>
    <w:rsid w:val="007136E6"/>
    <w:rsid w:val="00713C34"/>
    <w:rsid w:val="00713C6B"/>
    <w:rsid w:val="00713DF3"/>
    <w:rsid w:val="00713E33"/>
    <w:rsid w:val="0071415E"/>
    <w:rsid w:val="007142EA"/>
    <w:rsid w:val="007143E3"/>
    <w:rsid w:val="007148A8"/>
    <w:rsid w:val="00714B7D"/>
    <w:rsid w:val="007155DB"/>
    <w:rsid w:val="0071581E"/>
    <w:rsid w:val="00715895"/>
    <w:rsid w:val="00715D68"/>
    <w:rsid w:val="007166D6"/>
    <w:rsid w:val="007169E5"/>
    <w:rsid w:val="00716FC6"/>
    <w:rsid w:val="0071751A"/>
    <w:rsid w:val="00717727"/>
    <w:rsid w:val="0071773B"/>
    <w:rsid w:val="007177D5"/>
    <w:rsid w:val="00717FF2"/>
    <w:rsid w:val="007201FD"/>
    <w:rsid w:val="0072089C"/>
    <w:rsid w:val="00720D70"/>
    <w:rsid w:val="00721085"/>
    <w:rsid w:val="00721329"/>
    <w:rsid w:val="00721734"/>
    <w:rsid w:val="00721B37"/>
    <w:rsid w:val="007226BB"/>
    <w:rsid w:val="007229BD"/>
    <w:rsid w:val="00722A79"/>
    <w:rsid w:val="00722C14"/>
    <w:rsid w:val="007235A1"/>
    <w:rsid w:val="00723B3E"/>
    <w:rsid w:val="00724284"/>
    <w:rsid w:val="00724452"/>
    <w:rsid w:val="007246D8"/>
    <w:rsid w:val="00724B4B"/>
    <w:rsid w:val="007250A5"/>
    <w:rsid w:val="0072516F"/>
    <w:rsid w:val="007251FD"/>
    <w:rsid w:val="00725C42"/>
    <w:rsid w:val="00726199"/>
    <w:rsid w:val="007262AC"/>
    <w:rsid w:val="00726416"/>
    <w:rsid w:val="007264BB"/>
    <w:rsid w:val="007265AF"/>
    <w:rsid w:val="007266E5"/>
    <w:rsid w:val="0072687F"/>
    <w:rsid w:val="00726B8E"/>
    <w:rsid w:val="00726E8E"/>
    <w:rsid w:val="00727018"/>
    <w:rsid w:val="007270EA"/>
    <w:rsid w:val="00727307"/>
    <w:rsid w:val="00727BA9"/>
    <w:rsid w:val="00730C67"/>
    <w:rsid w:val="00731098"/>
    <w:rsid w:val="00731C80"/>
    <w:rsid w:val="0073200C"/>
    <w:rsid w:val="00732399"/>
    <w:rsid w:val="00732B43"/>
    <w:rsid w:val="007333E9"/>
    <w:rsid w:val="007337B1"/>
    <w:rsid w:val="00733BAA"/>
    <w:rsid w:val="00734033"/>
    <w:rsid w:val="00734570"/>
    <w:rsid w:val="007346BC"/>
    <w:rsid w:val="00734B7F"/>
    <w:rsid w:val="007350C8"/>
    <w:rsid w:val="007353FA"/>
    <w:rsid w:val="007356BD"/>
    <w:rsid w:val="0073602B"/>
    <w:rsid w:val="007360F1"/>
    <w:rsid w:val="0073683C"/>
    <w:rsid w:val="00736E59"/>
    <w:rsid w:val="007374A8"/>
    <w:rsid w:val="00737577"/>
    <w:rsid w:val="007375F9"/>
    <w:rsid w:val="007400E7"/>
    <w:rsid w:val="0074019C"/>
    <w:rsid w:val="007405BB"/>
    <w:rsid w:val="00740742"/>
    <w:rsid w:val="007408B9"/>
    <w:rsid w:val="00741439"/>
    <w:rsid w:val="007419B8"/>
    <w:rsid w:val="00741BDB"/>
    <w:rsid w:val="00741CC4"/>
    <w:rsid w:val="00741E44"/>
    <w:rsid w:val="007420DB"/>
    <w:rsid w:val="00742191"/>
    <w:rsid w:val="00742335"/>
    <w:rsid w:val="00742A3B"/>
    <w:rsid w:val="00742AE3"/>
    <w:rsid w:val="00742E1B"/>
    <w:rsid w:val="007430D7"/>
    <w:rsid w:val="0074328E"/>
    <w:rsid w:val="00743B45"/>
    <w:rsid w:val="007440A8"/>
    <w:rsid w:val="00744278"/>
    <w:rsid w:val="00744EF8"/>
    <w:rsid w:val="0074597E"/>
    <w:rsid w:val="00745AB6"/>
    <w:rsid w:val="00745D82"/>
    <w:rsid w:val="0074688D"/>
    <w:rsid w:val="007468EF"/>
    <w:rsid w:val="0074759C"/>
    <w:rsid w:val="007475E1"/>
    <w:rsid w:val="00747EDF"/>
    <w:rsid w:val="00747F80"/>
    <w:rsid w:val="00747FAD"/>
    <w:rsid w:val="007507BD"/>
    <w:rsid w:val="00750832"/>
    <w:rsid w:val="007519A5"/>
    <w:rsid w:val="00751C9C"/>
    <w:rsid w:val="00751CF7"/>
    <w:rsid w:val="00751E7A"/>
    <w:rsid w:val="007525C5"/>
    <w:rsid w:val="007527F3"/>
    <w:rsid w:val="0075308D"/>
    <w:rsid w:val="0075361F"/>
    <w:rsid w:val="007536DA"/>
    <w:rsid w:val="00753DA3"/>
    <w:rsid w:val="007541FE"/>
    <w:rsid w:val="00754301"/>
    <w:rsid w:val="00754446"/>
    <w:rsid w:val="0075444A"/>
    <w:rsid w:val="00754EBA"/>
    <w:rsid w:val="0075507A"/>
    <w:rsid w:val="00755190"/>
    <w:rsid w:val="0075546A"/>
    <w:rsid w:val="00755817"/>
    <w:rsid w:val="007558D2"/>
    <w:rsid w:val="007559DA"/>
    <w:rsid w:val="00755AD0"/>
    <w:rsid w:val="00755FF4"/>
    <w:rsid w:val="0075602F"/>
    <w:rsid w:val="00756032"/>
    <w:rsid w:val="007562D3"/>
    <w:rsid w:val="0075669F"/>
    <w:rsid w:val="00757ABC"/>
    <w:rsid w:val="007602B6"/>
    <w:rsid w:val="0076036E"/>
    <w:rsid w:val="007605C3"/>
    <w:rsid w:val="00760CD5"/>
    <w:rsid w:val="0076130D"/>
    <w:rsid w:val="007615AF"/>
    <w:rsid w:val="0076222D"/>
    <w:rsid w:val="007623E1"/>
    <w:rsid w:val="00762440"/>
    <w:rsid w:val="0076259E"/>
    <w:rsid w:val="00762601"/>
    <w:rsid w:val="00762C5D"/>
    <w:rsid w:val="00762D4D"/>
    <w:rsid w:val="00762F57"/>
    <w:rsid w:val="00762FFA"/>
    <w:rsid w:val="0076330E"/>
    <w:rsid w:val="00763332"/>
    <w:rsid w:val="00763B5D"/>
    <w:rsid w:val="00763C85"/>
    <w:rsid w:val="00763E95"/>
    <w:rsid w:val="0076414F"/>
    <w:rsid w:val="007642CD"/>
    <w:rsid w:val="00764798"/>
    <w:rsid w:val="0076502B"/>
    <w:rsid w:val="00765495"/>
    <w:rsid w:val="00765A85"/>
    <w:rsid w:val="00765C8E"/>
    <w:rsid w:val="00765F88"/>
    <w:rsid w:val="0076608B"/>
    <w:rsid w:val="0076614B"/>
    <w:rsid w:val="007666BA"/>
    <w:rsid w:val="007668D2"/>
    <w:rsid w:val="007669D5"/>
    <w:rsid w:val="007669E9"/>
    <w:rsid w:val="00767068"/>
    <w:rsid w:val="007673E5"/>
    <w:rsid w:val="007674F7"/>
    <w:rsid w:val="00767B94"/>
    <w:rsid w:val="00767C04"/>
    <w:rsid w:val="00770BB2"/>
    <w:rsid w:val="00770E3B"/>
    <w:rsid w:val="00770F15"/>
    <w:rsid w:val="007717D0"/>
    <w:rsid w:val="0077247B"/>
    <w:rsid w:val="007724D3"/>
    <w:rsid w:val="00772797"/>
    <w:rsid w:val="00772A33"/>
    <w:rsid w:val="00772AF0"/>
    <w:rsid w:val="007731D7"/>
    <w:rsid w:val="007735C0"/>
    <w:rsid w:val="007736B2"/>
    <w:rsid w:val="00773D06"/>
    <w:rsid w:val="00774574"/>
    <w:rsid w:val="00775278"/>
    <w:rsid w:val="00775840"/>
    <w:rsid w:val="007763DA"/>
    <w:rsid w:val="00776563"/>
    <w:rsid w:val="00776A24"/>
    <w:rsid w:val="00776C63"/>
    <w:rsid w:val="0077703A"/>
    <w:rsid w:val="0077728A"/>
    <w:rsid w:val="00777C38"/>
    <w:rsid w:val="00777DBD"/>
    <w:rsid w:val="0078023E"/>
    <w:rsid w:val="00780817"/>
    <w:rsid w:val="0078082A"/>
    <w:rsid w:val="00780ABC"/>
    <w:rsid w:val="00780DF6"/>
    <w:rsid w:val="00781376"/>
    <w:rsid w:val="00781617"/>
    <w:rsid w:val="0078205C"/>
    <w:rsid w:val="007825AB"/>
    <w:rsid w:val="00782A8B"/>
    <w:rsid w:val="00782B94"/>
    <w:rsid w:val="00783156"/>
    <w:rsid w:val="007833B9"/>
    <w:rsid w:val="007839D1"/>
    <w:rsid w:val="00783E74"/>
    <w:rsid w:val="00784164"/>
    <w:rsid w:val="00784495"/>
    <w:rsid w:val="00784504"/>
    <w:rsid w:val="007848F2"/>
    <w:rsid w:val="00784C68"/>
    <w:rsid w:val="00784F2E"/>
    <w:rsid w:val="007852A9"/>
    <w:rsid w:val="00785719"/>
    <w:rsid w:val="00785945"/>
    <w:rsid w:val="0078596C"/>
    <w:rsid w:val="00785CD3"/>
    <w:rsid w:val="00785F47"/>
    <w:rsid w:val="007860D3"/>
    <w:rsid w:val="00786449"/>
    <w:rsid w:val="007864EF"/>
    <w:rsid w:val="0078654F"/>
    <w:rsid w:val="007865B2"/>
    <w:rsid w:val="00787062"/>
    <w:rsid w:val="0078712A"/>
    <w:rsid w:val="00790050"/>
    <w:rsid w:val="00790B0A"/>
    <w:rsid w:val="007912CE"/>
    <w:rsid w:val="007912D5"/>
    <w:rsid w:val="00791606"/>
    <w:rsid w:val="00791B2C"/>
    <w:rsid w:val="0079201B"/>
    <w:rsid w:val="00792306"/>
    <w:rsid w:val="007928A7"/>
    <w:rsid w:val="00792F35"/>
    <w:rsid w:val="00793BF5"/>
    <w:rsid w:val="00793D89"/>
    <w:rsid w:val="00793D98"/>
    <w:rsid w:val="00793E28"/>
    <w:rsid w:val="0079454C"/>
    <w:rsid w:val="007947C5"/>
    <w:rsid w:val="007948E7"/>
    <w:rsid w:val="00794AC6"/>
    <w:rsid w:val="00794B73"/>
    <w:rsid w:val="0079566A"/>
    <w:rsid w:val="007956AA"/>
    <w:rsid w:val="00795E7F"/>
    <w:rsid w:val="007960A0"/>
    <w:rsid w:val="00796C14"/>
    <w:rsid w:val="0079745C"/>
    <w:rsid w:val="00797478"/>
    <w:rsid w:val="00797965"/>
    <w:rsid w:val="00797D56"/>
    <w:rsid w:val="00797EE0"/>
    <w:rsid w:val="007A080C"/>
    <w:rsid w:val="007A0F8D"/>
    <w:rsid w:val="007A1DFA"/>
    <w:rsid w:val="007A20EA"/>
    <w:rsid w:val="007A2137"/>
    <w:rsid w:val="007A229A"/>
    <w:rsid w:val="007A2836"/>
    <w:rsid w:val="007A283B"/>
    <w:rsid w:val="007A316C"/>
    <w:rsid w:val="007A3BD1"/>
    <w:rsid w:val="007A3E00"/>
    <w:rsid w:val="007A4331"/>
    <w:rsid w:val="007A45B8"/>
    <w:rsid w:val="007A47C4"/>
    <w:rsid w:val="007A4891"/>
    <w:rsid w:val="007A4A01"/>
    <w:rsid w:val="007A4D8A"/>
    <w:rsid w:val="007A4F38"/>
    <w:rsid w:val="007A4FC6"/>
    <w:rsid w:val="007A5BB8"/>
    <w:rsid w:val="007A6277"/>
    <w:rsid w:val="007A63A8"/>
    <w:rsid w:val="007A64A5"/>
    <w:rsid w:val="007A69E6"/>
    <w:rsid w:val="007A6CB3"/>
    <w:rsid w:val="007A6D46"/>
    <w:rsid w:val="007A6E97"/>
    <w:rsid w:val="007A735F"/>
    <w:rsid w:val="007A7758"/>
    <w:rsid w:val="007A780A"/>
    <w:rsid w:val="007A7D98"/>
    <w:rsid w:val="007B0005"/>
    <w:rsid w:val="007B011B"/>
    <w:rsid w:val="007B0338"/>
    <w:rsid w:val="007B08BB"/>
    <w:rsid w:val="007B08C2"/>
    <w:rsid w:val="007B0926"/>
    <w:rsid w:val="007B09DE"/>
    <w:rsid w:val="007B1078"/>
    <w:rsid w:val="007B115B"/>
    <w:rsid w:val="007B115E"/>
    <w:rsid w:val="007B1388"/>
    <w:rsid w:val="007B16CD"/>
    <w:rsid w:val="007B1E44"/>
    <w:rsid w:val="007B2050"/>
    <w:rsid w:val="007B2F20"/>
    <w:rsid w:val="007B32E9"/>
    <w:rsid w:val="007B340B"/>
    <w:rsid w:val="007B3B5C"/>
    <w:rsid w:val="007B3C95"/>
    <w:rsid w:val="007B421B"/>
    <w:rsid w:val="007B4582"/>
    <w:rsid w:val="007B4AA1"/>
    <w:rsid w:val="007B4D6F"/>
    <w:rsid w:val="007B55F5"/>
    <w:rsid w:val="007B58EC"/>
    <w:rsid w:val="007B591F"/>
    <w:rsid w:val="007B5A36"/>
    <w:rsid w:val="007B5B7C"/>
    <w:rsid w:val="007B64B1"/>
    <w:rsid w:val="007B65F6"/>
    <w:rsid w:val="007B6805"/>
    <w:rsid w:val="007B705A"/>
    <w:rsid w:val="007B7AAA"/>
    <w:rsid w:val="007B7AD7"/>
    <w:rsid w:val="007C02CA"/>
    <w:rsid w:val="007C2143"/>
    <w:rsid w:val="007C261E"/>
    <w:rsid w:val="007C31C2"/>
    <w:rsid w:val="007C332A"/>
    <w:rsid w:val="007C3704"/>
    <w:rsid w:val="007C3AED"/>
    <w:rsid w:val="007C3C1F"/>
    <w:rsid w:val="007C3C6C"/>
    <w:rsid w:val="007C3F8A"/>
    <w:rsid w:val="007C4BDA"/>
    <w:rsid w:val="007C4DFC"/>
    <w:rsid w:val="007C52AE"/>
    <w:rsid w:val="007C569B"/>
    <w:rsid w:val="007C5BFB"/>
    <w:rsid w:val="007C5C37"/>
    <w:rsid w:val="007C6848"/>
    <w:rsid w:val="007C69E3"/>
    <w:rsid w:val="007C6D5A"/>
    <w:rsid w:val="007C6E4C"/>
    <w:rsid w:val="007C7029"/>
    <w:rsid w:val="007C70D1"/>
    <w:rsid w:val="007C73C1"/>
    <w:rsid w:val="007C75D3"/>
    <w:rsid w:val="007C77A9"/>
    <w:rsid w:val="007C7926"/>
    <w:rsid w:val="007C7E98"/>
    <w:rsid w:val="007D017D"/>
    <w:rsid w:val="007D076A"/>
    <w:rsid w:val="007D1193"/>
    <w:rsid w:val="007D1B60"/>
    <w:rsid w:val="007D1ED1"/>
    <w:rsid w:val="007D2371"/>
    <w:rsid w:val="007D2824"/>
    <w:rsid w:val="007D28F1"/>
    <w:rsid w:val="007D3246"/>
    <w:rsid w:val="007D3E6B"/>
    <w:rsid w:val="007D3EFD"/>
    <w:rsid w:val="007D3F1B"/>
    <w:rsid w:val="007D4323"/>
    <w:rsid w:val="007D4618"/>
    <w:rsid w:val="007D4E3A"/>
    <w:rsid w:val="007D581D"/>
    <w:rsid w:val="007D5BC2"/>
    <w:rsid w:val="007D5C26"/>
    <w:rsid w:val="007D5F7B"/>
    <w:rsid w:val="007D63D2"/>
    <w:rsid w:val="007D678E"/>
    <w:rsid w:val="007D6845"/>
    <w:rsid w:val="007D76E0"/>
    <w:rsid w:val="007D7799"/>
    <w:rsid w:val="007D7ADB"/>
    <w:rsid w:val="007D7B86"/>
    <w:rsid w:val="007D7FE6"/>
    <w:rsid w:val="007E0489"/>
    <w:rsid w:val="007E05CC"/>
    <w:rsid w:val="007E0A54"/>
    <w:rsid w:val="007E14BD"/>
    <w:rsid w:val="007E1BFD"/>
    <w:rsid w:val="007E1EEA"/>
    <w:rsid w:val="007E2800"/>
    <w:rsid w:val="007E2B32"/>
    <w:rsid w:val="007E2C4F"/>
    <w:rsid w:val="007E3C39"/>
    <w:rsid w:val="007E3CA9"/>
    <w:rsid w:val="007E3DA2"/>
    <w:rsid w:val="007E4085"/>
    <w:rsid w:val="007E44E4"/>
    <w:rsid w:val="007E4F0C"/>
    <w:rsid w:val="007E5174"/>
    <w:rsid w:val="007E5232"/>
    <w:rsid w:val="007E5B4F"/>
    <w:rsid w:val="007E5E2E"/>
    <w:rsid w:val="007E5F51"/>
    <w:rsid w:val="007E6090"/>
    <w:rsid w:val="007E61B5"/>
    <w:rsid w:val="007E6BEE"/>
    <w:rsid w:val="007E7325"/>
    <w:rsid w:val="007E753F"/>
    <w:rsid w:val="007E7729"/>
    <w:rsid w:val="007E7A8D"/>
    <w:rsid w:val="007E7D2B"/>
    <w:rsid w:val="007E7E8D"/>
    <w:rsid w:val="007F025C"/>
    <w:rsid w:val="007F07E8"/>
    <w:rsid w:val="007F098D"/>
    <w:rsid w:val="007F0B58"/>
    <w:rsid w:val="007F0E14"/>
    <w:rsid w:val="007F15E9"/>
    <w:rsid w:val="007F1A7B"/>
    <w:rsid w:val="007F213D"/>
    <w:rsid w:val="007F2270"/>
    <w:rsid w:val="007F258E"/>
    <w:rsid w:val="007F283C"/>
    <w:rsid w:val="007F305D"/>
    <w:rsid w:val="007F310A"/>
    <w:rsid w:val="007F331E"/>
    <w:rsid w:val="007F3357"/>
    <w:rsid w:val="007F3B3C"/>
    <w:rsid w:val="007F3B9A"/>
    <w:rsid w:val="007F3BA9"/>
    <w:rsid w:val="007F410B"/>
    <w:rsid w:val="007F43E7"/>
    <w:rsid w:val="007F43EC"/>
    <w:rsid w:val="007F44F9"/>
    <w:rsid w:val="007F454C"/>
    <w:rsid w:val="007F4D44"/>
    <w:rsid w:val="007F4E6F"/>
    <w:rsid w:val="007F4E83"/>
    <w:rsid w:val="007F4EC9"/>
    <w:rsid w:val="007F50C6"/>
    <w:rsid w:val="007F5227"/>
    <w:rsid w:val="007F55F5"/>
    <w:rsid w:val="007F5F48"/>
    <w:rsid w:val="007F633B"/>
    <w:rsid w:val="007F6888"/>
    <w:rsid w:val="007F750D"/>
    <w:rsid w:val="007F7F69"/>
    <w:rsid w:val="008008DB"/>
    <w:rsid w:val="00800AA4"/>
    <w:rsid w:val="00800FF4"/>
    <w:rsid w:val="00802683"/>
    <w:rsid w:val="00802B3F"/>
    <w:rsid w:val="00802C56"/>
    <w:rsid w:val="00802D76"/>
    <w:rsid w:val="008033D3"/>
    <w:rsid w:val="00803AE5"/>
    <w:rsid w:val="00803C67"/>
    <w:rsid w:val="00804156"/>
    <w:rsid w:val="00805026"/>
    <w:rsid w:val="0080504D"/>
    <w:rsid w:val="0080516F"/>
    <w:rsid w:val="00805231"/>
    <w:rsid w:val="008055C1"/>
    <w:rsid w:val="00805C7E"/>
    <w:rsid w:val="00805EF9"/>
    <w:rsid w:val="00806A10"/>
    <w:rsid w:val="00806AB2"/>
    <w:rsid w:val="00806E3D"/>
    <w:rsid w:val="00806ECC"/>
    <w:rsid w:val="008072F3"/>
    <w:rsid w:val="00807985"/>
    <w:rsid w:val="00810331"/>
    <w:rsid w:val="0081056B"/>
    <w:rsid w:val="00810B3E"/>
    <w:rsid w:val="0081109C"/>
    <w:rsid w:val="008114AB"/>
    <w:rsid w:val="008114EB"/>
    <w:rsid w:val="0081186A"/>
    <w:rsid w:val="00812573"/>
    <w:rsid w:val="00812FD6"/>
    <w:rsid w:val="00813737"/>
    <w:rsid w:val="00814402"/>
    <w:rsid w:val="008152BF"/>
    <w:rsid w:val="008152FF"/>
    <w:rsid w:val="00815AE7"/>
    <w:rsid w:val="00815DA9"/>
    <w:rsid w:val="00816467"/>
    <w:rsid w:val="00816759"/>
    <w:rsid w:val="00816DBC"/>
    <w:rsid w:val="00817307"/>
    <w:rsid w:val="00817586"/>
    <w:rsid w:val="00817830"/>
    <w:rsid w:val="008179FA"/>
    <w:rsid w:val="00817D73"/>
    <w:rsid w:val="008201B4"/>
    <w:rsid w:val="00820518"/>
    <w:rsid w:val="0082148B"/>
    <w:rsid w:val="0082201F"/>
    <w:rsid w:val="00822198"/>
    <w:rsid w:val="00822377"/>
    <w:rsid w:val="00822AE2"/>
    <w:rsid w:val="00822D7A"/>
    <w:rsid w:val="00823006"/>
    <w:rsid w:val="008233C2"/>
    <w:rsid w:val="008234CD"/>
    <w:rsid w:val="008238A4"/>
    <w:rsid w:val="00823FFD"/>
    <w:rsid w:val="0082417C"/>
    <w:rsid w:val="008243CF"/>
    <w:rsid w:val="008245B0"/>
    <w:rsid w:val="008248D8"/>
    <w:rsid w:val="00824AA8"/>
    <w:rsid w:val="00824CD5"/>
    <w:rsid w:val="00824E6B"/>
    <w:rsid w:val="00824E6E"/>
    <w:rsid w:val="008251BE"/>
    <w:rsid w:val="0082547E"/>
    <w:rsid w:val="008258F6"/>
    <w:rsid w:val="00825B92"/>
    <w:rsid w:val="008260EF"/>
    <w:rsid w:val="008263CA"/>
    <w:rsid w:val="00826499"/>
    <w:rsid w:val="0082661D"/>
    <w:rsid w:val="00827264"/>
    <w:rsid w:val="00827394"/>
    <w:rsid w:val="00827ECF"/>
    <w:rsid w:val="00827F5D"/>
    <w:rsid w:val="00827FE0"/>
    <w:rsid w:val="008303C0"/>
    <w:rsid w:val="008309F6"/>
    <w:rsid w:val="00830C4B"/>
    <w:rsid w:val="008313E9"/>
    <w:rsid w:val="00831C81"/>
    <w:rsid w:val="00832B3F"/>
    <w:rsid w:val="00832D02"/>
    <w:rsid w:val="00832E0C"/>
    <w:rsid w:val="00833603"/>
    <w:rsid w:val="00833AB7"/>
    <w:rsid w:val="00833B69"/>
    <w:rsid w:val="00833D57"/>
    <w:rsid w:val="0083427C"/>
    <w:rsid w:val="008343DD"/>
    <w:rsid w:val="008344FD"/>
    <w:rsid w:val="008345A3"/>
    <w:rsid w:val="008346E2"/>
    <w:rsid w:val="0083516A"/>
    <w:rsid w:val="0083559C"/>
    <w:rsid w:val="0083601F"/>
    <w:rsid w:val="0083609E"/>
    <w:rsid w:val="00836370"/>
    <w:rsid w:val="00836579"/>
    <w:rsid w:val="008365F2"/>
    <w:rsid w:val="0083669C"/>
    <w:rsid w:val="008374A5"/>
    <w:rsid w:val="00837523"/>
    <w:rsid w:val="00837AF2"/>
    <w:rsid w:val="00837C91"/>
    <w:rsid w:val="00837DEB"/>
    <w:rsid w:val="008400C4"/>
    <w:rsid w:val="008400F1"/>
    <w:rsid w:val="008402F2"/>
    <w:rsid w:val="0084073D"/>
    <w:rsid w:val="00841217"/>
    <w:rsid w:val="00841948"/>
    <w:rsid w:val="008419F3"/>
    <w:rsid w:val="00841B0A"/>
    <w:rsid w:val="00841DDD"/>
    <w:rsid w:val="00841E95"/>
    <w:rsid w:val="0084229C"/>
    <w:rsid w:val="008423D0"/>
    <w:rsid w:val="00842911"/>
    <w:rsid w:val="00842A26"/>
    <w:rsid w:val="00842B59"/>
    <w:rsid w:val="00843254"/>
    <w:rsid w:val="00843426"/>
    <w:rsid w:val="008438D4"/>
    <w:rsid w:val="00843987"/>
    <w:rsid w:val="00844166"/>
    <w:rsid w:val="008448CD"/>
    <w:rsid w:val="00844EF1"/>
    <w:rsid w:val="0084507A"/>
    <w:rsid w:val="00845174"/>
    <w:rsid w:val="008451D3"/>
    <w:rsid w:val="00846C26"/>
    <w:rsid w:val="00847066"/>
    <w:rsid w:val="0084724E"/>
    <w:rsid w:val="00847B58"/>
    <w:rsid w:val="00847C65"/>
    <w:rsid w:val="00847FE8"/>
    <w:rsid w:val="00850274"/>
    <w:rsid w:val="0085054D"/>
    <w:rsid w:val="00850550"/>
    <w:rsid w:val="008505AC"/>
    <w:rsid w:val="00850715"/>
    <w:rsid w:val="008509B6"/>
    <w:rsid w:val="00850C31"/>
    <w:rsid w:val="00850EEC"/>
    <w:rsid w:val="0085122B"/>
    <w:rsid w:val="008514CC"/>
    <w:rsid w:val="008516FC"/>
    <w:rsid w:val="00851749"/>
    <w:rsid w:val="00852455"/>
    <w:rsid w:val="008524A1"/>
    <w:rsid w:val="00852681"/>
    <w:rsid w:val="00852FBC"/>
    <w:rsid w:val="00853233"/>
    <w:rsid w:val="00853B84"/>
    <w:rsid w:val="00853F37"/>
    <w:rsid w:val="00853FDB"/>
    <w:rsid w:val="00854223"/>
    <w:rsid w:val="00854E6E"/>
    <w:rsid w:val="008551CD"/>
    <w:rsid w:val="008553F6"/>
    <w:rsid w:val="00855B23"/>
    <w:rsid w:val="00855F3D"/>
    <w:rsid w:val="00856092"/>
    <w:rsid w:val="00856A63"/>
    <w:rsid w:val="008571ED"/>
    <w:rsid w:val="0085729E"/>
    <w:rsid w:val="008574A7"/>
    <w:rsid w:val="00857657"/>
    <w:rsid w:val="00857B9A"/>
    <w:rsid w:val="00857BE5"/>
    <w:rsid w:val="00857F93"/>
    <w:rsid w:val="0086013D"/>
    <w:rsid w:val="008607F7"/>
    <w:rsid w:val="00860DAF"/>
    <w:rsid w:val="00860E91"/>
    <w:rsid w:val="00860F68"/>
    <w:rsid w:val="008614ED"/>
    <w:rsid w:val="00861D14"/>
    <w:rsid w:val="00861E13"/>
    <w:rsid w:val="00862022"/>
    <w:rsid w:val="00862115"/>
    <w:rsid w:val="00862261"/>
    <w:rsid w:val="008627AB"/>
    <w:rsid w:val="00862E10"/>
    <w:rsid w:val="00863192"/>
    <w:rsid w:val="00863227"/>
    <w:rsid w:val="00863FCD"/>
    <w:rsid w:val="00864044"/>
    <w:rsid w:val="008640A2"/>
    <w:rsid w:val="008647FA"/>
    <w:rsid w:val="00864842"/>
    <w:rsid w:val="008649C6"/>
    <w:rsid w:val="00865787"/>
    <w:rsid w:val="00865E28"/>
    <w:rsid w:val="00866252"/>
    <w:rsid w:val="008664BB"/>
    <w:rsid w:val="00866702"/>
    <w:rsid w:val="00866E3E"/>
    <w:rsid w:val="0086708E"/>
    <w:rsid w:val="008677BE"/>
    <w:rsid w:val="00867B84"/>
    <w:rsid w:val="00867C99"/>
    <w:rsid w:val="00870369"/>
    <w:rsid w:val="00870681"/>
    <w:rsid w:val="008709EF"/>
    <w:rsid w:val="00870AC3"/>
    <w:rsid w:val="00870F1E"/>
    <w:rsid w:val="0087115B"/>
    <w:rsid w:val="00871417"/>
    <w:rsid w:val="00871765"/>
    <w:rsid w:val="00871A90"/>
    <w:rsid w:val="00871F54"/>
    <w:rsid w:val="00872272"/>
    <w:rsid w:val="0087253F"/>
    <w:rsid w:val="00872804"/>
    <w:rsid w:val="0087306A"/>
    <w:rsid w:val="0087319D"/>
    <w:rsid w:val="00873279"/>
    <w:rsid w:val="0087389E"/>
    <w:rsid w:val="008738DA"/>
    <w:rsid w:val="00873B7D"/>
    <w:rsid w:val="00873D83"/>
    <w:rsid w:val="00873E1E"/>
    <w:rsid w:val="00873F0E"/>
    <w:rsid w:val="00873F76"/>
    <w:rsid w:val="008742D3"/>
    <w:rsid w:val="00874498"/>
    <w:rsid w:val="00874D79"/>
    <w:rsid w:val="0087530A"/>
    <w:rsid w:val="0087562E"/>
    <w:rsid w:val="0087611E"/>
    <w:rsid w:val="008762B2"/>
    <w:rsid w:val="00876A42"/>
    <w:rsid w:val="00876C93"/>
    <w:rsid w:val="00877179"/>
    <w:rsid w:val="00877A39"/>
    <w:rsid w:val="00877DE3"/>
    <w:rsid w:val="00880C59"/>
    <w:rsid w:val="00880DB8"/>
    <w:rsid w:val="0088107D"/>
    <w:rsid w:val="0088132D"/>
    <w:rsid w:val="0088191C"/>
    <w:rsid w:val="00881C00"/>
    <w:rsid w:val="00882BF6"/>
    <w:rsid w:val="00883066"/>
    <w:rsid w:val="00883122"/>
    <w:rsid w:val="0088394C"/>
    <w:rsid w:val="00883C94"/>
    <w:rsid w:val="00884544"/>
    <w:rsid w:val="00884F72"/>
    <w:rsid w:val="00885147"/>
    <w:rsid w:val="00885E6A"/>
    <w:rsid w:val="00885EB6"/>
    <w:rsid w:val="00885FFD"/>
    <w:rsid w:val="0088601F"/>
    <w:rsid w:val="00886304"/>
    <w:rsid w:val="008863D2"/>
    <w:rsid w:val="0088644A"/>
    <w:rsid w:val="00886564"/>
    <w:rsid w:val="00886B0C"/>
    <w:rsid w:val="00886DE0"/>
    <w:rsid w:val="008872BA"/>
    <w:rsid w:val="00887CD8"/>
    <w:rsid w:val="0089063B"/>
    <w:rsid w:val="0089065B"/>
    <w:rsid w:val="008910A4"/>
    <w:rsid w:val="00891BD5"/>
    <w:rsid w:val="00891D1F"/>
    <w:rsid w:val="0089208D"/>
    <w:rsid w:val="00892331"/>
    <w:rsid w:val="0089244B"/>
    <w:rsid w:val="008926AC"/>
    <w:rsid w:val="00892CCF"/>
    <w:rsid w:val="00893213"/>
    <w:rsid w:val="00893421"/>
    <w:rsid w:val="00893C96"/>
    <w:rsid w:val="00894110"/>
    <w:rsid w:val="00894AF6"/>
    <w:rsid w:val="00895353"/>
    <w:rsid w:val="00895507"/>
    <w:rsid w:val="0089557D"/>
    <w:rsid w:val="008964E4"/>
    <w:rsid w:val="008965A9"/>
    <w:rsid w:val="00896832"/>
    <w:rsid w:val="00896BF6"/>
    <w:rsid w:val="00896E79"/>
    <w:rsid w:val="00897386"/>
    <w:rsid w:val="008973AD"/>
    <w:rsid w:val="0089785C"/>
    <w:rsid w:val="008A01D1"/>
    <w:rsid w:val="008A0411"/>
    <w:rsid w:val="008A042A"/>
    <w:rsid w:val="008A0690"/>
    <w:rsid w:val="008A0F16"/>
    <w:rsid w:val="008A0F6A"/>
    <w:rsid w:val="008A118C"/>
    <w:rsid w:val="008A14C7"/>
    <w:rsid w:val="008A1A5B"/>
    <w:rsid w:val="008A20B5"/>
    <w:rsid w:val="008A21D7"/>
    <w:rsid w:val="008A2468"/>
    <w:rsid w:val="008A26DC"/>
    <w:rsid w:val="008A2D77"/>
    <w:rsid w:val="008A31C7"/>
    <w:rsid w:val="008A33EC"/>
    <w:rsid w:val="008A37A6"/>
    <w:rsid w:val="008A3ADC"/>
    <w:rsid w:val="008A3BDA"/>
    <w:rsid w:val="008A44EF"/>
    <w:rsid w:val="008A465A"/>
    <w:rsid w:val="008A4BEB"/>
    <w:rsid w:val="008A5434"/>
    <w:rsid w:val="008A5615"/>
    <w:rsid w:val="008A570A"/>
    <w:rsid w:val="008A577F"/>
    <w:rsid w:val="008A581A"/>
    <w:rsid w:val="008A5E3D"/>
    <w:rsid w:val="008A5FAB"/>
    <w:rsid w:val="008A604D"/>
    <w:rsid w:val="008A679A"/>
    <w:rsid w:val="008A6B7C"/>
    <w:rsid w:val="008A7452"/>
    <w:rsid w:val="008A79DA"/>
    <w:rsid w:val="008B018F"/>
    <w:rsid w:val="008B02AA"/>
    <w:rsid w:val="008B03D8"/>
    <w:rsid w:val="008B0D55"/>
    <w:rsid w:val="008B0D70"/>
    <w:rsid w:val="008B1668"/>
    <w:rsid w:val="008B17B5"/>
    <w:rsid w:val="008B22EF"/>
    <w:rsid w:val="008B23DF"/>
    <w:rsid w:val="008B2493"/>
    <w:rsid w:val="008B25F5"/>
    <w:rsid w:val="008B30F6"/>
    <w:rsid w:val="008B38B4"/>
    <w:rsid w:val="008B3EB8"/>
    <w:rsid w:val="008B44BA"/>
    <w:rsid w:val="008B4575"/>
    <w:rsid w:val="008B468D"/>
    <w:rsid w:val="008B5059"/>
    <w:rsid w:val="008B5413"/>
    <w:rsid w:val="008B5E94"/>
    <w:rsid w:val="008B63DF"/>
    <w:rsid w:val="008B63E2"/>
    <w:rsid w:val="008B7334"/>
    <w:rsid w:val="008B7824"/>
    <w:rsid w:val="008B7B70"/>
    <w:rsid w:val="008C02DC"/>
    <w:rsid w:val="008C0970"/>
    <w:rsid w:val="008C0DB3"/>
    <w:rsid w:val="008C1131"/>
    <w:rsid w:val="008C11AA"/>
    <w:rsid w:val="008C11E0"/>
    <w:rsid w:val="008C1831"/>
    <w:rsid w:val="008C1E88"/>
    <w:rsid w:val="008C1F6F"/>
    <w:rsid w:val="008C2379"/>
    <w:rsid w:val="008C2617"/>
    <w:rsid w:val="008C268F"/>
    <w:rsid w:val="008C26C6"/>
    <w:rsid w:val="008C2B9D"/>
    <w:rsid w:val="008C3433"/>
    <w:rsid w:val="008C34BA"/>
    <w:rsid w:val="008C3DFB"/>
    <w:rsid w:val="008C42D6"/>
    <w:rsid w:val="008C4412"/>
    <w:rsid w:val="008C4B77"/>
    <w:rsid w:val="008C5412"/>
    <w:rsid w:val="008C5A72"/>
    <w:rsid w:val="008C5BC3"/>
    <w:rsid w:val="008C5D66"/>
    <w:rsid w:val="008C6340"/>
    <w:rsid w:val="008C6837"/>
    <w:rsid w:val="008C6A7B"/>
    <w:rsid w:val="008C7A8B"/>
    <w:rsid w:val="008C7BA5"/>
    <w:rsid w:val="008D068E"/>
    <w:rsid w:val="008D0832"/>
    <w:rsid w:val="008D0E16"/>
    <w:rsid w:val="008D1135"/>
    <w:rsid w:val="008D1AF2"/>
    <w:rsid w:val="008D2694"/>
    <w:rsid w:val="008D2AA1"/>
    <w:rsid w:val="008D2CA6"/>
    <w:rsid w:val="008D2FAD"/>
    <w:rsid w:val="008D3438"/>
    <w:rsid w:val="008D34D5"/>
    <w:rsid w:val="008D35A2"/>
    <w:rsid w:val="008D37FC"/>
    <w:rsid w:val="008D3CD2"/>
    <w:rsid w:val="008D3ED2"/>
    <w:rsid w:val="008D4631"/>
    <w:rsid w:val="008D4FBE"/>
    <w:rsid w:val="008D53BF"/>
    <w:rsid w:val="008D548C"/>
    <w:rsid w:val="008D5601"/>
    <w:rsid w:val="008D5C8E"/>
    <w:rsid w:val="008D5E0D"/>
    <w:rsid w:val="008D6665"/>
    <w:rsid w:val="008D69E8"/>
    <w:rsid w:val="008D6A95"/>
    <w:rsid w:val="008D727C"/>
    <w:rsid w:val="008E0224"/>
    <w:rsid w:val="008E0B26"/>
    <w:rsid w:val="008E0CDD"/>
    <w:rsid w:val="008E0D4C"/>
    <w:rsid w:val="008E0F62"/>
    <w:rsid w:val="008E10A0"/>
    <w:rsid w:val="008E10D7"/>
    <w:rsid w:val="008E128F"/>
    <w:rsid w:val="008E1CC9"/>
    <w:rsid w:val="008E2960"/>
    <w:rsid w:val="008E2AE8"/>
    <w:rsid w:val="008E3474"/>
    <w:rsid w:val="008E3A54"/>
    <w:rsid w:val="008E3B7D"/>
    <w:rsid w:val="008E3C9B"/>
    <w:rsid w:val="008E3E68"/>
    <w:rsid w:val="008E42F9"/>
    <w:rsid w:val="008E47F5"/>
    <w:rsid w:val="008E4827"/>
    <w:rsid w:val="008E494D"/>
    <w:rsid w:val="008E4AB0"/>
    <w:rsid w:val="008E4E81"/>
    <w:rsid w:val="008E523A"/>
    <w:rsid w:val="008E548E"/>
    <w:rsid w:val="008E554C"/>
    <w:rsid w:val="008E5626"/>
    <w:rsid w:val="008E5D43"/>
    <w:rsid w:val="008E6319"/>
    <w:rsid w:val="008E69B4"/>
    <w:rsid w:val="008E6B8C"/>
    <w:rsid w:val="008E6BDB"/>
    <w:rsid w:val="008E7C7B"/>
    <w:rsid w:val="008F000A"/>
    <w:rsid w:val="008F0215"/>
    <w:rsid w:val="008F0911"/>
    <w:rsid w:val="008F0DE4"/>
    <w:rsid w:val="008F0E9F"/>
    <w:rsid w:val="008F1383"/>
    <w:rsid w:val="008F1620"/>
    <w:rsid w:val="008F1A03"/>
    <w:rsid w:val="008F21BE"/>
    <w:rsid w:val="008F2AF9"/>
    <w:rsid w:val="008F2F6A"/>
    <w:rsid w:val="008F335D"/>
    <w:rsid w:val="008F35E9"/>
    <w:rsid w:val="008F3A6A"/>
    <w:rsid w:val="008F3E88"/>
    <w:rsid w:val="008F411B"/>
    <w:rsid w:val="008F42AB"/>
    <w:rsid w:val="008F454A"/>
    <w:rsid w:val="008F467E"/>
    <w:rsid w:val="008F496F"/>
    <w:rsid w:val="008F4BC4"/>
    <w:rsid w:val="008F4BDE"/>
    <w:rsid w:val="008F51A0"/>
    <w:rsid w:val="008F5682"/>
    <w:rsid w:val="008F5B4A"/>
    <w:rsid w:val="008F5BF7"/>
    <w:rsid w:val="008F5CCD"/>
    <w:rsid w:val="008F5D4E"/>
    <w:rsid w:val="008F6250"/>
    <w:rsid w:val="008F62EC"/>
    <w:rsid w:val="008F63EA"/>
    <w:rsid w:val="008F6551"/>
    <w:rsid w:val="008F6664"/>
    <w:rsid w:val="008F67E2"/>
    <w:rsid w:val="008F6E1C"/>
    <w:rsid w:val="008F7115"/>
    <w:rsid w:val="008F7588"/>
    <w:rsid w:val="008F77D0"/>
    <w:rsid w:val="008F7849"/>
    <w:rsid w:val="008F791A"/>
    <w:rsid w:val="009005FD"/>
    <w:rsid w:val="0090065E"/>
    <w:rsid w:val="00901292"/>
    <w:rsid w:val="00901680"/>
    <w:rsid w:val="009018C7"/>
    <w:rsid w:val="0090239C"/>
    <w:rsid w:val="009027E7"/>
    <w:rsid w:val="00902AB5"/>
    <w:rsid w:val="00902DF2"/>
    <w:rsid w:val="009033B0"/>
    <w:rsid w:val="0090371D"/>
    <w:rsid w:val="00903BD3"/>
    <w:rsid w:val="0090451A"/>
    <w:rsid w:val="009045AC"/>
    <w:rsid w:val="009045BF"/>
    <w:rsid w:val="009045DD"/>
    <w:rsid w:val="009049D9"/>
    <w:rsid w:val="00905130"/>
    <w:rsid w:val="0090565F"/>
    <w:rsid w:val="009056DE"/>
    <w:rsid w:val="00905830"/>
    <w:rsid w:val="00905B80"/>
    <w:rsid w:val="00905E2F"/>
    <w:rsid w:val="00906024"/>
    <w:rsid w:val="009061BB"/>
    <w:rsid w:val="00906214"/>
    <w:rsid w:val="00906F22"/>
    <w:rsid w:val="00907095"/>
    <w:rsid w:val="0090717A"/>
    <w:rsid w:val="00907AF8"/>
    <w:rsid w:val="00907BA6"/>
    <w:rsid w:val="009101CC"/>
    <w:rsid w:val="00910AAD"/>
    <w:rsid w:val="00910EF7"/>
    <w:rsid w:val="00910FB4"/>
    <w:rsid w:val="009111EB"/>
    <w:rsid w:val="0091170B"/>
    <w:rsid w:val="0091177F"/>
    <w:rsid w:val="00911F48"/>
    <w:rsid w:val="009121A9"/>
    <w:rsid w:val="009122C2"/>
    <w:rsid w:val="00913180"/>
    <w:rsid w:val="00913463"/>
    <w:rsid w:val="009135B3"/>
    <w:rsid w:val="0091372F"/>
    <w:rsid w:val="00913AF8"/>
    <w:rsid w:val="00913D61"/>
    <w:rsid w:val="009140DB"/>
    <w:rsid w:val="0091486B"/>
    <w:rsid w:val="00914A2A"/>
    <w:rsid w:val="00914DF8"/>
    <w:rsid w:val="0091658C"/>
    <w:rsid w:val="009165CB"/>
    <w:rsid w:val="0091674D"/>
    <w:rsid w:val="009169AD"/>
    <w:rsid w:val="00916CE7"/>
    <w:rsid w:val="00916F5E"/>
    <w:rsid w:val="00916F68"/>
    <w:rsid w:val="00917461"/>
    <w:rsid w:val="00917C18"/>
    <w:rsid w:val="0092072E"/>
    <w:rsid w:val="00920767"/>
    <w:rsid w:val="00920D55"/>
    <w:rsid w:val="00921101"/>
    <w:rsid w:val="00921C61"/>
    <w:rsid w:val="00921DB7"/>
    <w:rsid w:val="00921E5C"/>
    <w:rsid w:val="00921F01"/>
    <w:rsid w:val="00922522"/>
    <w:rsid w:val="0092255F"/>
    <w:rsid w:val="00922CC9"/>
    <w:rsid w:val="0092329E"/>
    <w:rsid w:val="009232F9"/>
    <w:rsid w:val="009237F1"/>
    <w:rsid w:val="00923947"/>
    <w:rsid w:val="00923BD0"/>
    <w:rsid w:val="00923EE6"/>
    <w:rsid w:val="00923EF4"/>
    <w:rsid w:val="009241EF"/>
    <w:rsid w:val="00924523"/>
    <w:rsid w:val="00924560"/>
    <w:rsid w:val="00924A28"/>
    <w:rsid w:val="00924C90"/>
    <w:rsid w:val="00924DBD"/>
    <w:rsid w:val="0092517E"/>
    <w:rsid w:val="0092565D"/>
    <w:rsid w:val="009259A4"/>
    <w:rsid w:val="00925B50"/>
    <w:rsid w:val="009260E3"/>
    <w:rsid w:val="009264C1"/>
    <w:rsid w:val="00926561"/>
    <w:rsid w:val="00926567"/>
    <w:rsid w:val="00926C45"/>
    <w:rsid w:val="0092706E"/>
    <w:rsid w:val="00927179"/>
    <w:rsid w:val="009272C1"/>
    <w:rsid w:val="00927823"/>
    <w:rsid w:val="00927B31"/>
    <w:rsid w:val="00927BFE"/>
    <w:rsid w:val="00927CC8"/>
    <w:rsid w:val="00927D64"/>
    <w:rsid w:val="00927E88"/>
    <w:rsid w:val="00927EBA"/>
    <w:rsid w:val="00927FDD"/>
    <w:rsid w:val="00930017"/>
    <w:rsid w:val="0093025B"/>
    <w:rsid w:val="0093073A"/>
    <w:rsid w:val="00930B7C"/>
    <w:rsid w:val="00930E03"/>
    <w:rsid w:val="009311C4"/>
    <w:rsid w:val="00931291"/>
    <w:rsid w:val="0093160D"/>
    <w:rsid w:val="00931C4F"/>
    <w:rsid w:val="00931CDE"/>
    <w:rsid w:val="009322B5"/>
    <w:rsid w:val="009325F5"/>
    <w:rsid w:val="00932B29"/>
    <w:rsid w:val="00932DF7"/>
    <w:rsid w:val="00932E63"/>
    <w:rsid w:val="0093384D"/>
    <w:rsid w:val="00934167"/>
    <w:rsid w:val="009343C3"/>
    <w:rsid w:val="009344ED"/>
    <w:rsid w:val="0093471A"/>
    <w:rsid w:val="00934AE4"/>
    <w:rsid w:val="00935C96"/>
    <w:rsid w:val="00937238"/>
    <w:rsid w:val="00937457"/>
    <w:rsid w:val="00937710"/>
    <w:rsid w:val="0093772B"/>
    <w:rsid w:val="00937810"/>
    <w:rsid w:val="009379AA"/>
    <w:rsid w:val="009379D0"/>
    <w:rsid w:val="00937C32"/>
    <w:rsid w:val="00937E9F"/>
    <w:rsid w:val="0094016B"/>
    <w:rsid w:val="00940265"/>
    <w:rsid w:val="00940318"/>
    <w:rsid w:val="009406BF"/>
    <w:rsid w:val="00940795"/>
    <w:rsid w:val="009407BB"/>
    <w:rsid w:val="009409AE"/>
    <w:rsid w:val="00940AD0"/>
    <w:rsid w:val="00940BB4"/>
    <w:rsid w:val="00940C0E"/>
    <w:rsid w:val="009418D0"/>
    <w:rsid w:val="00941CCC"/>
    <w:rsid w:val="00942907"/>
    <w:rsid w:val="00942A2A"/>
    <w:rsid w:val="009431C3"/>
    <w:rsid w:val="00943A8E"/>
    <w:rsid w:val="009442CF"/>
    <w:rsid w:val="009449D4"/>
    <w:rsid w:val="00944AA4"/>
    <w:rsid w:val="00944DD8"/>
    <w:rsid w:val="00945452"/>
    <w:rsid w:val="009454DC"/>
    <w:rsid w:val="00945600"/>
    <w:rsid w:val="00945631"/>
    <w:rsid w:val="00945839"/>
    <w:rsid w:val="00945D8C"/>
    <w:rsid w:val="00945F9D"/>
    <w:rsid w:val="00946655"/>
    <w:rsid w:val="00946923"/>
    <w:rsid w:val="00946A3E"/>
    <w:rsid w:val="00946FFF"/>
    <w:rsid w:val="0094771B"/>
    <w:rsid w:val="00947C2E"/>
    <w:rsid w:val="00947FB4"/>
    <w:rsid w:val="00947FD1"/>
    <w:rsid w:val="00947FDB"/>
    <w:rsid w:val="00947FEB"/>
    <w:rsid w:val="009504E9"/>
    <w:rsid w:val="00950D31"/>
    <w:rsid w:val="0095125B"/>
    <w:rsid w:val="00951328"/>
    <w:rsid w:val="0095153C"/>
    <w:rsid w:val="00951637"/>
    <w:rsid w:val="00951716"/>
    <w:rsid w:val="009518EF"/>
    <w:rsid w:val="0095203C"/>
    <w:rsid w:val="009520E2"/>
    <w:rsid w:val="009521C5"/>
    <w:rsid w:val="00952898"/>
    <w:rsid w:val="00952BE2"/>
    <w:rsid w:val="009531E1"/>
    <w:rsid w:val="0095427E"/>
    <w:rsid w:val="00954631"/>
    <w:rsid w:val="0095589D"/>
    <w:rsid w:val="00955B69"/>
    <w:rsid w:val="00955EDC"/>
    <w:rsid w:val="00956032"/>
    <w:rsid w:val="0095668B"/>
    <w:rsid w:val="00956826"/>
    <w:rsid w:val="009569BA"/>
    <w:rsid w:val="00956D50"/>
    <w:rsid w:val="0095719F"/>
    <w:rsid w:val="009573AF"/>
    <w:rsid w:val="0095752F"/>
    <w:rsid w:val="009577C1"/>
    <w:rsid w:val="00957EFA"/>
    <w:rsid w:val="009603CD"/>
    <w:rsid w:val="00960592"/>
    <w:rsid w:val="009609E8"/>
    <w:rsid w:val="00961C28"/>
    <w:rsid w:val="00961C67"/>
    <w:rsid w:val="00961CBA"/>
    <w:rsid w:val="009635DB"/>
    <w:rsid w:val="0096366E"/>
    <w:rsid w:val="009637C0"/>
    <w:rsid w:val="00964850"/>
    <w:rsid w:val="009648BF"/>
    <w:rsid w:val="009648C0"/>
    <w:rsid w:val="00964AA6"/>
    <w:rsid w:val="00964FDF"/>
    <w:rsid w:val="00965406"/>
    <w:rsid w:val="0096590D"/>
    <w:rsid w:val="00965C5A"/>
    <w:rsid w:val="00966291"/>
    <w:rsid w:val="00966D04"/>
    <w:rsid w:val="00966ED7"/>
    <w:rsid w:val="00967AD2"/>
    <w:rsid w:val="009702EC"/>
    <w:rsid w:val="009714D7"/>
    <w:rsid w:val="00971B60"/>
    <w:rsid w:val="009720AD"/>
    <w:rsid w:val="0097240F"/>
    <w:rsid w:val="00972675"/>
    <w:rsid w:val="009728FC"/>
    <w:rsid w:val="0097306B"/>
    <w:rsid w:val="009730C4"/>
    <w:rsid w:val="00973344"/>
    <w:rsid w:val="009739AE"/>
    <w:rsid w:val="00974C34"/>
    <w:rsid w:val="00974E63"/>
    <w:rsid w:val="00974E98"/>
    <w:rsid w:val="00974EFB"/>
    <w:rsid w:val="009755A3"/>
    <w:rsid w:val="009759ED"/>
    <w:rsid w:val="009759EF"/>
    <w:rsid w:val="0097639B"/>
    <w:rsid w:val="00976EF1"/>
    <w:rsid w:val="009772C9"/>
    <w:rsid w:val="0097737C"/>
    <w:rsid w:val="00977C37"/>
    <w:rsid w:val="009801FE"/>
    <w:rsid w:val="009804B3"/>
    <w:rsid w:val="009804CA"/>
    <w:rsid w:val="0098080B"/>
    <w:rsid w:val="00980A80"/>
    <w:rsid w:val="00980C98"/>
    <w:rsid w:val="0098136F"/>
    <w:rsid w:val="0098174D"/>
    <w:rsid w:val="00981EE1"/>
    <w:rsid w:val="009821E0"/>
    <w:rsid w:val="00982276"/>
    <w:rsid w:val="00982299"/>
    <w:rsid w:val="009825C5"/>
    <w:rsid w:val="00982723"/>
    <w:rsid w:val="009827EE"/>
    <w:rsid w:val="009828F6"/>
    <w:rsid w:val="00983BBF"/>
    <w:rsid w:val="00983C2C"/>
    <w:rsid w:val="00984B68"/>
    <w:rsid w:val="00984E0B"/>
    <w:rsid w:val="00985298"/>
    <w:rsid w:val="009857D3"/>
    <w:rsid w:val="00985930"/>
    <w:rsid w:val="00985AE5"/>
    <w:rsid w:val="00985BF6"/>
    <w:rsid w:val="00985C88"/>
    <w:rsid w:val="00985D58"/>
    <w:rsid w:val="00986054"/>
    <w:rsid w:val="0098609C"/>
    <w:rsid w:val="009860C7"/>
    <w:rsid w:val="00987097"/>
    <w:rsid w:val="0098778D"/>
    <w:rsid w:val="00990515"/>
    <w:rsid w:val="009905C7"/>
    <w:rsid w:val="0099063B"/>
    <w:rsid w:val="009906AE"/>
    <w:rsid w:val="00990B49"/>
    <w:rsid w:val="00990E8A"/>
    <w:rsid w:val="00990FF6"/>
    <w:rsid w:val="009917F2"/>
    <w:rsid w:val="009920B9"/>
    <w:rsid w:val="009920F3"/>
    <w:rsid w:val="00992127"/>
    <w:rsid w:val="009921D2"/>
    <w:rsid w:val="009923B7"/>
    <w:rsid w:val="00992528"/>
    <w:rsid w:val="009928AF"/>
    <w:rsid w:val="00992A87"/>
    <w:rsid w:val="0099327B"/>
    <w:rsid w:val="009937A4"/>
    <w:rsid w:val="00993912"/>
    <w:rsid w:val="00993D88"/>
    <w:rsid w:val="00993E35"/>
    <w:rsid w:val="009944E6"/>
    <w:rsid w:val="009949F9"/>
    <w:rsid w:val="00994A14"/>
    <w:rsid w:val="00995057"/>
    <w:rsid w:val="00995075"/>
    <w:rsid w:val="00995649"/>
    <w:rsid w:val="00995AD6"/>
    <w:rsid w:val="00995B3D"/>
    <w:rsid w:val="00995D0B"/>
    <w:rsid w:val="00996070"/>
    <w:rsid w:val="00996D75"/>
    <w:rsid w:val="0099714F"/>
    <w:rsid w:val="00997EF5"/>
    <w:rsid w:val="009A05E0"/>
    <w:rsid w:val="009A05F3"/>
    <w:rsid w:val="009A0643"/>
    <w:rsid w:val="009A0AC0"/>
    <w:rsid w:val="009A0D78"/>
    <w:rsid w:val="009A110F"/>
    <w:rsid w:val="009A13A4"/>
    <w:rsid w:val="009A1756"/>
    <w:rsid w:val="009A1827"/>
    <w:rsid w:val="009A1E4B"/>
    <w:rsid w:val="009A29B3"/>
    <w:rsid w:val="009A2C8A"/>
    <w:rsid w:val="009A3590"/>
    <w:rsid w:val="009A3B26"/>
    <w:rsid w:val="009A3BBD"/>
    <w:rsid w:val="009A3EF0"/>
    <w:rsid w:val="009A47A8"/>
    <w:rsid w:val="009A48DB"/>
    <w:rsid w:val="009A48EF"/>
    <w:rsid w:val="009A494F"/>
    <w:rsid w:val="009A4BAE"/>
    <w:rsid w:val="009A5BA6"/>
    <w:rsid w:val="009A5BEE"/>
    <w:rsid w:val="009A6171"/>
    <w:rsid w:val="009A65E5"/>
    <w:rsid w:val="009A6BB6"/>
    <w:rsid w:val="009A70F0"/>
    <w:rsid w:val="009A78CB"/>
    <w:rsid w:val="009A7AFD"/>
    <w:rsid w:val="009A7B0B"/>
    <w:rsid w:val="009A7BC8"/>
    <w:rsid w:val="009A7EF0"/>
    <w:rsid w:val="009A7F92"/>
    <w:rsid w:val="009B02D9"/>
    <w:rsid w:val="009B0DA5"/>
    <w:rsid w:val="009B0FAE"/>
    <w:rsid w:val="009B1976"/>
    <w:rsid w:val="009B228C"/>
    <w:rsid w:val="009B275A"/>
    <w:rsid w:val="009B2A2F"/>
    <w:rsid w:val="009B2B94"/>
    <w:rsid w:val="009B2EF2"/>
    <w:rsid w:val="009B3138"/>
    <w:rsid w:val="009B326A"/>
    <w:rsid w:val="009B3506"/>
    <w:rsid w:val="009B3DC1"/>
    <w:rsid w:val="009B3EFC"/>
    <w:rsid w:val="009B4497"/>
    <w:rsid w:val="009B46A3"/>
    <w:rsid w:val="009B48B1"/>
    <w:rsid w:val="009B5324"/>
    <w:rsid w:val="009B5748"/>
    <w:rsid w:val="009B5939"/>
    <w:rsid w:val="009B59C9"/>
    <w:rsid w:val="009B5F48"/>
    <w:rsid w:val="009B62F3"/>
    <w:rsid w:val="009B6A2F"/>
    <w:rsid w:val="009B6B42"/>
    <w:rsid w:val="009B6CB9"/>
    <w:rsid w:val="009B6CCF"/>
    <w:rsid w:val="009B6DAE"/>
    <w:rsid w:val="009B7878"/>
    <w:rsid w:val="009B78FA"/>
    <w:rsid w:val="009C044C"/>
    <w:rsid w:val="009C0E1B"/>
    <w:rsid w:val="009C0EB0"/>
    <w:rsid w:val="009C0FCA"/>
    <w:rsid w:val="009C1239"/>
    <w:rsid w:val="009C13D9"/>
    <w:rsid w:val="009C17B9"/>
    <w:rsid w:val="009C256A"/>
    <w:rsid w:val="009C37D6"/>
    <w:rsid w:val="009C3880"/>
    <w:rsid w:val="009C3B48"/>
    <w:rsid w:val="009C3B7E"/>
    <w:rsid w:val="009C4898"/>
    <w:rsid w:val="009C4B6A"/>
    <w:rsid w:val="009C5193"/>
    <w:rsid w:val="009C5378"/>
    <w:rsid w:val="009C5E8C"/>
    <w:rsid w:val="009C5EAE"/>
    <w:rsid w:val="009C634D"/>
    <w:rsid w:val="009C67B2"/>
    <w:rsid w:val="009C67F9"/>
    <w:rsid w:val="009C6F1C"/>
    <w:rsid w:val="009C7178"/>
    <w:rsid w:val="009C73EF"/>
    <w:rsid w:val="009C7E75"/>
    <w:rsid w:val="009C7EA7"/>
    <w:rsid w:val="009D06E8"/>
    <w:rsid w:val="009D072D"/>
    <w:rsid w:val="009D13DD"/>
    <w:rsid w:val="009D16A1"/>
    <w:rsid w:val="009D1B0D"/>
    <w:rsid w:val="009D1B23"/>
    <w:rsid w:val="009D1E84"/>
    <w:rsid w:val="009D25F8"/>
    <w:rsid w:val="009D2760"/>
    <w:rsid w:val="009D29A7"/>
    <w:rsid w:val="009D46C0"/>
    <w:rsid w:val="009D4C62"/>
    <w:rsid w:val="009D5311"/>
    <w:rsid w:val="009D5EA3"/>
    <w:rsid w:val="009D5F54"/>
    <w:rsid w:val="009D5FBB"/>
    <w:rsid w:val="009D6097"/>
    <w:rsid w:val="009D6402"/>
    <w:rsid w:val="009D6A2A"/>
    <w:rsid w:val="009D6CCF"/>
    <w:rsid w:val="009D7183"/>
    <w:rsid w:val="009D71AF"/>
    <w:rsid w:val="009D79A0"/>
    <w:rsid w:val="009D7D16"/>
    <w:rsid w:val="009D7D98"/>
    <w:rsid w:val="009E1112"/>
    <w:rsid w:val="009E1162"/>
    <w:rsid w:val="009E1215"/>
    <w:rsid w:val="009E122C"/>
    <w:rsid w:val="009E2117"/>
    <w:rsid w:val="009E2248"/>
    <w:rsid w:val="009E24FC"/>
    <w:rsid w:val="009E2749"/>
    <w:rsid w:val="009E2772"/>
    <w:rsid w:val="009E33D8"/>
    <w:rsid w:val="009E3402"/>
    <w:rsid w:val="009E346A"/>
    <w:rsid w:val="009E34A5"/>
    <w:rsid w:val="009E3567"/>
    <w:rsid w:val="009E35FD"/>
    <w:rsid w:val="009E3E5E"/>
    <w:rsid w:val="009E43F1"/>
    <w:rsid w:val="009E4788"/>
    <w:rsid w:val="009E5430"/>
    <w:rsid w:val="009E5444"/>
    <w:rsid w:val="009E5583"/>
    <w:rsid w:val="009E5A13"/>
    <w:rsid w:val="009E5FA4"/>
    <w:rsid w:val="009E62EE"/>
    <w:rsid w:val="009E6341"/>
    <w:rsid w:val="009E6CCB"/>
    <w:rsid w:val="009E7A94"/>
    <w:rsid w:val="009E7CD3"/>
    <w:rsid w:val="009F0410"/>
    <w:rsid w:val="009F0A92"/>
    <w:rsid w:val="009F0BA7"/>
    <w:rsid w:val="009F0F80"/>
    <w:rsid w:val="009F16C0"/>
    <w:rsid w:val="009F22F9"/>
    <w:rsid w:val="009F32C2"/>
    <w:rsid w:val="009F3CDC"/>
    <w:rsid w:val="009F4075"/>
    <w:rsid w:val="009F40CB"/>
    <w:rsid w:val="009F4655"/>
    <w:rsid w:val="009F4CFE"/>
    <w:rsid w:val="009F50A9"/>
    <w:rsid w:val="009F5329"/>
    <w:rsid w:val="009F577F"/>
    <w:rsid w:val="009F5887"/>
    <w:rsid w:val="009F5AFE"/>
    <w:rsid w:val="009F5DE5"/>
    <w:rsid w:val="009F60C0"/>
    <w:rsid w:val="009F61B5"/>
    <w:rsid w:val="009F61C9"/>
    <w:rsid w:val="009F6E1A"/>
    <w:rsid w:val="009F6F09"/>
    <w:rsid w:val="009F70A9"/>
    <w:rsid w:val="009F73C8"/>
    <w:rsid w:val="00A00BB1"/>
    <w:rsid w:val="00A00BCD"/>
    <w:rsid w:val="00A00D04"/>
    <w:rsid w:val="00A011F3"/>
    <w:rsid w:val="00A01700"/>
    <w:rsid w:val="00A01845"/>
    <w:rsid w:val="00A01A19"/>
    <w:rsid w:val="00A01DAD"/>
    <w:rsid w:val="00A02366"/>
    <w:rsid w:val="00A023D7"/>
    <w:rsid w:val="00A023F6"/>
    <w:rsid w:val="00A02708"/>
    <w:rsid w:val="00A0306F"/>
    <w:rsid w:val="00A03089"/>
    <w:rsid w:val="00A03331"/>
    <w:rsid w:val="00A059F3"/>
    <w:rsid w:val="00A05E0F"/>
    <w:rsid w:val="00A06403"/>
    <w:rsid w:val="00A06409"/>
    <w:rsid w:val="00A07015"/>
    <w:rsid w:val="00A07330"/>
    <w:rsid w:val="00A07590"/>
    <w:rsid w:val="00A076D2"/>
    <w:rsid w:val="00A07C1A"/>
    <w:rsid w:val="00A07E1C"/>
    <w:rsid w:val="00A100C9"/>
    <w:rsid w:val="00A1019A"/>
    <w:rsid w:val="00A108F2"/>
    <w:rsid w:val="00A1103E"/>
    <w:rsid w:val="00A1189B"/>
    <w:rsid w:val="00A11F50"/>
    <w:rsid w:val="00A1262A"/>
    <w:rsid w:val="00A13903"/>
    <w:rsid w:val="00A14679"/>
    <w:rsid w:val="00A14E23"/>
    <w:rsid w:val="00A14F62"/>
    <w:rsid w:val="00A15931"/>
    <w:rsid w:val="00A15AF0"/>
    <w:rsid w:val="00A15D20"/>
    <w:rsid w:val="00A15FE1"/>
    <w:rsid w:val="00A16105"/>
    <w:rsid w:val="00A1629A"/>
    <w:rsid w:val="00A1667D"/>
    <w:rsid w:val="00A1690F"/>
    <w:rsid w:val="00A169D9"/>
    <w:rsid w:val="00A16A5D"/>
    <w:rsid w:val="00A16B83"/>
    <w:rsid w:val="00A16BEC"/>
    <w:rsid w:val="00A17114"/>
    <w:rsid w:val="00A171A7"/>
    <w:rsid w:val="00A174D8"/>
    <w:rsid w:val="00A1779F"/>
    <w:rsid w:val="00A17FEA"/>
    <w:rsid w:val="00A2050B"/>
    <w:rsid w:val="00A21311"/>
    <w:rsid w:val="00A21499"/>
    <w:rsid w:val="00A2154A"/>
    <w:rsid w:val="00A21710"/>
    <w:rsid w:val="00A2174E"/>
    <w:rsid w:val="00A21BD2"/>
    <w:rsid w:val="00A225BD"/>
    <w:rsid w:val="00A22604"/>
    <w:rsid w:val="00A227A4"/>
    <w:rsid w:val="00A237D1"/>
    <w:rsid w:val="00A23CFD"/>
    <w:rsid w:val="00A23DAC"/>
    <w:rsid w:val="00A24835"/>
    <w:rsid w:val="00A24DEA"/>
    <w:rsid w:val="00A256F6"/>
    <w:rsid w:val="00A257BC"/>
    <w:rsid w:val="00A26D7C"/>
    <w:rsid w:val="00A27303"/>
    <w:rsid w:val="00A2772C"/>
    <w:rsid w:val="00A277DA"/>
    <w:rsid w:val="00A27D76"/>
    <w:rsid w:val="00A27EAD"/>
    <w:rsid w:val="00A3074B"/>
    <w:rsid w:val="00A3082E"/>
    <w:rsid w:val="00A308F3"/>
    <w:rsid w:val="00A30FDB"/>
    <w:rsid w:val="00A312F1"/>
    <w:rsid w:val="00A31304"/>
    <w:rsid w:val="00A32005"/>
    <w:rsid w:val="00A32169"/>
    <w:rsid w:val="00A321DD"/>
    <w:rsid w:val="00A32345"/>
    <w:rsid w:val="00A32470"/>
    <w:rsid w:val="00A32507"/>
    <w:rsid w:val="00A32BD0"/>
    <w:rsid w:val="00A32E0E"/>
    <w:rsid w:val="00A33214"/>
    <w:rsid w:val="00A3344B"/>
    <w:rsid w:val="00A337AA"/>
    <w:rsid w:val="00A33B5A"/>
    <w:rsid w:val="00A34035"/>
    <w:rsid w:val="00A34291"/>
    <w:rsid w:val="00A34593"/>
    <w:rsid w:val="00A3462E"/>
    <w:rsid w:val="00A34B9A"/>
    <w:rsid w:val="00A35131"/>
    <w:rsid w:val="00A351CB"/>
    <w:rsid w:val="00A351F4"/>
    <w:rsid w:val="00A35312"/>
    <w:rsid w:val="00A35324"/>
    <w:rsid w:val="00A35713"/>
    <w:rsid w:val="00A35901"/>
    <w:rsid w:val="00A35BBC"/>
    <w:rsid w:val="00A35EFD"/>
    <w:rsid w:val="00A36522"/>
    <w:rsid w:val="00A3691B"/>
    <w:rsid w:val="00A36DA6"/>
    <w:rsid w:val="00A3783E"/>
    <w:rsid w:val="00A37937"/>
    <w:rsid w:val="00A37B55"/>
    <w:rsid w:val="00A37CFE"/>
    <w:rsid w:val="00A37DC3"/>
    <w:rsid w:val="00A37F0E"/>
    <w:rsid w:val="00A37F73"/>
    <w:rsid w:val="00A40192"/>
    <w:rsid w:val="00A403B0"/>
    <w:rsid w:val="00A40572"/>
    <w:rsid w:val="00A41343"/>
    <w:rsid w:val="00A4137A"/>
    <w:rsid w:val="00A414AB"/>
    <w:rsid w:val="00A41971"/>
    <w:rsid w:val="00A419A5"/>
    <w:rsid w:val="00A41F77"/>
    <w:rsid w:val="00A4208E"/>
    <w:rsid w:val="00A4252E"/>
    <w:rsid w:val="00A42537"/>
    <w:rsid w:val="00A4293F"/>
    <w:rsid w:val="00A42FD3"/>
    <w:rsid w:val="00A4306D"/>
    <w:rsid w:val="00A436B2"/>
    <w:rsid w:val="00A43B98"/>
    <w:rsid w:val="00A43D0D"/>
    <w:rsid w:val="00A43ED4"/>
    <w:rsid w:val="00A4490F"/>
    <w:rsid w:val="00A44E81"/>
    <w:rsid w:val="00A451C4"/>
    <w:rsid w:val="00A4545F"/>
    <w:rsid w:val="00A456FC"/>
    <w:rsid w:val="00A46910"/>
    <w:rsid w:val="00A4699C"/>
    <w:rsid w:val="00A46A84"/>
    <w:rsid w:val="00A46B00"/>
    <w:rsid w:val="00A46DF2"/>
    <w:rsid w:val="00A472D3"/>
    <w:rsid w:val="00A502F7"/>
    <w:rsid w:val="00A503F0"/>
    <w:rsid w:val="00A506C9"/>
    <w:rsid w:val="00A51633"/>
    <w:rsid w:val="00A51A73"/>
    <w:rsid w:val="00A51D6E"/>
    <w:rsid w:val="00A52068"/>
    <w:rsid w:val="00A52B0D"/>
    <w:rsid w:val="00A52ECA"/>
    <w:rsid w:val="00A52F77"/>
    <w:rsid w:val="00A5310D"/>
    <w:rsid w:val="00A532ED"/>
    <w:rsid w:val="00A53B88"/>
    <w:rsid w:val="00A5402B"/>
    <w:rsid w:val="00A54AE6"/>
    <w:rsid w:val="00A55004"/>
    <w:rsid w:val="00A5545F"/>
    <w:rsid w:val="00A55883"/>
    <w:rsid w:val="00A55E4D"/>
    <w:rsid w:val="00A55F95"/>
    <w:rsid w:val="00A566EF"/>
    <w:rsid w:val="00A56BE7"/>
    <w:rsid w:val="00A56C14"/>
    <w:rsid w:val="00A57398"/>
    <w:rsid w:val="00A57630"/>
    <w:rsid w:val="00A5774D"/>
    <w:rsid w:val="00A57CD2"/>
    <w:rsid w:val="00A57FF4"/>
    <w:rsid w:val="00A600AF"/>
    <w:rsid w:val="00A60329"/>
    <w:rsid w:val="00A606BE"/>
    <w:rsid w:val="00A60D59"/>
    <w:rsid w:val="00A61534"/>
    <w:rsid w:val="00A61C47"/>
    <w:rsid w:val="00A62476"/>
    <w:rsid w:val="00A6270E"/>
    <w:rsid w:val="00A62771"/>
    <w:rsid w:val="00A6278E"/>
    <w:rsid w:val="00A63596"/>
    <w:rsid w:val="00A63844"/>
    <w:rsid w:val="00A63AE8"/>
    <w:rsid w:val="00A640E1"/>
    <w:rsid w:val="00A642F2"/>
    <w:rsid w:val="00A643CA"/>
    <w:rsid w:val="00A649E1"/>
    <w:rsid w:val="00A64CED"/>
    <w:rsid w:val="00A64FA0"/>
    <w:rsid w:val="00A64FD7"/>
    <w:rsid w:val="00A6506E"/>
    <w:rsid w:val="00A65C77"/>
    <w:rsid w:val="00A65E17"/>
    <w:rsid w:val="00A65F02"/>
    <w:rsid w:val="00A66358"/>
    <w:rsid w:val="00A66630"/>
    <w:rsid w:val="00A66C55"/>
    <w:rsid w:val="00A66CE4"/>
    <w:rsid w:val="00A67086"/>
    <w:rsid w:val="00A6717D"/>
    <w:rsid w:val="00A677A5"/>
    <w:rsid w:val="00A700A9"/>
    <w:rsid w:val="00A701A9"/>
    <w:rsid w:val="00A70223"/>
    <w:rsid w:val="00A702E5"/>
    <w:rsid w:val="00A70302"/>
    <w:rsid w:val="00A7098F"/>
    <w:rsid w:val="00A71C7E"/>
    <w:rsid w:val="00A7272C"/>
    <w:rsid w:val="00A7282C"/>
    <w:rsid w:val="00A72A4C"/>
    <w:rsid w:val="00A72C7F"/>
    <w:rsid w:val="00A7322B"/>
    <w:rsid w:val="00A73A6A"/>
    <w:rsid w:val="00A73C8B"/>
    <w:rsid w:val="00A73F50"/>
    <w:rsid w:val="00A741AB"/>
    <w:rsid w:val="00A74870"/>
    <w:rsid w:val="00A74EA6"/>
    <w:rsid w:val="00A752B5"/>
    <w:rsid w:val="00A75381"/>
    <w:rsid w:val="00A754D3"/>
    <w:rsid w:val="00A75551"/>
    <w:rsid w:val="00A7565C"/>
    <w:rsid w:val="00A758B2"/>
    <w:rsid w:val="00A75CEA"/>
    <w:rsid w:val="00A75DD6"/>
    <w:rsid w:val="00A764C1"/>
    <w:rsid w:val="00A765E2"/>
    <w:rsid w:val="00A76DB3"/>
    <w:rsid w:val="00A77077"/>
    <w:rsid w:val="00A777C3"/>
    <w:rsid w:val="00A7792A"/>
    <w:rsid w:val="00A77B10"/>
    <w:rsid w:val="00A77D7D"/>
    <w:rsid w:val="00A80A2D"/>
    <w:rsid w:val="00A81077"/>
    <w:rsid w:val="00A81822"/>
    <w:rsid w:val="00A81A32"/>
    <w:rsid w:val="00A81A34"/>
    <w:rsid w:val="00A81D68"/>
    <w:rsid w:val="00A81E81"/>
    <w:rsid w:val="00A824DD"/>
    <w:rsid w:val="00A825C1"/>
    <w:rsid w:val="00A82BFC"/>
    <w:rsid w:val="00A82C38"/>
    <w:rsid w:val="00A8309E"/>
    <w:rsid w:val="00A83235"/>
    <w:rsid w:val="00A83733"/>
    <w:rsid w:val="00A837A1"/>
    <w:rsid w:val="00A83D9C"/>
    <w:rsid w:val="00A840CD"/>
    <w:rsid w:val="00A840DF"/>
    <w:rsid w:val="00A84A61"/>
    <w:rsid w:val="00A854F7"/>
    <w:rsid w:val="00A8582C"/>
    <w:rsid w:val="00A85A4D"/>
    <w:rsid w:val="00A85D81"/>
    <w:rsid w:val="00A85EBC"/>
    <w:rsid w:val="00A8655F"/>
    <w:rsid w:val="00A86811"/>
    <w:rsid w:val="00A86C55"/>
    <w:rsid w:val="00A86CB3"/>
    <w:rsid w:val="00A86D28"/>
    <w:rsid w:val="00A86DB4"/>
    <w:rsid w:val="00A86DF7"/>
    <w:rsid w:val="00A86EE9"/>
    <w:rsid w:val="00A871A6"/>
    <w:rsid w:val="00A87428"/>
    <w:rsid w:val="00A875AE"/>
    <w:rsid w:val="00A877BF"/>
    <w:rsid w:val="00A901F7"/>
    <w:rsid w:val="00A9040C"/>
    <w:rsid w:val="00A906FA"/>
    <w:rsid w:val="00A908F2"/>
    <w:rsid w:val="00A90E6C"/>
    <w:rsid w:val="00A910BA"/>
    <w:rsid w:val="00A91808"/>
    <w:rsid w:val="00A919E6"/>
    <w:rsid w:val="00A91D92"/>
    <w:rsid w:val="00A9205E"/>
    <w:rsid w:val="00A92A44"/>
    <w:rsid w:val="00A92D08"/>
    <w:rsid w:val="00A9302F"/>
    <w:rsid w:val="00A93F16"/>
    <w:rsid w:val="00A947C8"/>
    <w:rsid w:val="00A94B8A"/>
    <w:rsid w:val="00A951BD"/>
    <w:rsid w:val="00A955C4"/>
    <w:rsid w:val="00A955D5"/>
    <w:rsid w:val="00A95A7D"/>
    <w:rsid w:val="00A95DE8"/>
    <w:rsid w:val="00A95FAF"/>
    <w:rsid w:val="00A961BB"/>
    <w:rsid w:val="00A9690A"/>
    <w:rsid w:val="00A97063"/>
    <w:rsid w:val="00A9729E"/>
    <w:rsid w:val="00A97A68"/>
    <w:rsid w:val="00AA0045"/>
    <w:rsid w:val="00AA0B72"/>
    <w:rsid w:val="00AA1630"/>
    <w:rsid w:val="00AA1892"/>
    <w:rsid w:val="00AA1B02"/>
    <w:rsid w:val="00AA1E75"/>
    <w:rsid w:val="00AA2AA7"/>
    <w:rsid w:val="00AA3082"/>
    <w:rsid w:val="00AA3478"/>
    <w:rsid w:val="00AA34CD"/>
    <w:rsid w:val="00AA359D"/>
    <w:rsid w:val="00AA3671"/>
    <w:rsid w:val="00AA42CC"/>
    <w:rsid w:val="00AA4F78"/>
    <w:rsid w:val="00AA5568"/>
    <w:rsid w:val="00AA556D"/>
    <w:rsid w:val="00AA558A"/>
    <w:rsid w:val="00AA5BFA"/>
    <w:rsid w:val="00AA5CAB"/>
    <w:rsid w:val="00AA6437"/>
    <w:rsid w:val="00AA68F7"/>
    <w:rsid w:val="00AA6B95"/>
    <w:rsid w:val="00AA6FE9"/>
    <w:rsid w:val="00AA7001"/>
    <w:rsid w:val="00AA706D"/>
    <w:rsid w:val="00AA73A1"/>
    <w:rsid w:val="00AA74A5"/>
    <w:rsid w:val="00AA791B"/>
    <w:rsid w:val="00AA7D62"/>
    <w:rsid w:val="00AB0077"/>
    <w:rsid w:val="00AB0D0E"/>
    <w:rsid w:val="00AB1038"/>
    <w:rsid w:val="00AB1868"/>
    <w:rsid w:val="00AB1E83"/>
    <w:rsid w:val="00AB1FA7"/>
    <w:rsid w:val="00AB245D"/>
    <w:rsid w:val="00AB2744"/>
    <w:rsid w:val="00AB2762"/>
    <w:rsid w:val="00AB2A49"/>
    <w:rsid w:val="00AB39D6"/>
    <w:rsid w:val="00AB3A8C"/>
    <w:rsid w:val="00AB3BD1"/>
    <w:rsid w:val="00AB3D32"/>
    <w:rsid w:val="00AB48BE"/>
    <w:rsid w:val="00AB4C32"/>
    <w:rsid w:val="00AB4C34"/>
    <w:rsid w:val="00AB51C8"/>
    <w:rsid w:val="00AB56D9"/>
    <w:rsid w:val="00AB5972"/>
    <w:rsid w:val="00AB5BE2"/>
    <w:rsid w:val="00AB64E4"/>
    <w:rsid w:val="00AB662A"/>
    <w:rsid w:val="00AB6E0A"/>
    <w:rsid w:val="00AB71F7"/>
    <w:rsid w:val="00AB73A6"/>
    <w:rsid w:val="00AB7734"/>
    <w:rsid w:val="00AB774A"/>
    <w:rsid w:val="00AB7BD5"/>
    <w:rsid w:val="00AC0766"/>
    <w:rsid w:val="00AC0872"/>
    <w:rsid w:val="00AC0E23"/>
    <w:rsid w:val="00AC1297"/>
    <w:rsid w:val="00AC15A4"/>
    <w:rsid w:val="00AC1620"/>
    <w:rsid w:val="00AC16D6"/>
    <w:rsid w:val="00AC1BEE"/>
    <w:rsid w:val="00AC1FE7"/>
    <w:rsid w:val="00AC2113"/>
    <w:rsid w:val="00AC21C5"/>
    <w:rsid w:val="00AC26CB"/>
    <w:rsid w:val="00AC2F19"/>
    <w:rsid w:val="00AC2F51"/>
    <w:rsid w:val="00AC4722"/>
    <w:rsid w:val="00AC4BB6"/>
    <w:rsid w:val="00AC4BB7"/>
    <w:rsid w:val="00AC6010"/>
    <w:rsid w:val="00AC6932"/>
    <w:rsid w:val="00AC6F9C"/>
    <w:rsid w:val="00AC733F"/>
    <w:rsid w:val="00AC7409"/>
    <w:rsid w:val="00AC7765"/>
    <w:rsid w:val="00AC78D8"/>
    <w:rsid w:val="00AC7C01"/>
    <w:rsid w:val="00AC7E15"/>
    <w:rsid w:val="00AC7FF5"/>
    <w:rsid w:val="00AD0745"/>
    <w:rsid w:val="00AD08F9"/>
    <w:rsid w:val="00AD0CCD"/>
    <w:rsid w:val="00AD1223"/>
    <w:rsid w:val="00AD125E"/>
    <w:rsid w:val="00AD17B2"/>
    <w:rsid w:val="00AD236A"/>
    <w:rsid w:val="00AD277F"/>
    <w:rsid w:val="00AD278E"/>
    <w:rsid w:val="00AD29BB"/>
    <w:rsid w:val="00AD2CEE"/>
    <w:rsid w:val="00AD3324"/>
    <w:rsid w:val="00AD3510"/>
    <w:rsid w:val="00AD3607"/>
    <w:rsid w:val="00AD3B9B"/>
    <w:rsid w:val="00AD48C3"/>
    <w:rsid w:val="00AD48D8"/>
    <w:rsid w:val="00AD4C45"/>
    <w:rsid w:val="00AD4CAF"/>
    <w:rsid w:val="00AD54C7"/>
    <w:rsid w:val="00AD5C94"/>
    <w:rsid w:val="00AD5E10"/>
    <w:rsid w:val="00AD62EA"/>
    <w:rsid w:val="00AD641E"/>
    <w:rsid w:val="00AD6C1E"/>
    <w:rsid w:val="00AD7A72"/>
    <w:rsid w:val="00AD7DE7"/>
    <w:rsid w:val="00AD7E18"/>
    <w:rsid w:val="00AE0FFF"/>
    <w:rsid w:val="00AE10AA"/>
    <w:rsid w:val="00AE1D07"/>
    <w:rsid w:val="00AE2161"/>
    <w:rsid w:val="00AE2327"/>
    <w:rsid w:val="00AE2383"/>
    <w:rsid w:val="00AE240A"/>
    <w:rsid w:val="00AE2933"/>
    <w:rsid w:val="00AE2AE3"/>
    <w:rsid w:val="00AE2C39"/>
    <w:rsid w:val="00AE2CC7"/>
    <w:rsid w:val="00AE2D2D"/>
    <w:rsid w:val="00AE373C"/>
    <w:rsid w:val="00AE3934"/>
    <w:rsid w:val="00AE4157"/>
    <w:rsid w:val="00AE4507"/>
    <w:rsid w:val="00AE47DC"/>
    <w:rsid w:val="00AE47E3"/>
    <w:rsid w:val="00AE4B34"/>
    <w:rsid w:val="00AE4BCE"/>
    <w:rsid w:val="00AE5641"/>
    <w:rsid w:val="00AE58CC"/>
    <w:rsid w:val="00AE5E26"/>
    <w:rsid w:val="00AE5F98"/>
    <w:rsid w:val="00AE60C0"/>
    <w:rsid w:val="00AE681A"/>
    <w:rsid w:val="00AE68D1"/>
    <w:rsid w:val="00AE6A4C"/>
    <w:rsid w:val="00AE6C7C"/>
    <w:rsid w:val="00AE6DF3"/>
    <w:rsid w:val="00AE7431"/>
    <w:rsid w:val="00AE7760"/>
    <w:rsid w:val="00AE77B8"/>
    <w:rsid w:val="00AE7AD9"/>
    <w:rsid w:val="00AE7C0C"/>
    <w:rsid w:val="00AF0080"/>
    <w:rsid w:val="00AF0086"/>
    <w:rsid w:val="00AF0224"/>
    <w:rsid w:val="00AF08F9"/>
    <w:rsid w:val="00AF0956"/>
    <w:rsid w:val="00AF0C20"/>
    <w:rsid w:val="00AF123B"/>
    <w:rsid w:val="00AF132A"/>
    <w:rsid w:val="00AF18BF"/>
    <w:rsid w:val="00AF20A5"/>
    <w:rsid w:val="00AF2752"/>
    <w:rsid w:val="00AF29AB"/>
    <w:rsid w:val="00AF317B"/>
    <w:rsid w:val="00AF36F8"/>
    <w:rsid w:val="00AF3B77"/>
    <w:rsid w:val="00AF438F"/>
    <w:rsid w:val="00AF4BE2"/>
    <w:rsid w:val="00AF4E55"/>
    <w:rsid w:val="00AF512D"/>
    <w:rsid w:val="00AF52F8"/>
    <w:rsid w:val="00AF5303"/>
    <w:rsid w:val="00AF58C3"/>
    <w:rsid w:val="00AF58F4"/>
    <w:rsid w:val="00AF5AD3"/>
    <w:rsid w:val="00AF5EC3"/>
    <w:rsid w:val="00AF60F1"/>
    <w:rsid w:val="00AF627B"/>
    <w:rsid w:val="00AF6462"/>
    <w:rsid w:val="00AF650F"/>
    <w:rsid w:val="00AF77AF"/>
    <w:rsid w:val="00AF79B9"/>
    <w:rsid w:val="00B0061C"/>
    <w:rsid w:val="00B007D4"/>
    <w:rsid w:val="00B00969"/>
    <w:rsid w:val="00B00D88"/>
    <w:rsid w:val="00B01BF1"/>
    <w:rsid w:val="00B01D48"/>
    <w:rsid w:val="00B01E2B"/>
    <w:rsid w:val="00B0286F"/>
    <w:rsid w:val="00B02A06"/>
    <w:rsid w:val="00B02B7F"/>
    <w:rsid w:val="00B03201"/>
    <w:rsid w:val="00B03723"/>
    <w:rsid w:val="00B039FE"/>
    <w:rsid w:val="00B03A18"/>
    <w:rsid w:val="00B04874"/>
    <w:rsid w:val="00B049E7"/>
    <w:rsid w:val="00B04F24"/>
    <w:rsid w:val="00B05DF9"/>
    <w:rsid w:val="00B05F85"/>
    <w:rsid w:val="00B06931"/>
    <w:rsid w:val="00B06D6E"/>
    <w:rsid w:val="00B07E07"/>
    <w:rsid w:val="00B07FA6"/>
    <w:rsid w:val="00B10251"/>
    <w:rsid w:val="00B10B4E"/>
    <w:rsid w:val="00B11133"/>
    <w:rsid w:val="00B1121E"/>
    <w:rsid w:val="00B1134E"/>
    <w:rsid w:val="00B115E8"/>
    <w:rsid w:val="00B11713"/>
    <w:rsid w:val="00B12189"/>
    <w:rsid w:val="00B12544"/>
    <w:rsid w:val="00B12ED4"/>
    <w:rsid w:val="00B13536"/>
    <w:rsid w:val="00B1408A"/>
    <w:rsid w:val="00B14202"/>
    <w:rsid w:val="00B14221"/>
    <w:rsid w:val="00B14764"/>
    <w:rsid w:val="00B1483E"/>
    <w:rsid w:val="00B14B3F"/>
    <w:rsid w:val="00B14B70"/>
    <w:rsid w:val="00B14CCF"/>
    <w:rsid w:val="00B14D7D"/>
    <w:rsid w:val="00B1574D"/>
    <w:rsid w:val="00B160E4"/>
    <w:rsid w:val="00B16BD7"/>
    <w:rsid w:val="00B16CA0"/>
    <w:rsid w:val="00B16E0C"/>
    <w:rsid w:val="00B17023"/>
    <w:rsid w:val="00B1726C"/>
    <w:rsid w:val="00B172EB"/>
    <w:rsid w:val="00B17634"/>
    <w:rsid w:val="00B1767F"/>
    <w:rsid w:val="00B176F0"/>
    <w:rsid w:val="00B1777C"/>
    <w:rsid w:val="00B20393"/>
    <w:rsid w:val="00B2072A"/>
    <w:rsid w:val="00B20922"/>
    <w:rsid w:val="00B20D40"/>
    <w:rsid w:val="00B20DC4"/>
    <w:rsid w:val="00B20E4B"/>
    <w:rsid w:val="00B21E90"/>
    <w:rsid w:val="00B21EE8"/>
    <w:rsid w:val="00B21F7C"/>
    <w:rsid w:val="00B22155"/>
    <w:rsid w:val="00B22216"/>
    <w:rsid w:val="00B227EB"/>
    <w:rsid w:val="00B22921"/>
    <w:rsid w:val="00B22CDC"/>
    <w:rsid w:val="00B23089"/>
    <w:rsid w:val="00B231C1"/>
    <w:rsid w:val="00B23433"/>
    <w:rsid w:val="00B23434"/>
    <w:rsid w:val="00B23546"/>
    <w:rsid w:val="00B2354F"/>
    <w:rsid w:val="00B23840"/>
    <w:rsid w:val="00B23842"/>
    <w:rsid w:val="00B23CA3"/>
    <w:rsid w:val="00B2417F"/>
    <w:rsid w:val="00B247D6"/>
    <w:rsid w:val="00B249B2"/>
    <w:rsid w:val="00B24DF0"/>
    <w:rsid w:val="00B2592F"/>
    <w:rsid w:val="00B25C41"/>
    <w:rsid w:val="00B2611B"/>
    <w:rsid w:val="00B265DE"/>
    <w:rsid w:val="00B266ED"/>
    <w:rsid w:val="00B26AEB"/>
    <w:rsid w:val="00B26C53"/>
    <w:rsid w:val="00B27183"/>
    <w:rsid w:val="00B272EA"/>
    <w:rsid w:val="00B2796B"/>
    <w:rsid w:val="00B27AB8"/>
    <w:rsid w:val="00B27CD6"/>
    <w:rsid w:val="00B304D7"/>
    <w:rsid w:val="00B306CC"/>
    <w:rsid w:val="00B3095F"/>
    <w:rsid w:val="00B30A9E"/>
    <w:rsid w:val="00B30D71"/>
    <w:rsid w:val="00B31296"/>
    <w:rsid w:val="00B31517"/>
    <w:rsid w:val="00B31D93"/>
    <w:rsid w:val="00B31E3D"/>
    <w:rsid w:val="00B32006"/>
    <w:rsid w:val="00B322B1"/>
    <w:rsid w:val="00B322C5"/>
    <w:rsid w:val="00B324F0"/>
    <w:rsid w:val="00B3265F"/>
    <w:rsid w:val="00B32A0D"/>
    <w:rsid w:val="00B332B0"/>
    <w:rsid w:val="00B33546"/>
    <w:rsid w:val="00B33730"/>
    <w:rsid w:val="00B33A86"/>
    <w:rsid w:val="00B33D36"/>
    <w:rsid w:val="00B33FA3"/>
    <w:rsid w:val="00B34288"/>
    <w:rsid w:val="00B3429B"/>
    <w:rsid w:val="00B346BB"/>
    <w:rsid w:val="00B35888"/>
    <w:rsid w:val="00B36295"/>
    <w:rsid w:val="00B3651D"/>
    <w:rsid w:val="00B3759B"/>
    <w:rsid w:val="00B37944"/>
    <w:rsid w:val="00B37E4C"/>
    <w:rsid w:val="00B40AC6"/>
    <w:rsid w:val="00B40BA3"/>
    <w:rsid w:val="00B40D93"/>
    <w:rsid w:val="00B41AE0"/>
    <w:rsid w:val="00B41B64"/>
    <w:rsid w:val="00B41C9B"/>
    <w:rsid w:val="00B41ED5"/>
    <w:rsid w:val="00B4317F"/>
    <w:rsid w:val="00B43237"/>
    <w:rsid w:val="00B4332C"/>
    <w:rsid w:val="00B43C13"/>
    <w:rsid w:val="00B43EC0"/>
    <w:rsid w:val="00B4438C"/>
    <w:rsid w:val="00B44F8B"/>
    <w:rsid w:val="00B45E9C"/>
    <w:rsid w:val="00B4607A"/>
    <w:rsid w:val="00B46320"/>
    <w:rsid w:val="00B4644A"/>
    <w:rsid w:val="00B46990"/>
    <w:rsid w:val="00B47020"/>
    <w:rsid w:val="00B4772D"/>
    <w:rsid w:val="00B47837"/>
    <w:rsid w:val="00B501FA"/>
    <w:rsid w:val="00B503B2"/>
    <w:rsid w:val="00B505A3"/>
    <w:rsid w:val="00B51BCD"/>
    <w:rsid w:val="00B51C02"/>
    <w:rsid w:val="00B51DDA"/>
    <w:rsid w:val="00B51FE0"/>
    <w:rsid w:val="00B5218E"/>
    <w:rsid w:val="00B52E7B"/>
    <w:rsid w:val="00B53641"/>
    <w:rsid w:val="00B53738"/>
    <w:rsid w:val="00B5387E"/>
    <w:rsid w:val="00B539C1"/>
    <w:rsid w:val="00B54900"/>
    <w:rsid w:val="00B54B4C"/>
    <w:rsid w:val="00B54B88"/>
    <w:rsid w:val="00B54B93"/>
    <w:rsid w:val="00B54EEE"/>
    <w:rsid w:val="00B55810"/>
    <w:rsid w:val="00B55CB0"/>
    <w:rsid w:val="00B55D75"/>
    <w:rsid w:val="00B55E60"/>
    <w:rsid w:val="00B56612"/>
    <w:rsid w:val="00B572EB"/>
    <w:rsid w:val="00B5752C"/>
    <w:rsid w:val="00B575ED"/>
    <w:rsid w:val="00B579CF"/>
    <w:rsid w:val="00B57F0E"/>
    <w:rsid w:val="00B6004C"/>
    <w:rsid w:val="00B60FB0"/>
    <w:rsid w:val="00B61624"/>
    <w:rsid w:val="00B61682"/>
    <w:rsid w:val="00B62128"/>
    <w:rsid w:val="00B6256F"/>
    <w:rsid w:val="00B62902"/>
    <w:rsid w:val="00B63024"/>
    <w:rsid w:val="00B630B3"/>
    <w:rsid w:val="00B63252"/>
    <w:rsid w:val="00B632B5"/>
    <w:rsid w:val="00B633D5"/>
    <w:rsid w:val="00B638F0"/>
    <w:rsid w:val="00B63AA3"/>
    <w:rsid w:val="00B63C3A"/>
    <w:rsid w:val="00B63ECD"/>
    <w:rsid w:val="00B64372"/>
    <w:rsid w:val="00B6470D"/>
    <w:rsid w:val="00B64E1D"/>
    <w:rsid w:val="00B64E36"/>
    <w:rsid w:val="00B65466"/>
    <w:rsid w:val="00B65667"/>
    <w:rsid w:val="00B6578D"/>
    <w:rsid w:val="00B658FF"/>
    <w:rsid w:val="00B66198"/>
    <w:rsid w:val="00B6673C"/>
    <w:rsid w:val="00B667F1"/>
    <w:rsid w:val="00B66878"/>
    <w:rsid w:val="00B66D57"/>
    <w:rsid w:val="00B66D98"/>
    <w:rsid w:val="00B67002"/>
    <w:rsid w:val="00B67051"/>
    <w:rsid w:val="00B67807"/>
    <w:rsid w:val="00B6783A"/>
    <w:rsid w:val="00B67BFF"/>
    <w:rsid w:val="00B67DD3"/>
    <w:rsid w:val="00B70242"/>
    <w:rsid w:val="00B7036B"/>
    <w:rsid w:val="00B706F3"/>
    <w:rsid w:val="00B70D2B"/>
    <w:rsid w:val="00B71512"/>
    <w:rsid w:val="00B717F8"/>
    <w:rsid w:val="00B7197C"/>
    <w:rsid w:val="00B722BA"/>
    <w:rsid w:val="00B72374"/>
    <w:rsid w:val="00B72420"/>
    <w:rsid w:val="00B72C34"/>
    <w:rsid w:val="00B72D22"/>
    <w:rsid w:val="00B72ED5"/>
    <w:rsid w:val="00B72F2D"/>
    <w:rsid w:val="00B73948"/>
    <w:rsid w:val="00B73B52"/>
    <w:rsid w:val="00B740D2"/>
    <w:rsid w:val="00B74175"/>
    <w:rsid w:val="00B748ED"/>
    <w:rsid w:val="00B7544B"/>
    <w:rsid w:val="00B7558E"/>
    <w:rsid w:val="00B757DD"/>
    <w:rsid w:val="00B75880"/>
    <w:rsid w:val="00B76473"/>
    <w:rsid w:val="00B76B06"/>
    <w:rsid w:val="00B76E71"/>
    <w:rsid w:val="00B76FF5"/>
    <w:rsid w:val="00B77030"/>
    <w:rsid w:val="00B77256"/>
    <w:rsid w:val="00B77B46"/>
    <w:rsid w:val="00B77CA4"/>
    <w:rsid w:val="00B77CF6"/>
    <w:rsid w:val="00B77D67"/>
    <w:rsid w:val="00B77ECA"/>
    <w:rsid w:val="00B801B3"/>
    <w:rsid w:val="00B80396"/>
    <w:rsid w:val="00B803CB"/>
    <w:rsid w:val="00B804A5"/>
    <w:rsid w:val="00B80E98"/>
    <w:rsid w:val="00B8156B"/>
    <w:rsid w:val="00B81866"/>
    <w:rsid w:val="00B829B2"/>
    <w:rsid w:val="00B82FF5"/>
    <w:rsid w:val="00B83091"/>
    <w:rsid w:val="00B832FD"/>
    <w:rsid w:val="00B83704"/>
    <w:rsid w:val="00B83C34"/>
    <w:rsid w:val="00B83E41"/>
    <w:rsid w:val="00B843B4"/>
    <w:rsid w:val="00B8459A"/>
    <w:rsid w:val="00B84AFD"/>
    <w:rsid w:val="00B84EEA"/>
    <w:rsid w:val="00B8512E"/>
    <w:rsid w:val="00B85324"/>
    <w:rsid w:val="00B854C9"/>
    <w:rsid w:val="00B85A29"/>
    <w:rsid w:val="00B86421"/>
    <w:rsid w:val="00B879C1"/>
    <w:rsid w:val="00B87BDA"/>
    <w:rsid w:val="00B87F74"/>
    <w:rsid w:val="00B87FDB"/>
    <w:rsid w:val="00B9014A"/>
    <w:rsid w:val="00B9072A"/>
    <w:rsid w:val="00B90CA9"/>
    <w:rsid w:val="00B91087"/>
    <w:rsid w:val="00B91F75"/>
    <w:rsid w:val="00B9235D"/>
    <w:rsid w:val="00B92529"/>
    <w:rsid w:val="00B927D1"/>
    <w:rsid w:val="00B92848"/>
    <w:rsid w:val="00B92A03"/>
    <w:rsid w:val="00B936D1"/>
    <w:rsid w:val="00B93C01"/>
    <w:rsid w:val="00B93D13"/>
    <w:rsid w:val="00B94362"/>
    <w:rsid w:val="00B9461B"/>
    <w:rsid w:val="00B947D9"/>
    <w:rsid w:val="00B949AD"/>
    <w:rsid w:val="00B9532D"/>
    <w:rsid w:val="00B956B9"/>
    <w:rsid w:val="00B95BC1"/>
    <w:rsid w:val="00B95BCE"/>
    <w:rsid w:val="00B9610E"/>
    <w:rsid w:val="00B96461"/>
    <w:rsid w:val="00B96B7B"/>
    <w:rsid w:val="00B9752E"/>
    <w:rsid w:val="00B97AF9"/>
    <w:rsid w:val="00BA07F8"/>
    <w:rsid w:val="00BA08CF"/>
    <w:rsid w:val="00BA0A68"/>
    <w:rsid w:val="00BA0A6A"/>
    <w:rsid w:val="00BA1015"/>
    <w:rsid w:val="00BA1089"/>
    <w:rsid w:val="00BA18B5"/>
    <w:rsid w:val="00BA19AF"/>
    <w:rsid w:val="00BA1A7F"/>
    <w:rsid w:val="00BA1B19"/>
    <w:rsid w:val="00BA1BED"/>
    <w:rsid w:val="00BA21D0"/>
    <w:rsid w:val="00BA2491"/>
    <w:rsid w:val="00BA2759"/>
    <w:rsid w:val="00BA2981"/>
    <w:rsid w:val="00BA29BC"/>
    <w:rsid w:val="00BA2D29"/>
    <w:rsid w:val="00BA2DDE"/>
    <w:rsid w:val="00BA31B9"/>
    <w:rsid w:val="00BA329C"/>
    <w:rsid w:val="00BA3940"/>
    <w:rsid w:val="00BA448B"/>
    <w:rsid w:val="00BA4D27"/>
    <w:rsid w:val="00BA4FA5"/>
    <w:rsid w:val="00BA557D"/>
    <w:rsid w:val="00BA55B3"/>
    <w:rsid w:val="00BA58E1"/>
    <w:rsid w:val="00BA5B04"/>
    <w:rsid w:val="00BA656C"/>
    <w:rsid w:val="00BA699F"/>
    <w:rsid w:val="00BA71C0"/>
    <w:rsid w:val="00BA7707"/>
    <w:rsid w:val="00BA7A25"/>
    <w:rsid w:val="00BA7B28"/>
    <w:rsid w:val="00BB0071"/>
    <w:rsid w:val="00BB02F2"/>
    <w:rsid w:val="00BB1331"/>
    <w:rsid w:val="00BB145C"/>
    <w:rsid w:val="00BB1571"/>
    <w:rsid w:val="00BB1750"/>
    <w:rsid w:val="00BB1CD3"/>
    <w:rsid w:val="00BB2052"/>
    <w:rsid w:val="00BB22D9"/>
    <w:rsid w:val="00BB2369"/>
    <w:rsid w:val="00BB2848"/>
    <w:rsid w:val="00BB2DE9"/>
    <w:rsid w:val="00BB2E4B"/>
    <w:rsid w:val="00BB3037"/>
    <w:rsid w:val="00BB30B1"/>
    <w:rsid w:val="00BB33B9"/>
    <w:rsid w:val="00BB34A2"/>
    <w:rsid w:val="00BB3CE4"/>
    <w:rsid w:val="00BB3DA4"/>
    <w:rsid w:val="00BB3E33"/>
    <w:rsid w:val="00BB444B"/>
    <w:rsid w:val="00BB4661"/>
    <w:rsid w:val="00BB477F"/>
    <w:rsid w:val="00BB47FE"/>
    <w:rsid w:val="00BB48CC"/>
    <w:rsid w:val="00BB4FA4"/>
    <w:rsid w:val="00BB4FFE"/>
    <w:rsid w:val="00BB51EF"/>
    <w:rsid w:val="00BB6091"/>
    <w:rsid w:val="00BB6B55"/>
    <w:rsid w:val="00BB6DF5"/>
    <w:rsid w:val="00BB710A"/>
    <w:rsid w:val="00BB764E"/>
    <w:rsid w:val="00BB7782"/>
    <w:rsid w:val="00BB77E6"/>
    <w:rsid w:val="00BC01BB"/>
    <w:rsid w:val="00BC0600"/>
    <w:rsid w:val="00BC068C"/>
    <w:rsid w:val="00BC0914"/>
    <w:rsid w:val="00BC0B81"/>
    <w:rsid w:val="00BC0BCB"/>
    <w:rsid w:val="00BC0E1B"/>
    <w:rsid w:val="00BC13E8"/>
    <w:rsid w:val="00BC1883"/>
    <w:rsid w:val="00BC1B84"/>
    <w:rsid w:val="00BC222D"/>
    <w:rsid w:val="00BC2535"/>
    <w:rsid w:val="00BC27CA"/>
    <w:rsid w:val="00BC3196"/>
    <w:rsid w:val="00BC31D3"/>
    <w:rsid w:val="00BC32B1"/>
    <w:rsid w:val="00BC33AD"/>
    <w:rsid w:val="00BC370C"/>
    <w:rsid w:val="00BC44AA"/>
    <w:rsid w:val="00BC4BE1"/>
    <w:rsid w:val="00BC52F3"/>
    <w:rsid w:val="00BC5386"/>
    <w:rsid w:val="00BC5D51"/>
    <w:rsid w:val="00BC692A"/>
    <w:rsid w:val="00BC725E"/>
    <w:rsid w:val="00BC73BE"/>
    <w:rsid w:val="00BC79C1"/>
    <w:rsid w:val="00BC7DCA"/>
    <w:rsid w:val="00BD0660"/>
    <w:rsid w:val="00BD06A7"/>
    <w:rsid w:val="00BD0944"/>
    <w:rsid w:val="00BD09C1"/>
    <w:rsid w:val="00BD1201"/>
    <w:rsid w:val="00BD1264"/>
    <w:rsid w:val="00BD1AAC"/>
    <w:rsid w:val="00BD1EBE"/>
    <w:rsid w:val="00BD1F6B"/>
    <w:rsid w:val="00BD212F"/>
    <w:rsid w:val="00BD2CC2"/>
    <w:rsid w:val="00BD3304"/>
    <w:rsid w:val="00BD33CE"/>
    <w:rsid w:val="00BD3408"/>
    <w:rsid w:val="00BD3485"/>
    <w:rsid w:val="00BD358F"/>
    <w:rsid w:val="00BD411E"/>
    <w:rsid w:val="00BD47A6"/>
    <w:rsid w:val="00BD49B2"/>
    <w:rsid w:val="00BD4BE9"/>
    <w:rsid w:val="00BD4DDD"/>
    <w:rsid w:val="00BD50A2"/>
    <w:rsid w:val="00BD53A5"/>
    <w:rsid w:val="00BD53A9"/>
    <w:rsid w:val="00BD55D6"/>
    <w:rsid w:val="00BD5698"/>
    <w:rsid w:val="00BD5C55"/>
    <w:rsid w:val="00BD78A0"/>
    <w:rsid w:val="00BD791C"/>
    <w:rsid w:val="00BD7AE1"/>
    <w:rsid w:val="00BD7D39"/>
    <w:rsid w:val="00BE0130"/>
    <w:rsid w:val="00BE01F9"/>
    <w:rsid w:val="00BE04FE"/>
    <w:rsid w:val="00BE0A6A"/>
    <w:rsid w:val="00BE0BA5"/>
    <w:rsid w:val="00BE0E18"/>
    <w:rsid w:val="00BE1229"/>
    <w:rsid w:val="00BE202E"/>
    <w:rsid w:val="00BE2212"/>
    <w:rsid w:val="00BE22DB"/>
    <w:rsid w:val="00BE28C5"/>
    <w:rsid w:val="00BE368B"/>
    <w:rsid w:val="00BE3953"/>
    <w:rsid w:val="00BE4808"/>
    <w:rsid w:val="00BE493E"/>
    <w:rsid w:val="00BE4A57"/>
    <w:rsid w:val="00BE4B41"/>
    <w:rsid w:val="00BE4BCA"/>
    <w:rsid w:val="00BE4E55"/>
    <w:rsid w:val="00BE4E68"/>
    <w:rsid w:val="00BE4F3E"/>
    <w:rsid w:val="00BE59AC"/>
    <w:rsid w:val="00BE5BCC"/>
    <w:rsid w:val="00BE5DC0"/>
    <w:rsid w:val="00BE5E7B"/>
    <w:rsid w:val="00BE61FA"/>
    <w:rsid w:val="00BE6641"/>
    <w:rsid w:val="00BE69CA"/>
    <w:rsid w:val="00BE6C10"/>
    <w:rsid w:val="00BE6C62"/>
    <w:rsid w:val="00BE6C8B"/>
    <w:rsid w:val="00BE729E"/>
    <w:rsid w:val="00BF04DA"/>
    <w:rsid w:val="00BF0A04"/>
    <w:rsid w:val="00BF0A46"/>
    <w:rsid w:val="00BF0AFC"/>
    <w:rsid w:val="00BF0DAB"/>
    <w:rsid w:val="00BF18A1"/>
    <w:rsid w:val="00BF1B9D"/>
    <w:rsid w:val="00BF1E7D"/>
    <w:rsid w:val="00BF1E88"/>
    <w:rsid w:val="00BF1FBA"/>
    <w:rsid w:val="00BF2C2B"/>
    <w:rsid w:val="00BF2CA3"/>
    <w:rsid w:val="00BF2CAC"/>
    <w:rsid w:val="00BF2F58"/>
    <w:rsid w:val="00BF30BB"/>
    <w:rsid w:val="00BF3384"/>
    <w:rsid w:val="00BF3464"/>
    <w:rsid w:val="00BF3B2E"/>
    <w:rsid w:val="00BF3E2B"/>
    <w:rsid w:val="00BF40EB"/>
    <w:rsid w:val="00BF410C"/>
    <w:rsid w:val="00BF4582"/>
    <w:rsid w:val="00BF4EA2"/>
    <w:rsid w:val="00BF5051"/>
    <w:rsid w:val="00BF555E"/>
    <w:rsid w:val="00BF5FAE"/>
    <w:rsid w:val="00BF69F0"/>
    <w:rsid w:val="00BF6DAB"/>
    <w:rsid w:val="00BF70BE"/>
    <w:rsid w:val="00BF72FA"/>
    <w:rsid w:val="00BF7658"/>
    <w:rsid w:val="00BF7EB4"/>
    <w:rsid w:val="00C00480"/>
    <w:rsid w:val="00C00A32"/>
    <w:rsid w:val="00C00D49"/>
    <w:rsid w:val="00C00EB9"/>
    <w:rsid w:val="00C00F2D"/>
    <w:rsid w:val="00C012B3"/>
    <w:rsid w:val="00C01A8A"/>
    <w:rsid w:val="00C01C57"/>
    <w:rsid w:val="00C01FAE"/>
    <w:rsid w:val="00C022A5"/>
    <w:rsid w:val="00C028F1"/>
    <w:rsid w:val="00C03B6B"/>
    <w:rsid w:val="00C03E1B"/>
    <w:rsid w:val="00C04F7D"/>
    <w:rsid w:val="00C058CB"/>
    <w:rsid w:val="00C05BCE"/>
    <w:rsid w:val="00C063F7"/>
    <w:rsid w:val="00C06742"/>
    <w:rsid w:val="00C06BF8"/>
    <w:rsid w:val="00C0779D"/>
    <w:rsid w:val="00C079B2"/>
    <w:rsid w:val="00C07C2F"/>
    <w:rsid w:val="00C10000"/>
    <w:rsid w:val="00C102C9"/>
    <w:rsid w:val="00C10785"/>
    <w:rsid w:val="00C10A67"/>
    <w:rsid w:val="00C10AD2"/>
    <w:rsid w:val="00C10B82"/>
    <w:rsid w:val="00C10F1D"/>
    <w:rsid w:val="00C10F9E"/>
    <w:rsid w:val="00C10F9F"/>
    <w:rsid w:val="00C1147A"/>
    <w:rsid w:val="00C11C0F"/>
    <w:rsid w:val="00C12367"/>
    <w:rsid w:val="00C12969"/>
    <w:rsid w:val="00C129C6"/>
    <w:rsid w:val="00C12B5C"/>
    <w:rsid w:val="00C12E4F"/>
    <w:rsid w:val="00C12ECF"/>
    <w:rsid w:val="00C13452"/>
    <w:rsid w:val="00C13DF4"/>
    <w:rsid w:val="00C13E8D"/>
    <w:rsid w:val="00C14754"/>
    <w:rsid w:val="00C14970"/>
    <w:rsid w:val="00C14DF9"/>
    <w:rsid w:val="00C15426"/>
    <w:rsid w:val="00C15855"/>
    <w:rsid w:val="00C16332"/>
    <w:rsid w:val="00C1661A"/>
    <w:rsid w:val="00C1699D"/>
    <w:rsid w:val="00C17B4B"/>
    <w:rsid w:val="00C17B7B"/>
    <w:rsid w:val="00C17D49"/>
    <w:rsid w:val="00C17E94"/>
    <w:rsid w:val="00C17F15"/>
    <w:rsid w:val="00C202BE"/>
    <w:rsid w:val="00C2058B"/>
    <w:rsid w:val="00C206D2"/>
    <w:rsid w:val="00C2073E"/>
    <w:rsid w:val="00C209C5"/>
    <w:rsid w:val="00C21259"/>
    <w:rsid w:val="00C22576"/>
    <w:rsid w:val="00C225D3"/>
    <w:rsid w:val="00C22677"/>
    <w:rsid w:val="00C22690"/>
    <w:rsid w:val="00C22CA2"/>
    <w:rsid w:val="00C22F2D"/>
    <w:rsid w:val="00C23567"/>
    <w:rsid w:val="00C236E8"/>
    <w:rsid w:val="00C236F1"/>
    <w:rsid w:val="00C237B1"/>
    <w:rsid w:val="00C24279"/>
    <w:rsid w:val="00C245E7"/>
    <w:rsid w:val="00C24608"/>
    <w:rsid w:val="00C24D28"/>
    <w:rsid w:val="00C24FEC"/>
    <w:rsid w:val="00C252F5"/>
    <w:rsid w:val="00C256A3"/>
    <w:rsid w:val="00C256CF"/>
    <w:rsid w:val="00C25D08"/>
    <w:rsid w:val="00C26672"/>
    <w:rsid w:val="00C26818"/>
    <w:rsid w:val="00C2693D"/>
    <w:rsid w:val="00C26D22"/>
    <w:rsid w:val="00C2717A"/>
    <w:rsid w:val="00C27405"/>
    <w:rsid w:val="00C2785F"/>
    <w:rsid w:val="00C301C4"/>
    <w:rsid w:val="00C307F9"/>
    <w:rsid w:val="00C309AF"/>
    <w:rsid w:val="00C31188"/>
    <w:rsid w:val="00C31BAD"/>
    <w:rsid w:val="00C32A52"/>
    <w:rsid w:val="00C32B98"/>
    <w:rsid w:val="00C32BCB"/>
    <w:rsid w:val="00C32E22"/>
    <w:rsid w:val="00C33050"/>
    <w:rsid w:val="00C33E01"/>
    <w:rsid w:val="00C34183"/>
    <w:rsid w:val="00C3429F"/>
    <w:rsid w:val="00C345B9"/>
    <w:rsid w:val="00C35AB8"/>
    <w:rsid w:val="00C35B0C"/>
    <w:rsid w:val="00C36281"/>
    <w:rsid w:val="00C3659D"/>
    <w:rsid w:val="00C368ED"/>
    <w:rsid w:val="00C37684"/>
    <w:rsid w:val="00C37955"/>
    <w:rsid w:val="00C379E9"/>
    <w:rsid w:val="00C37AE4"/>
    <w:rsid w:val="00C400A5"/>
    <w:rsid w:val="00C402A2"/>
    <w:rsid w:val="00C40450"/>
    <w:rsid w:val="00C408AE"/>
    <w:rsid w:val="00C41356"/>
    <w:rsid w:val="00C415AD"/>
    <w:rsid w:val="00C42157"/>
    <w:rsid w:val="00C42CD8"/>
    <w:rsid w:val="00C42D33"/>
    <w:rsid w:val="00C42EB1"/>
    <w:rsid w:val="00C430E7"/>
    <w:rsid w:val="00C433E7"/>
    <w:rsid w:val="00C43BEC"/>
    <w:rsid w:val="00C43E72"/>
    <w:rsid w:val="00C440B8"/>
    <w:rsid w:val="00C44678"/>
    <w:rsid w:val="00C4477A"/>
    <w:rsid w:val="00C44A1A"/>
    <w:rsid w:val="00C45594"/>
    <w:rsid w:val="00C45DD9"/>
    <w:rsid w:val="00C46209"/>
    <w:rsid w:val="00C46224"/>
    <w:rsid w:val="00C46275"/>
    <w:rsid w:val="00C4643B"/>
    <w:rsid w:val="00C46995"/>
    <w:rsid w:val="00C46C9E"/>
    <w:rsid w:val="00C46D39"/>
    <w:rsid w:val="00C46DFE"/>
    <w:rsid w:val="00C47357"/>
    <w:rsid w:val="00C475C8"/>
    <w:rsid w:val="00C47A1D"/>
    <w:rsid w:val="00C47FEE"/>
    <w:rsid w:val="00C500B1"/>
    <w:rsid w:val="00C51246"/>
    <w:rsid w:val="00C51297"/>
    <w:rsid w:val="00C519D7"/>
    <w:rsid w:val="00C51DF4"/>
    <w:rsid w:val="00C5218C"/>
    <w:rsid w:val="00C5258B"/>
    <w:rsid w:val="00C5280F"/>
    <w:rsid w:val="00C5296D"/>
    <w:rsid w:val="00C52EF9"/>
    <w:rsid w:val="00C53258"/>
    <w:rsid w:val="00C537C4"/>
    <w:rsid w:val="00C53CE4"/>
    <w:rsid w:val="00C5418B"/>
    <w:rsid w:val="00C541F6"/>
    <w:rsid w:val="00C54AD5"/>
    <w:rsid w:val="00C55185"/>
    <w:rsid w:val="00C5585F"/>
    <w:rsid w:val="00C55FA3"/>
    <w:rsid w:val="00C5616E"/>
    <w:rsid w:val="00C568A6"/>
    <w:rsid w:val="00C56A8A"/>
    <w:rsid w:val="00C56C6C"/>
    <w:rsid w:val="00C5737C"/>
    <w:rsid w:val="00C574A9"/>
    <w:rsid w:val="00C57D7A"/>
    <w:rsid w:val="00C60C5D"/>
    <w:rsid w:val="00C60D59"/>
    <w:rsid w:val="00C60F35"/>
    <w:rsid w:val="00C62300"/>
    <w:rsid w:val="00C623AD"/>
    <w:rsid w:val="00C62BEA"/>
    <w:rsid w:val="00C62D9B"/>
    <w:rsid w:val="00C62E20"/>
    <w:rsid w:val="00C630B3"/>
    <w:rsid w:val="00C63F8C"/>
    <w:rsid w:val="00C64078"/>
    <w:rsid w:val="00C64371"/>
    <w:rsid w:val="00C64483"/>
    <w:rsid w:val="00C646B7"/>
    <w:rsid w:val="00C6478F"/>
    <w:rsid w:val="00C64BC1"/>
    <w:rsid w:val="00C64C09"/>
    <w:rsid w:val="00C651E9"/>
    <w:rsid w:val="00C6545E"/>
    <w:rsid w:val="00C657F7"/>
    <w:rsid w:val="00C65A6D"/>
    <w:rsid w:val="00C65E5D"/>
    <w:rsid w:val="00C66544"/>
    <w:rsid w:val="00C66638"/>
    <w:rsid w:val="00C669C4"/>
    <w:rsid w:val="00C669E7"/>
    <w:rsid w:val="00C67115"/>
    <w:rsid w:val="00C671B4"/>
    <w:rsid w:val="00C67257"/>
    <w:rsid w:val="00C672A0"/>
    <w:rsid w:val="00C673D4"/>
    <w:rsid w:val="00C674BC"/>
    <w:rsid w:val="00C6762C"/>
    <w:rsid w:val="00C67670"/>
    <w:rsid w:val="00C6770F"/>
    <w:rsid w:val="00C677D3"/>
    <w:rsid w:val="00C67C3E"/>
    <w:rsid w:val="00C67E5C"/>
    <w:rsid w:val="00C70594"/>
    <w:rsid w:val="00C70F2A"/>
    <w:rsid w:val="00C7150E"/>
    <w:rsid w:val="00C718A7"/>
    <w:rsid w:val="00C71EBC"/>
    <w:rsid w:val="00C71F1A"/>
    <w:rsid w:val="00C71F92"/>
    <w:rsid w:val="00C72079"/>
    <w:rsid w:val="00C72460"/>
    <w:rsid w:val="00C7261D"/>
    <w:rsid w:val="00C73037"/>
    <w:rsid w:val="00C73441"/>
    <w:rsid w:val="00C736B2"/>
    <w:rsid w:val="00C73844"/>
    <w:rsid w:val="00C738D8"/>
    <w:rsid w:val="00C73F91"/>
    <w:rsid w:val="00C74353"/>
    <w:rsid w:val="00C744C3"/>
    <w:rsid w:val="00C7486C"/>
    <w:rsid w:val="00C74C5F"/>
    <w:rsid w:val="00C7580D"/>
    <w:rsid w:val="00C75812"/>
    <w:rsid w:val="00C760FA"/>
    <w:rsid w:val="00C7611E"/>
    <w:rsid w:val="00C761CF"/>
    <w:rsid w:val="00C76292"/>
    <w:rsid w:val="00C7638B"/>
    <w:rsid w:val="00C76451"/>
    <w:rsid w:val="00C76498"/>
    <w:rsid w:val="00C7654B"/>
    <w:rsid w:val="00C7679C"/>
    <w:rsid w:val="00C76829"/>
    <w:rsid w:val="00C7698A"/>
    <w:rsid w:val="00C77113"/>
    <w:rsid w:val="00C775E6"/>
    <w:rsid w:val="00C77A2D"/>
    <w:rsid w:val="00C77A4D"/>
    <w:rsid w:val="00C77CA7"/>
    <w:rsid w:val="00C77FDD"/>
    <w:rsid w:val="00C80604"/>
    <w:rsid w:val="00C80EA8"/>
    <w:rsid w:val="00C81200"/>
    <w:rsid w:val="00C81524"/>
    <w:rsid w:val="00C815A5"/>
    <w:rsid w:val="00C81931"/>
    <w:rsid w:val="00C81DC2"/>
    <w:rsid w:val="00C82577"/>
    <w:rsid w:val="00C8282A"/>
    <w:rsid w:val="00C83DF1"/>
    <w:rsid w:val="00C8418F"/>
    <w:rsid w:val="00C84218"/>
    <w:rsid w:val="00C846CB"/>
    <w:rsid w:val="00C849D0"/>
    <w:rsid w:val="00C851AC"/>
    <w:rsid w:val="00C861AF"/>
    <w:rsid w:val="00C86334"/>
    <w:rsid w:val="00C8687C"/>
    <w:rsid w:val="00C8689E"/>
    <w:rsid w:val="00C86AF0"/>
    <w:rsid w:val="00C87176"/>
    <w:rsid w:val="00C871C5"/>
    <w:rsid w:val="00C871F3"/>
    <w:rsid w:val="00C87F06"/>
    <w:rsid w:val="00C9019B"/>
    <w:rsid w:val="00C901DD"/>
    <w:rsid w:val="00C901FA"/>
    <w:rsid w:val="00C90332"/>
    <w:rsid w:val="00C9055C"/>
    <w:rsid w:val="00C90FD3"/>
    <w:rsid w:val="00C91029"/>
    <w:rsid w:val="00C91271"/>
    <w:rsid w:val="00C9136E"/>
    <w:rsid w:val="00C91A2F"/>
    <w:rsid w:val="00C91AC7"/>
    <w:rsid w:val="00C91D1F"/>
    <w:rsid w:val="00C91D45"/>
    <w:rsid w:val="00C92007"/>
    <w:rsid w:val="00C92152"/>
    <w:rsid w:val="00C92502"/>
    <w:rsid w:val="00C92910"/>
    <w:rsid w:val="00C93341"/>
    <w:rsid w:val="00C93356"/>
    <w:rsid w:val="00C9400B"/>
    <w:rsid w:val="00C9418C"/>
    <w:rsid w:val="00C94DC6"/>
    <w:rsid w:val="00C95457"/>
    <w:rsid w:val="00C9560A"/>
    <w:rsid w:val="00C95674"/>
    <w:rsid w:val="00C95835"/>
    <w:rsid w:val="00C95FAE"/>
    <w:rsid w:val="00C9651F"/>
    <w:rsid w:val="00C9671C"/>
    <w:rsid w:val="00C96811"/>
    <w:rsid w:val="00C96B14"/>
    <w:rsid w:val="00C96BAB"/>
    <w:rsid w:val="00C96DCD"/>
    <w:rsid w:val="00C9721E"/>
    <w:rsid w:val="00C972FB"/>
    <w:rsid w:val="00C97332"/>
    <w:rsid w:val="00C977DE"/>
    <w:rsid w:val="00C97869"/>
    <w:rsid w:val="00CA0109"/>
    <w:rsid w:val="00CA0490"/>
    <w:rsid w:val="00CA071E"/>
    <w:rsid w:val="00CA10AE"/>
    <w:rsid w:val="00CA1A9F"/>
    <w:rsid w:val="00CA1AF5"/>
    <w:rsid w:val="00CA1D93"/>
    <w:rsid w:val="00CA1DC3"/>
    <w:rsid w:val="00CA209C"/>
    <w:rsid w:val="00CA2515"/>
    <w:rsid w:val="00CA2906"/>
    <w:rsid w:val="00CA32B3"/>
    <w:rsid w:val="00CA3326"/>
    <w:rsid w:val="00CA35DA"/>
    <w:rsid w:val="00CA37B6"/>
    <w:rsid w:val="00CA3977"/>
    <w:rsid w:val="00CA3FFE"/>
    <w:rsid w:val="00CA46B6"/>
    <w:rsid w:val="00CA51DC"/>
    <w:rsid w:val="00CA591D"/>
    <w:rsid w:val="00CA5F31"/>
    <w:rsid w:val="00CA60F0"/>
    <w:rsid w:val="00CA636C"/>
    <w:rsid w:val="00CA6868"/>
    <w:rsid w:val="00CA6B83"/>
    <w:rsid w:val="00CA6BAE"/>
    <w:rsid w:val="00CA6DB9"/>
    <w:rsid w:val="00CA71AE"/>
    <w:rsid w:val="00CA7A19"/>
    <w:rsid w:val="00CA7B8E"/>
    <w:rsid w:val="00CA7D1E"/>
    <w:rsid w:val="00CA7ED0"/>
    <w:rsid w:val="00CB0289"/>
    <w:rsid w:val="00CB0CF4"/>
    <w:rsid w:val="00CB1435"/>
    <w:rsid w:val="00CB1769"/>
    <w:rsid w:val="00CB1A8E"/>
    <w:rsid w:val="00CB1A9C"/>
    <w:rsid w:val="00CB1E14"/>
    <w:rsid w:val="00CB1E82"/>
    <w:rsid w:val="00CB2A3A"/>
    <w:rsid w:val="00CB2AF9"/>
    <w:rsid w:val="00CB2EF6"/>
    <w:rsid w:val="00CB315F"/>
    <w:rsid w:val="00CB3339"/>
    <w:rsid w:val="00CB3405"/>
    <w:rsid w:val="00CB402B"/>
    <w:rsid w:val="00CB41AF"/>
    <w:rsid w:val="00CB5E19"/>
    <w:rsid w:val="00CB6B61"/>
    <w:rsid w:val="00CB7139"/>
    <w:rsid w:val="00CB71F8"/>
    <w:rsid w:val="00CB7847"/>
    <w:rsid w:val="00CC004D"/>
    <w:rsid w:val="00CC01A5"/>
    <w:rsid w:val="00CC049C"/>
    <w:rsid w:val="00CC0514"/>
    <w:rsid w:val="00CC0DA9"/>
    <w:rsid w:val="00CC0E07"/>
    <w:rsid w:val="00CC13B9"/>
    <w:rsid w:val="00CC147E"/>
    <w:rsid w:val="00CC151D"/>
    <w:rsid w:val="00CC15C0"/>
    <w:rsid w:val="00CC16B6"/>
    <w:rsid w:val="00CC204B"/>
    <w:rsid w:val="00CC206B"/>
    <w:rsid w:val="00CC2205"/>
    <w:rsid w:val="00CC25BD"/>
    <w:rsid w:val="00CC25E3"/>
    <w:rsid w:val="00CC265B"/>
    <w:rsid w:val="00CC2AC0"/>
    <w:rsid w:val="00CC323A"/>
    <w:rsid w:val="00CC331B"/>
    <w:rsid w:val="00CC34E3"/>
    <w:rsid w:val="00CC3648"/>
    <w:rsid w:val="00CC3699"/>
    <w:rsid w:val="00CC3B5A"/>
    <w:rsid w:val="00CC3E1F"/>
    <w:rsid w:val="00CC3FB2"/>
    <w:rsid w:val="00CC3FE4"/>
    <w:rsid w:val="00CC41F9"/>
    <w:rsid w:val="00CC4339"/>
    <w:rsid w:val="00CC4FF6"/>
    <w:rsid w:val="00CC55AF"/>
    <w:rsid w:val="00CC5D42"/>
    <w:rsid w:val="00CC5DDF"/>
    <w:rsid w:val="00CC64F9"/>
    <w:rsid w:val="00CC6A5D"/>
    <w:rsid w:val="00CC71DB"/>
    <w:rsid w:val="00CC754D"/>
    <w:rsid w:val="00CC766C"/>
    <w:rsid w:val="00CC777E"/>
    <w:rsid w:val="00CC7C23"/>
    <w:rsid w:val="00CC7FFC"/>
    <w:rsid w:val="00CD0419"/>
    <w:rsid w:val="00CD045F"/>
    <w:rsid w:val="00CD078A"/>
    <w:rsid w:val="00CD0A43"/>
    <w:rsid w:val="00CD1094"/>
    <w:rsid w:val="00CD1108"/>
    <w:rsid w:val="00CD1472"/>
    <w:rsid w:val="00CD190D"/>
    <w:rsid w:val="00CD233E"/>
    <w:rsid w:val="00CD2A0F"/>
    <w:rsid w:val="00CD31F4"/>
    <w:rsid w:val="00CD3738"/>
    <w:rsid w:val="00CD3746"/>
    <w:rsid w:val="00CD3B86"/>
    <w:rsid w:val="00CD3C0B"/>
    <w:rsid w:val="00CD3D53"/>
    <w:rsid w:val="00CD3E7F"/>
    <w:rsid w:val="00CD412E"/>
    <w:rsid w:val="00CD506F"/>
    <w:rsid w:val="00CD5319"/>
    <w:rsid w:val="00CD53AB"/>
    <w:rsid w:val="00CD5ADF"/>
    <w:rsid w:val="00CD6153"/>
    <w:rsid w:val="00CD64F7"/>
    <w:rsid w:val="00CD6706"/>
    <w:rsid w:val="00CD6C36"/>
    <w:rsid w:val="00CD6DA8"/>
    <w:rsid w:val="00CD6DE0"/>
    <w:rsid w:val="00CD6ED3"/>
    <w:rsid w:val="00CD71B0"/>
    <w:rsid w:val="00CD760E"/>
    <w:rsid w:val="00CD7B5C"/>
    <w:rsid w:val="00CD7ED6"/>
    <w:rsid w:val="00CE010D"/>
    <w:rsid w:val="00CE02B9"/>
    <w:rsid w:val="00CE048A"/>
    <w:rsid w:val="00CE0559"/>
    <w:rsid w:val="00CE0854"/>
    <w:rsid w:val="00CE08DA"/>
    <w:rsid w:val="00CE0900"/>
    <w:rsid w:val="00CE0C58"/>
    <w:rsid w:val="00CE146E"/>
    <w:rsid w:val="00CE14A7"/>
    <w:rsid w:val="00CE14E2"/>
    <w:rsid w:val="00CE1B20"/>
    <w:rsid w:val="00CE237B"/>
    <w:rsid w:val="00CE25AB"/>
    <w:rsid w:val="00CE2609"/>
    <w:rsid w:val="00CE2AB3"/>
    <w:rsid w:val="00CE2ACC"/>
    <w:rsid w:val="00CE2DFB"/>
    <w:rsid w:val="00CE3493"/>
    <w:rsid w:val="00CE3866"/>
    <w:rsid w:val="00CE38AA"/>
    <w:rsid w:val="00CE3D64"/>
    <w:rsid w:val="00CE3E02"/>
    <w:rsid w:val="00CE4B1C"/>
    <w:rsid w:val="00CE4C58"/>
    <w:rsid w:val="00CE4D81"/>
    <w:rsid w:val="00CE5DDC"/>
    <w:rsid w:val="00CE5E01"/>
    <w:rsid w:val="00CE6227"/>
    <w:rsid w:val="00CE63EB"/>
    <w:rsid w:val="00CE680D"/>
    <w:rsid w:val="00CE6EAC"/>
    <w:rsid w:val="00CE7A30"/>
    <w:rsid w:val="00CE7CE9"/>
    <w:rsid w:val="00CF01D7"/>
    <w:rsid w:val="00CF0E02"/>
    <w:rsid w:val="00CF10FA"/>
    <w:rsid w:val="00CF17BC"/>
    <w:rsid w:val="00CF17EE"/>
    <w:rsid w:val="00CF1836"/>
    <w:rsid w:val="00CF1899"/>
    <w:rsid w:val="00CF1B2B"/>
    <w:rsid w:val="00CF1B6E"/>
    <w:rsid w:val="00CF1C92"/>
    <w:rsid w:val="00CF1F60"/>
    <w:rsid w:val="00CF2552"/>
    <w:rsid w:val="00CF2EB1"/>
    <w:rsid w:val="00CF3701"/>
    <w:rsid w:val="00CF3888"/>
    <w:rsid w:val="00CF3A2E"/>
    <w:rsid w:val="00CF3E8E"/>
    <w:rsid w:val="00CF4888"/>
    <w:rsid w:val="00CF498B"/>
    <w:rsid w:val="00CF49B5"/>
    <w:rsid w:val="00CF49F4"/>
    <w:rsid w:val="00CF4A6B"/>
    <w:rsid w:val="00CF53D7"/>
    <w:rsid w:val="00CF599C"/>
    <w:rsid w:val="00CF5BD9"/>
    <w:rsid w:val="00CF5F40"/>
    <w:rsid w:val="00CF64FF"/>
    <w:rsid w:val="00CF659E"/>
    <w:rsid w:val="00CF6700"/>
    <w:rsid w:val="00CF6B47"/>
    <w:rsid w:val="00CF78F9"/>
    <w:rsid w:val="00CF7978"/>
    <w:rsid w:val="00CF7B76"/>
    <w:rsid w:val="00CF7B8D"/>
    <w:rsid w:val="00CF7E74"/>
    <w:rsid w:val="00D00A19"/>
    <w:rsid w:val="00D014E2"/>
    <w:rsid w:val="00D01BA2"/>
    <w:rsid w:val="00D01E30"/>
    <w:rsid w:val="00D021C7"/>
    <w:rsid w:val="00D0258A"/>
    <w:rsid w:val="00D02842"/>
    <w:rsid w:val="00D02B75"/>
    <w:rsid w:val="00D02D81"/>
    <w:rsid w:val="00D036D5"/>
    <w:rsid w:val="00D03A8A"/>
    <w:rsid w:val="00D040D8"/>
    <w:rsid w:val="00D04B34"/>
    <w:rsid w:val="00D0510C"/>
    <w:rsid w:val="00D053B5"/>
    <w:rsid w:val="00D057F4"/>
    <w:rsid w:val="00D0582F"/>
    <w:rsid w:val="00D05BDC"/>
    <w:rsid w:val="00D05C9F"/>
    <w:rsid w:val="00D062D4"/>
    <w:rsid w:val="00D0635A"/>
    <w:rsid w:val="00D066E6"/>
    <w:rsid w:val="00D06BA5"/>
    <w:rsid w:val="00D072A6"/>
    <w:rsid w:val="00D078A8"/>
    <w:rsid w:val="00D07B64"/>
    <w:rsid w:val="00D07FFA"/>
    <w:rsid w:val="00D10647"/>
    <w:rsid w:val="00D10B8B"/>
    <w:rsid w:val="00D10CE7"/>
    <w:rsid w:val="00D10D6F"/>
    <w:rsid w:val="00D10F4B"/>
    <w:rsid w:val="00D1128B"/>
    <w:rsid w:val="00D11DD4"/>
    <w:rsid w:val="00D121A7"/>
    <w:rsid w:val="00D1277A"/>
    <w:rsid w:val="00D12D03"/>
    <w:rsid w:val="00D13288"/>
    <w:rsid w:val="00D1366D"/>
    <w:rsid w:val="00D1436D"/>
    <w:rsid w:val="00D1486E"/>
    <w:rsid w:val="00D14871"/>
    <w:rsid w:val="00D14C2B"/>
    <w:rsid w:val="00D14E1D"/>
    <w:rsid w:val="00D15276"/>
    <w:rsid w:val="00D1534C"/>
    <w:rsid w:val="00D159D9"/>
    <w:rsid w:val="00D160E0"/>
    <w:rsid w:val="00D16231"/>
    <w:rsid w:val="00D16357"/>
    <w:rsid w:val="00D167B9"/>
    <w:rsid w:val="00D16874"/>
    <w:rsid w:val="00D16AED"/>
    <w:rsid w:val="00D16B1C"/>
    <w:rsid w:val="00D16D78"/>
    <w:rsid w:val="00D16DA7"/>
    <w:rsid w:val="00D1716E"/>
    <w:rsid w:val="00D172B2"/>
    <w:rsid w:val="00D175E7"/>
    <w:rsid w:val="00D17B43"/>
    <w:rsid w:val="00D17CEF"/>
    <w:rsid w:val="00D203AF"/>
    <w:rsid w:val="00D20507"/>
    <w:rsid w:val="00D20656"/>
    <w:rsid w:val="00D20BFC"/>
    <w:rsid w:val="00D20C71"/>
    <w:rsid w:val="00D20E1C"/>
    <w:rsid w:val="00D20E8F"/>
    <w:rsid w:val="00D211BF"/>
    <w:rsid w:val="00D21343"/>
    <w:rsid w:val="00D2297A"/>
    <w:rsid w:val="00D2347F"/>
    <w:rsid w:val="00D234CB"/>
    <w:rsid w:val="00D2362B"/>
    <w:rsid w:val="00D2382D"/>
    <w:rsid w:val="00D240F7"/>
    <w:rsid w:val="00D245A8"/>
    <w:rsid w:val="00D24C33"/>
    <w:rsid w:val="00D24DB8"/>
    <w:rsid w:val="00D25419"/>
    <w:rsid w:val="00D257E5"/>
    <w:rsid w:val="00D265E5"/>
    <w:rsid w:val="00D265FB"/>
    <w:rsid w:val="00D26E0D"/>
    <w:rsid w:val="00D26E77"/>
    <w:rsid w:val="00D2704B"/>
    <w:rsid w:val="00D27537"/>
    <w:rsid w:val="00D27A0E"/>
    <w:rsid w:val="00D31684"/>
    <w:rsid w:val="00D3199B"/>
    <w:rsid w:val="00D31A49"/>
    <w:rsid w:val="00D3239D"/>
    <w:rsid w:val="00D323D4"/>
    <w:rsid w:val="00D328AA"/>
    <w:rsid w:val="00D33078"/>
    <w:rsid w:val="00D3334E"/>
    <w:rsid w:val="00D3347B"/>
    <w:rsid w:val="00D338E5"/>
    <w:rsid w:val="00D339A1"/>
    <w:rsid w:val="00D33B4D"/>
    <w:rsid w:val="00D3441F"/>
    <w:rsid w:val="00D344B9"/>
    <w:rsid w:val="00D34778"/>
    <w:rsid w:val="00D34EE8"/>
    <w:rsid w:val="00D34F31"/>
    <w:rsid w:val="00D351B3"/>
    <w:rsid w:val="00D35643"/>
    <w:rsid w:val="00D35A42"/>
    <w:rsid w:val="00D35F37"/>
    <w:rsid w:val="00D36542"/>
    <w:rsid w:val="00D3705A"/>
    <w:rsid w:val="00D3705C"/>
    <w:rsid w:val="00D3712F"/>
    <w:rsid w:val="00D3775C"/>
    <w:rsid w:val="00D378FB"/>
    <w:rsid w:val="00D3794F"/>
    <w:rsid w:val="00D37A0B"/>
    <w:rsid w:val="00D37B5E"/>
    <w:rsid w:val="00D37C73"/>
    <w:rsid w:val="00D37CCE"/>
    <w:rsid w:val="00D4001A"/>
    <w:rsid w:val="00D4023B"/>
    <w:rsid w:val="00D4044A"/>
    <w:rsid w:val="00D407E1"/>
    <w:rsid w:val="00D40BB2"/>
    <w:rsid w:val="00D41013"/>
    <w:rsid w:val="00D417A3"/>
    <w:rsid w:val="00D4205C"/>
    <w:rsid w:val="00D421AA"/>
    <w:rsid w:val="00D42C3F"/>
    <w:rsid w:val="00D43291"/>
    <w:rsid w:val="00D43AE4"/>
    <w:rsid w:val="00D43BFA"/>
    <w:rsid w:val="00D440F9"/>
    <w:rsid w:val="00D445B1"/>
    <w:rsid w:val="00D4496F"/>
    <w:rsid w:val="00D44F1B"/>
    <w:rsid w:val="00D450E8"/>
    <w:rsid w:val="00D45FFB"/>
    <w:rsid w:val="00D4618D"/>
    <w:rsid w:val="00D46602"/>
    <w:rsid w:val="00D4677A"/>
    <w:rsid w:val="00D46A14"/>
    <w:rsid w:val="00D46C71"/>
    <w:rsid w:val="00D46CED"/>
    <w:rsid w:val="00D46D0E"/>
    <w:rsid w:val="00D47236"/>
    <w:rsid w:val="00D47525"/>
    <w:rsid w:val="00D47B14"/>
    <w:rsid w:val="00D500CA"/>
    <w:rsid w:val="00D501E9"/>
    <w:rsid w:val="00D50F35"/>
    <w:rsid w:val="00D514A5"/>
    <w:rsid w:val="00D51A1D"/>
    <w:rsid w:val="00D51DFD"/>
    <w:rsid w:val="00D5228C"/>
    <w:rsid w:val="00D5243D"/>
    <w:rsid w:val="00D52DC8"/>
    <w:rsid w:val="00D533A7"/>
    <w:rsid w:val="00D53591"/>
    <w:rsid w:val="00D536B7"/>
    <w:rsid w:val="00D54047"/>
    <w:rsid w:val="00D544FE"/>
    <w:rsid w:val="00D54735"/>
    <w:rsid w:val="00D54DD2"/>
    <w:rsid w:val="00D551EB"/>
    <w:rsid w:val="00D55263"/>
    <w:rsid w:val="00D55481"/>
    <w:rsid w:val="00D557D8"/>
    <w:rsid w:val="00D5585A"/>
    <w:rsid w:val="00D559B8"/>
    <w:rsid w:val="00D55C25"/>
    <w:rsid w:val="00D55C91"/>
    <w:rsid w:val="00D55D88"/>
    <w:rsid w:val="00D55F5C"/>
    <w:rsid w:val="00D565AE"/>
    <w:rsid w:val="00D565F1"/>
    <w:rsid w:val="00D566B8"/>
    <w:rsid w:val="00D56A84"/>
    <w:rsid w:val="00D56BE5"/>
    <w:rsid w:val="00D56CAC"/>
    <w:rsid w:val="00D56D89"/>
    <w:rsid w:val="00D57731"/>
    <w:rsid w:val="00D57832"/>
    <w:rsid w:val="00D57F5A"/>
    <w:rsid w:val="00D607D9"/>
    <w:rsid w:val="00D60BC3"/>
    <w:rsid w:val="00D610EF"/>
    <w:rsid w:val="00D61DEA"/>
    <w:rsid w:val="00D621D4"/>
    <w:rsid w:val="00D625F4"/>
    <w:rsid w:val="00D62782"/>
    <w:rsid w:val="00D62A32"/>
    <w:rsid w:val="00D63F05"/>
    <w:rsid w:val="00D64528"/>
    <w:rsid w:val="00D64786"/>
    <w:rsid w:val="00D64E29"/>
    <w:rsid w:val="00D64E3E"/>
    <w:rsid w:val="00D6509D"/>
    <w:rsid w:val="00D651EB"/>
    <w:rsid w:val="00D65644"/>
    <w:rsid w:val="00D658C3"/>
    <w:rsid w:val="00D65A34"/>
    <w:rsid w:val="00D65EA6"/>
    <w:rsid w:val="00D66C68"/>
    <w:rsid w:val="00D67329"/>
    <w:rsid w:val="00D6735F"/>
    <w:rsid w:val="00D675ED"/>
    <w:rsid w:val="00D6772B"/>
    <w:rsid w:val="00D67BEE"/>
    <w:rsid w:val="00D67D4B"/>
    <w:rsid w:val="00D67DF6"/>
    <w:rsid w:val="00D709AE"/>
    <w:rsid w:val="00D71203"/>
    <w:rsid w:val="00D71342"/>
    <w:rsid w:val="00D71878"/>
    <w:rsid w:val="00D723D6"/>
    <w:rsid w:val="00D72855"/>
    <w:rsid w:val="00D72B0F"/>
    <w:rsid w:val="00D72F85"/>
    <w:rsid w:val="00D7330B"/>
    <w:rsid w:val="00D7371A"/>
    <w:rsid w:val="00D7391B"/>
    <w:rsid w:val="00D73A0F"/>
    <w:rsid w:val="00D73A28"/>
    <w:rsid w:val="00D73D46"/>
    <w:rsid w:val="00D74215"/>
    <w:rsid w:val="00D747F3"/>
    <w:rsid w:val="00D74AB0"/>
    <w:rsid w:val="00D74C23"/>
    <w:rsid w:val="00D74FDE"/>
    <w:rsid w:val="00D7556C"/>
    <w:rsid w:val="00D75AAC"/>
    <w:rsid w:val="00D75B54"/>
    <w:rsid w:val="00D75CEC"/>
    <w:rsid w:val="00D76393"/>
    <w:rsid w:val="00D7639B"/>
    <w:rsid w:val="00D76B86"/>
    <w:rsid w:val="00D77041"/>
    <w:rsid w:val="00D77A24"/>
    <w:rsid w:val="00D80143"/>
    <w:rsid w:val="00D803FA"/>
    <w:rsid w:val="00D805E9"/>
    <w:rsid w:val="00D806DA"/>
    <w:rsid w:val="00D80855"/>
    <w:rsid w:val="00D80FB0"/>
    <w:rsid w:val="00D81151"/>
    <w:rsid w:val="00D81455"/>
    <w:rsid w:val="00D8175B"/>
    <w:rsid w:val="00D81A98"/>
    <w:rsid w:val="00D81B35"/>
    <w:rsid w:val="00D81F67"/>
    <w:rsid w:val="00D8219E"/>
    <w:rsid w:val="00D824E4"/>
    <w:rsid w:val="00D828C2"/>
    <w:rsid w:val="00D82995"/>
    <w:rsid w:val="00D8337B"/>
    <w:rsid w:val="00D834E9"/>
    <w:rsid w:val="00D83FB9"/>
    <w:rsid w:val="00D84982"/>
    <w:rsid w:val="00D85594"/>
    <w:rsid w:val="00D8589A"/>
    <w:rsid w:val="00D85A95"/>
    <w:rsid w:val="00D85BFD"/>
    <w:rsid w:val="00D85C9D"/>
    <w:rsid w:val="00D85D97"/>
    <w:rsid w:val="00D86048"/>
    <w:rsid w:val="00D86378"/>
    <w:rsid w:val="00D867BE"/>
    <w:rsid w:val="00D867E0"/>
    <w:rsid w:val="00D86BBA"/>
    <w:rsid w:val="00D87E80"/>
    <w:rsid w:val="00D87F4A"/>
    <w:rsid w:val="00D90524"/>
    <w:rsid w:val="00D90537"/>
    <w:rsid w:val="00D906B3"/>
    <w:rsid w:val="00D907F4"/>
    <w:rsid w:val="00D9090C"/>
    <w:rsid w:val="00D90B42"/>
    <w:rsid w:val="00D90C59"/>
    <w:rsid w:val="00D90F60"/>
    <w:rsid w:val="00D9109F"/>
    <w:rsid w:val="00D9151A"/>
    <w:rsid w:val="00D9226E"/>
    <w:rsid w:val="00D92574"/>
    <w:rsid w:val="00D92831"/>
    <w:rsid w:val="00D929CF"/>
    <w:rsid w:val="00D92A18"/>
    <w:rsid w:val="00D92D2C"/>
    <w:rsid w:val="00D92D84"/>
    <w:rsid w:val="00D92F54"/>
    <w:rsid w:val="00D93CA1"/>
    <w:rsid w:val="00D94718"/>
    <w:rsid w:val="00D94CC6"/>
    <w:rsid w:val="00D95123"/>
    <w:rsid w:val="00D967CD"/>
    <w:rsid w:val="00D96D2F"/>
    <w:rsid w:val="00D96D35"/>
    <w:rsid w:val="00D97085"/>
    <w:rsid w:val="00D97336"/>
    <w:rsid w:val="00D9751D"/>
    <w:rsid w:val="00D97699"/>
    <w:rsid w:val="00D977B4"/>
    <w:rsid w:val="00D97BBC"/>
    <w:rsid w:val="00D97CE4"/>
    <w:rsid w:val="00D97D5D"/>
    <w:rsid w:val="00D97FB1"/>
    <w:rsid w:val="00D97FB3"/>
    <w:rsid w:val="00DA0221"/>
    <w:rsid w:val="00DA0687"/>
    <w:rsid w:val="00DA0B24"/>
    <w:rsid w:val="00DA0D07"/>
    <w:rsid w:val="00DA14F3"/>
    <w:rsid w:val="00DA223D"/>
    <w:rsid w:val="00DA2B2C"/>
    <w:rsid w:val="00DA2BCE"/>
    <w:rsid w:val="00DA50AE"/>
    <w:rsid w:val="00DA55F2"/>
    <w:rsid w:val="00DA5790"/>
    <w:rsid w:val="00DA5D37"/>
    <w:rsid w:val="00DA5D38"/>
    <w:rsid w:val="00DA618B"/>
    <w:rsid w:val="00DA6550"/>
    <w:rsid w:val="00DA73CE"/>
    <w:rsid w:val="00DA78A7"/>
    <w:rsid w:val="00DA78A9"/>
    <w:rsid w:val="00DB0755"/>
    <w:rsid w:val="00DB11F2"/>
    <w:rsid w:val="00DB1422"/>
    <w:rsid w:val="00DB1ABF"/>
    <w:rsid w:val="00DB1F82"/>
    <w:rsid w:val="00DB26C1"/>
    <w:rsid w:val="00DB2991"/>
    <w:rsid w:val="00DB2BDF"/>
    <w:rsid w:val="00DB2FD1"/>
    <w:rsid w:val="00DB313B"/>
    <w:rsid w:val="00DB36D7"/>
    <w:rsid w:val="00DB3C0C"/>
    <w:rsid w:val="00DB4499"/>
    <w:rsid w:val="00DB4616"/>
    <w:rsid w:val="00DB48D1"/>
    <w:rsid w:val="00DB5305"/>
    <w:rsid w:val="00DB538F"/>
    <w:rsid w:val="00DB5A79"/>
    <w:rsid w:val="00DB607E"/>
    <w:rsid w:val="00DB6881"/>
    <w:rsid w:val="00DB6982"/>
    <w:rsid w:val="00DB6B23"/>
    <w:rsid w:val="00DB70B6"/>
    <w:rsid w:val="00DB727B"/>
    <w:rsid w:val="00DB7A32"/>
    <w:rsid w:val="00DB7BAE"/>
    <w:rsid w:val="00DC00AD"/>
    <w:rsid w:val="00DC00BE"/>
    <w:rsid w:val="00DC0858"/>
    <w:rsid w:val="00DC119F"/>
    <w:rsid w:val="00DC13B4"/>
    <w:rsid w:val="00DC2067"/>
    <w:rsid w:val="00DC26A0"/>
    <w:rsid w:val="00DC27DE"/>
    <w:rsid w:val="00DC2ED5"/>
    <w:rsid w:val="00DC3161"/>
    <w:rsid w:val="00DC39E5"/>
    <w:rsid w:val="00DC424D"/>
    <w:rsid w:val="00DC42BC"/>
    <w:rsid w:val="00DC47DC"/>
    <w:rsid w:val="00DC4C3C"/>
    <w:rsid w:val="00DC4EBB"/>
    <w:rsid w:val="00DC4F36"/>
    <w:rsid w:val="00DC4F38"/>
    <w:rsid w:val="00DC4FD6"/>
    <w:rsid w:val="00DC565B"/>
    <w:rsid w:val="00DC5C8A"/>
    <w:rsid w:val="00DC6115"/>
    <w:rsid w:val="00DC63BD"/>
    <w:rsid w:val="00DC65B7"/>
    <w:rsid w:val="00DC6C2B"/>
    <w:rsid w:val="00DC6E30"/>
    <w:rsid w:val="00DC6E3F"/>
    <w:rsid w:val="00DC6FD4"/>
    <w:rsid w:val="00DC721C"/>
    <w:rsid w:val="00DC7703"/>
    <w:rsid w:val="00DC7A9A"/>
    <w:rsid w:val="00DD01B0"/>
    <w:rsid w:val="00DD10A3"/>
    <w:rsid w:val="00DD10F8"/>
    <w:rsid w:val="00DD16A2"/>
    <w:rsid w:val="00DD19E0"/>
    <w:rsid w:val="00DD1C36"/>
    <w:rsid w:val="00DD1D02"/>
    <w:rsid w:val="00DD1DC2"/>
    <w:rsid w:val="00DD2291"/>
    <w:rsid w:val="00DD2599"/>
    <w:rsid w:val="00DD2646"/>
    <w:rsid w:val="00DD274B"/>
    <w:rsid w:val="00DD2FCC"/>
    <w:rsid w:val="00DD3430"/>
    <w:rsid w:val="00DD390C"/>
    <w:rsid w:val="00DD3CEC"/>
    <w:rsid w:val="00DD3F03"/>
    <w:rsid w:val="00DD3F7A"/>
    <w:rsid w:val="00DD42BD"/>
    <w:rsid w:val="00DD43D6"/>
    <w:rsid w:val="00DD44B1"/>
    <w:rsid w:val="00DD48F5"/>
    <w:rsid w:val="00DD4A00"/>
    <w:rsid w:val="00DD4BB3"/>
    <w:rsid w:val="00DD51A8"/>
    <w:rsid w:val="00DD531E"/>
    <w:rsid w:val="00DD6204"/>
    <w:rsid w:val="00DD65EB"/>
    <w:rsid w:val="00DD66CB"/>
    <w:rsid w:val="00DD6766"/>
    <w:rsid w:val="00DD796F"/>
    <w:rsid w:val="00DD7F84"/>
    <w:rsid w:val="00DE0A74"/>
    <w:rsid w:val="00DE0AF0"/>
    <w:rsid w:val="00DE1022"/>
    <w:rsid w:val="00DE11D9"/>
    <w:rsid w:val="00DE1760"/>
    <w:rsid w:val="00DE1B44"/>
    <w:rsid w:val="00DE1C20"/>
    <w:rsid w:val="00DE1E1A"/>
    <w:rsid w:val="00DE1FE1"/>
    <w:rsid w:val="00DE2390"/>
    <w:rsid w:val="00DE2618"/>
    <w:rsid w:val="00DE3758"/>
    <w:rsid w:val="00DE39B7"/>
    <w:rsid w:val="00DE414F"/>
    <w:rsid w:val="00DE416B"/>
    <w:rsid w:val="00DE4842"/>
    <w:rsid w:val="00DE4B65"/>
    <w:rsid w:val="00DE4BE1"/>
    <w:rsid w:val="00DE4F1D"/>
    <w:rsid w:val="00DE5A5D"/>
    <w:rsid w:val="00DE5B91"/>
    <w:rsid w:val="00DE5BE2"/>
    <w:rsid w:val="00DE5C56"/>
    <w:rsid w:val="00DE5C9F"/>
    <w:rsid w:val="00DE5E0C"/>
    <w:rsid w:val="00DE6686"/>
    <w:rsid w:val="00DE6868"/>
    <w:rsid w:val="00DE6FF0"/>
    <w:rsid w:val="00DE7655"/>
    <w:rsid w:val="00DE7A62"/>
    <w:rsid w:val="00DE7CA2"/>
    <w:rsid w:val="00DF0A5C"/>
    <w:rsid w:val="00DF0D84"/>
    <w:rsid w:val="00DF13D0"/>
    <w:rsid w:val="00DF1747"/>
    <w:rsid w:val="00DF1B87"/>
    <w:rsid w:val="00DF1BDC"/>
    <w:rsid w:val="00DF3B2D"/>
    <w:rsid w:val="00DF3E6F"/>
    <w:rsid w:val="00DF4203"/>
    <w:rsid w:val="00DF4264"/>
    <w:rsid w:val="00DF42A3"/>
    <w:rsid w:val="00DF43D8"/>
    <w:rsid w:val="00DF499C"/>
    <w:rsid w:val="00DF5066"/>
    <w:rsid w:val="00DF51A0"/>
    <w:rsid w:val="00DF5283"/>
    <w:rsid w:val="00DF6971"/>
    <w:rsid w:val="00DF6A0A"/>
    <w:rsid w:val="00DF6E9E"/>
    <w:rsid w:val="00DF7952"/>
    <w:rsid w:val="00DF7D2F"/>
    <w:rsid w:val="00DF7FBE"/>
    <w:rsid w:val="00E009BE"/>
    <w:rsid w:val="00E00E3C"/>
    <w:rsid w:val="00E00F48"/>
    <w:rsid w:val="00E01250"/>
    <w:rsid w:val="00E017D8"/>
    <w:rsid w:val="00E01EB5"/>
    <w:rsid w:val="00E01EC6"/>
    <w:rsid w:val="00E02147"/>
    <w:rsid w:val="00E02303"/>
    <w:rsid w:val="00E026E9"/>
    <w:rsid w:val="00E02CCB"/>
    <w:rsid w:val="00E0342F"/>
    <w:rsid w:val="00E035F2"/>
    <w:rsid w:val="00E03C8A"/>
    <w:rsid w:val="00E0424D"/>
    <w:rsid w:val="00E04EC7"/>
    <w:rsid w:val="00E05321"/>
    <w:rsid w:val="00E05CC3"/>
    <w:rsid w:val="00E05D45"/>
    <w:rsid w:val="00E05EBC"/>
    <w:rsid w:val="00E062DC"/>
    <w:rsid w:val="00E06301"/>
    <w:rsid w:val="00E063A4"/>
    <w:rsid w:val="00E068E4"/>
    <w:rsid w:val="00E0696F"/>
    <w:rsid w:val="00E06E1A"/>
    <w:rsid w:val="00E07360"/>
    <w:rsid w:val="00E07C69"/>
    <w:rsid w:val="00E100BE"/>
    <w:rsid w:val="00E103EF"/>
    <w:rsid w:val="00E1070B"/>
    <w:rsid w:val="00E1147A"/>
    <w:rsid w:val="00E11508"/>
    <w:rsid w:val="00E1165A"/>
    <w:rsid w:val="00E1183C"/>
    <w:rsid w:val="00E1202E"/>
    <w:rsid w:val="00E12105"/>
    <w:rsid w:val="00E128C2"/>
    <w:rsid w:val="00E12E9A"/>
    <w:rsid w:val="00E133F1"/>
    <w:rsid w:val="00E13466"/>
    <w:rsid w:val="00E13890"/>
    <w:rsid w:val="00E139D8"/>
    <w:rsid w:val="00E13DFC"/>
    <w:rsid w:val="00E14879"/>
    <w:rsid w:val="00E14CF8"/>
    <w:rsid w:val="00E14E16"/>
    <w:rsid w:val="00E154B2"/>
    <w:rsid w:val="00E15E4D"/>
    <w:rsid w:val="00E160A9"/>
    <w:rsid w:val="00E1633F"/>
    <w:rsid w:val="00E168D3"/>
    <w:rsid w:val="00E168EF"/>
    <w:rsid w:val="00E17686"/>
    <w:rsid w:val="00E1783D"/>
    <w:rsid w:val="00E179CA"/>
    <w:rsid w:val="00E17B0F"/>
    <w:rsid w:val="00E17E2B"/>
    <w:rsid w:val="00E21464"/>
    <w:rsid w:val="00E2157C"/>
    <w:rsid w:val="00E216B6"/>
    <w:rsid w:val="00E21D31"/>
    <w:rsid w:val="00E21ED8"/>
    <w:rsid w:val="00E22203"/>
    <w:rsid w:val="00E224D7"/>
    <w:rsid w:val="00E225BF"/>
    <w:rsid w:val="00E226EA"/>
    <w:rsid w:val="00E22A44"/>
    <w:rsid w:val="00E22C0B"/>
    <w:rsid w:val="00E22DC3"/>
    <w:rsid w:val="00E2328D"/>
    <w:rsid w:val="00E2329D"/>
    <w:rsid w:val="00E23579"/>
    <w:rsid w:val="00E235D5"/>
    <w:rsid w:val="00E24138"/>
    <w:rsid w:val="00E24BE8"/>
    <w:rsid w:val="00E24FFB"/>
    <w:rsid w:val="00E2501F"/>
    <w:rsid w:val="00E25167"/>
    <w:rsid w:val="00E252C5"/>
    <w:rsid w:val="00E2546D"/>
    <w:rsid w:val="00E25B70"/>
    <w:rsid w:val="00E25C19"/>
    <w:rsid w:val="00E262E3"/>
    <w:rsid w:val="00E26639"/>
    <w:rsid w:val="00E26B89"/>
    <w:rsid w:val="00E26C7D"/>
    <w:rsid w:val="00E27630"/>
    <w:rsid w:val="00E27A1D"/>
    <w:rsid w:val="00E27B4F"/>
    <w:rsid w:val="00E27DC7"/>
    <w:rsid w:val="00E27F24"/>
    <w:rsid w:val="00E30715"/>
    <w:rsid w:val="00E308CA"/>
    <w:rsid w:val="00E30BBD"/>
    <w:rsid w:val="00E30CF9"/>
    <w:rsid w:val="00E31155"/>
    <w:rsid w:val="00E31839"/>
    <w:rsid w:val="00E31A2C"/>
    <w:rsid w:val="00E31A8F"/>
    <w:rsid w:val="00E31E0B"/>
    <w:rsid w:val="00E3239B"/>
    <w:rsid w:val="00E32979"/>
    <w:rsid w:val="00E32AB9"/>
    <w:rsid w:val="00E3306B"/>
    <w:rsid w:val="00E33137"/>
    <w:rsid w:val="00E34C80"/>
    <w:rsid w:val="00E3544D"/>
    <w:rsid w:val="00E3598F"/>
    <w:rsid w:val="00E35A21"/>
    <w:rsid w:val="00E35B43"/>
    <w:rsid w:val="00E3606D"/>
    <w:rsid w:val="00E36AF1"/>
    <w:rsid w:val="00E36EE0"/>
    <w:rsid w:val="00E37719"/>
    <w:rsid w:val="00E3799B"/>
    <w:rsid w:val="00E37AAA"/>
    <w:rsid w:val="00E37C16"/>
    <w:rsid w:val="00E40941"/>
    <w:rsid w:val="00E40B2C"/>
    <w:rsid w:val="00E40BCF"/>
    <w:rsid w:val="00E41940"/>
    <w:rsid w:val="00E42196"/>
    <w:rsid w:val="00E42318"/>
    <w:rsid w:val="00E4321D"/>
    <w:rsid w:val="00E434F2"/>
    <w:rsid w:val="00E4414F"/>
    <w:rsid w:val="00E446BC"/>
    <w:rsid w:val="00E44D3D"/>
    <w:rsid w:val="00E456ED"/>
    <w:rsid w:val="00E457E1"/>
    <w:rsid w:val="00E45867"/>
    <w:rsid w:val="00E45C2D"/>
    <w:rsid w:val="00E45D20"/>
    <w:rsid w:val="00E45DDB"/>
    <w:rsid w:val="00E4632B"/>
    <w:rsid w:val="00E46675"/>
    <w:rsid w:val="00E46747"/>
    <w:rsid w:val="00E46EF5"/>
    <w:rsid w:val="00E47142"/>
    <w:rsid w:val="00E4731C"/>
    <w:rsid w:val="00E473BB"/>
    <w:rsid w:val="00E4744A"/>
    <w:rsid w:val="00E5040C"/>
    <w:rsid w:val="00E504B9"/>
    <w:rsid w:val="00E50625"/>
    <w:rsid w:val="00E511B3"/>
    <w:rsid w:val="00E512A9"/>
    <w:rsid w:val="00E51644"/>
    <w:rsid w:val="00E51A48"/>
    <w:rsid w:val="00E51F5B"/>
    <w:rsid w:val="00E521A7"/>
    <w:rsid w:val="00E521DC"/>
    <w:rsid w:val="00E5278C"/>
    <w:rsid w:val="00E52836"/>
    <w:rsid w:val="00E52A69"/>
    <w:rsid w:val="00E52F06"/>
    <w:rsid w:val="00E53126"/>
    <w:rsid w:val="00E53ACA"/>
    <w:rsid w:val="00E53EF8"/>
    <w:rsid w:val="00E54056"/>
    <w:rsid w:val="00E54329"/>
    <w:rsid w:val="00E5449F"/>
    <w:rsid w:val="00E54739"/>
    <w:rsid w:val="00E5483B"/>
    <w:rsid w:val="00E549EC"/>
    <w:rsid w:val="00E552F4"/>
    <w:rsid w:val="00E553CF"/>
    <w:rsid w:val="00E55DC7"/>
    <w:rsid w:val="00E56595"/>
    <w:rsid w:val="00E56E29"/>
    <w:rsid w:val="00E5702E"/>
    <w:rsid w:val="00E57200"/>
    <w:rsid w:val="00E57A7E"/>
    <w:rsid w:val="00E57DF8"/>
    <w:rsid w:val="00E57F6F"/>
    <w:rsid w:val="00E60722"/>
    <w:rsid w:val="00E612D2"/>
    <w:rsid w:val="00E6182C"/>
    <w:rsid w:val="00E61979"/>
    <w:rsid w:val="00E619C8"/>
    <w:rsid w:val="00E61B05"/>
    <w:rsid w:val="00E61C39"/>
    <w:rsid w:val="00E61F8A"/>
    <w:rsid w:val="00E622C1"/>
    <w:rsid w:val="00E62409"/>
    <w:rsid w:val="00E62590"/>
    <w:rsid w:val="00E62C68"/>
    <w:rsid w:val="00E63081"/>
    <w:rsid w:val="00E63166"/>
    <w:rsid w:val="00E63B75"/>
    <w:rsid w:val="00E63E11"/>
    <w:rsid w:val="00E6414B"/>
    <w:rsid w:val="00E6417D"/>
    <w:rsid w:val="00E6476A"/>
    <w:rsid w:val="00E64BD6"/>
    <w:rsid w:val="00E64EE5"/>
    <w:rsid w:val="00E64F12"/>
    <w:rsid w:val="00E657D1"/>
    <w:rsid w:val="00E65B3D"/>
    <w:rsid w:val="00E65BBA"/>
    <w:rsid w:val="00E65FDA"/>
    <w:rsid w:val="00E661D9"/>
    <w:rsid w:val="00E66253"/>
    <w:rsid w:val="00E66263"/>
    <w:rsid w:val="00E67314"/>
    <w:rsid w:val="00E673C0"/>
    <w:rsid w:val="00E6783D"/>
    <w:rsid w:val="00E67A0F"/>
    <w:rsid w:val="00E67D90"/>
    <w:rsid w:val="00E70344"/>
    <w:rsid w:val="00E707B7"/>
    <w:rsid w:val="00E709AE"/>
    <w:rsid w:val="00E709F3"/>
    <w:rsid w:val="00E70EFF"/>
    <w:rsid w:val="00E70FD4"/>
    <w:rsid w:val="00E714B9"/>
    <w:rsid w:val="00E71766"/>
    <w:rsid w:val="00E718FE"/>
    <w:rsid w:val="00E71D98"/>
    <w:rsid w:val="00E7306E"/>
    <w:rsid w:val="00E73DF7"/>
    <w:rsid w:val="00E73F64"/>
    <w:rsid w:val="00E73FDA"/>
    <w:rsid w:val="00E7403F"/>
    <w:rsid w:val="00E74686"/>
    <w:rsid w:val="00E74EF3"/>
    <w:rsid w:val="00E7595B"/>
    <w:rsid w:val="00E75C2A"/>
    <w:rsid w:val="00E761AC"/>
    <w:rsid w:val="00E767DD"/>
    <w:rsid w:val="00E76C6A"/>
    <w:rsid w:val="00E76F35"/>
    <w:rsid w:val="00E77221"/>
    <w:rsid w:val="00E77359"/>
    <w:rsid w:val="00E7748F"/>
    <w:rsid w:val="00E77991"/>
    <w:rsid w:val="00E779FD"/>
    <w:rsid w:val="00E80063"/>
    <w:rsid w:val="00E805EA"/>
    <w:rsid w:val="00E80634"/>
    <w:rsid w:val="00E80A2A"/>
    <w:rsid w:val="00E80A6A"/>
    <w:rsid w:val="00E811CE"/>
    <w:rsid w:val="00E81204"/>
    <w:rsid w:val="00E812D7"/>
    <w:rsid w:val="00E81859"/>
    <w:rsid w:val="00E818B0"/>
    <w:rsid w:val="00E81A71"/>
    <w:rsid w:val="00E81B43"/>
    <w:rsid w:val="00E81B6B"/>
    <w:rsid w:val="00E8217C"/>
    <w:rsid w:val="00E8287D"/>
    <w:rsid w:val="00E82AB3"/>
    <w:rsid w:val="00E82B8D"/>
    <w:rsid w:val="00E82B90"/>
    <w:rsid w:val="00E82BB1"/>
    <w:rsid w:val="00E83052"/>
    <w:rsid w:val="00E8369F"/>
    <w:rsid w:val="00E83BF1"/>
    <w:rsid w:val="00E83E2C"/>
    <w:rsid w:val="00E840D5"/>
    <w:rsid w:val="00E843DD"/>
    <w:rsid w:val="00E8465F"/>
    <w:rsid w:val="00E847AB"/>
    <w:rsid w:val="00E84895"/>
    <w:rsid w:val="00E85070"/>
    <w:rsid w:val="00E851BF"/>
    <w:rsid w:val="00E85F98"/>
    <w:rsid w:val="00E86330"/>
    <w:rsid w:val="00E863C1"/>
    <w:rsid w:val="00E8661C"/>
    <w:rsid w:val="00E8672D"/>
    <w:rsid w:val="00E86809"/>
    <w:rsid w:val="00E86A19"/>
    <w:rsid w:val="00E86A2C"/>
    <w:rsid w:val="00E87457"/>
    <w:rsid w:val="00E87D42"/>
    <w:rsid w:val="00E90538"/>
    <w:rsid w:val="00E90593"/>
    <w:rsid w:val="00E90811"/>
    <w:rsid w:val="00E90885"/>
    <w:rsid w:val="00E90917"/>
    <w:rsid w:val="00E910EA"/>
    <w:rsid w:val="00E911CB"/>
    <w:rsid w:val="00E9127F"/>
    <w:rsid w:val="00E91788"/>
    <w:rsid w:val="00E91B96"/>
    <w:rsid w:val="00E92027"/>
    <w:rsid w:val="00E920BD"/>
    <w:rsid w:val="00E9267D"/>
    <w:rsid w:val="00E929DF"/>
    <w:rsid w:val="00E93488"/>
    <w:rsid w:val="00E935E7"/>
    <w:rsid w:val="00E93C5E"/>
    <w:rsid w:val="00E93DE9"/>
    <w:rsid w:val="00E93FF4"/>
    <w:rsid w:val="00E943CF"/>
    <w:rsid w:val="00E9447E"/>
    <w:rsid w:val="00E9471F"/>
    <w:rsid w:val="00E949C8"/>
    <w:rsid w:val="00E95502"/>
    <w:rsid w:val="00E95AFD"/>
    <w:rsid w:val="00E95D2B"/>
    <w:rsid w:val="00E95F6F"/>
    <w:rsid w:val="00E9606E"/>
    <w:rsid w:val="00E96589"/>
    <w:rsid w:val="00E96985"/>
    <w:rsid w:val="00E96E5A"/>
    <w:rsid w:val="00E9775E"/>
    <w:rsid w:val="00E97E6E"/>
    <w:rsid w:val="00EA0976"/>
    <w:rsid w:val="00EA0F57"/>
    <w:rsid w:val="00EA14C2"/>
    <w:rsid w:val="00EA1500"/>
    <w:rsid w:val="00EA17C5"/>
    <w:rsid w:val="00EA22FA"/>
    <w:rsid w:val="00EA2307"/>
    <w:rsid w:val="00EA2927"/>
    <w:rsid w:val="00EA3331"/>
    <w:rsid w:val="00EA39F8"/>
    <w:rsid w:val="00EA3AB4"/>
    <w:rsid w:val="00EA3BF6"/>
    <w:rsid w:val="00EA3DB9"/>
    <w:rsid w:val="00EA445C"/>
    <w:rsid w:val="00EA462C"/>
    <w:rsid w:val="00EA4665"/>
    <w:rsid w:val="00EA46EC"/>
    <w:rsid w:val="00EA4844"/>
    <w:rsid w:val="00EA5127"/>
    <w:rsid w:val="00EA5379"/>
    <w:rsid w:val="00EA58A7"/>
    <w:rsid w:val="00EA5E97"/>
    <w:rsid w:val="00EA60A5"/>
    <w:rsid w:val="00EA6227"/>
    <w:rsid w:val="00EA6681"/>
    <w:rsid w:val="00EA677A"/>
    <w:rsid w:val="00EA6A05"/>
    <w:rsid w:val="00EA6B9D"/>
    <w:rsid w:val="00EA6C49"/>
    <w:rsid w:val="00EA6CA0"/>
    <w:rsid w:val="00EA7023"/>
    <w:rsid w:val="00EA7152"/>
    <w:rsid w:val="00EA7184"/>
    <w:rsid w:val="00EA72DF"/>
    <w:rsid w:val="00EA7CCC"/>
    <w:rsid w:val="00EB0378"/>
    <w:rsid w:val="00EB09A7"/>
    <w:rsid w:val="00EB0A6E"/>
    <w:rsid w:val="00EB100E"/>
    <w:rsid w:val="00EB1467"/>
    <w:rsid w:val="00EB16E4"/>
    <w:rsid w:val="00EB1DC4"/>
    <w:rsid w:val="00EB27A3"/>
    <w:rsid w:val="00EB2B58"/>
    <w:rsid w:val="00EB41FB"/>
    <w:rsid w:val="00EB41FF"/>
    <w:rsid w:val="00EB43BD"/>
    <w:rsid w:val="00EB46C3"/>
    <w:rsid w:val="00EB4AC0"/>
    <w:rsid w:val="00EB4D4A"/>
    <w:rsid w:val="00EB502E"/>
    <w:rsid w:val="00EB52C6"/>
    <w:rsid w:val="00EB56B9"/>
    <w:rsid w:val="00EB59CA"/>
    <w:rsid w:val="00EB5EF5"/>
    <w:rsid w:val="00EB62A6"/>
    <w:rsid w:val="00EB6537"/>
    <w:rsid w:val="00EB69A6"/>
    <w:rsid w:val="00EB6CB2"/>
    <w:rsid w:val="00EB6D45"/>
    <w:rsid w:val="00EB6F89"/>
    <w:rsid w:val="00EB7A74"/>
    <w:rsid w:val="00EB7E57"/>
    <w:rsid w:val="00EB7F71"/>
    <w:rsid w:val="00EC03E7"/>
    <w:rsid w:val="00EC0594"/>
    <w:rsid w:val="00EC09DD"/>
    <w:rsid w:val="00EC122D"/>
    <w:rsid w:val="00EC1611"/>
    <w:rsid w:val="00EC189F"/>
    <w:rsid w:val="00EC2485"/>
    <w:rsid w:val="00EC2969"/>
    <w:rsid w:val="00EC2FA5"/>
    <w:rsid w:val="00EC34B5"/>
    <w:rsid w:val="00EC3DAA"/>
    <w:rsid w:val="00EC3FA7"/>
    <w:rsid w:val="00EC41EA"/>
    <w:rsid w:val="00EC4377"/>
    <w:rsid w:val="00EC47E7"/>
    <w:rsid w:val="00EC4848"/>
    <w:rsid w:val="00EC51E9"/>
    <w:rsid w:val="00EC5482"/>
    <w:rsid w:val="00EC5620"/>
    <w:rsid w:val="00EC5890"/>
    <w:rsid w:val="00EC58AD"/>
    <w:rsid w:val="00EC5B81"/>
    <w:rsid w:val="00EC60BE"/>
    <w:rsid w:val="00EC6596"/>
    <w:rsid w:val="00EC6996"/>
    <w:rsid w:val="00EC6E25"/>
    <w:rsid w:val="00EC731C"/>
    <w:rsid w:val="00EC74D9"/>
    <w:rsid w:val="00EC7EA0"/>
    <w:rsid w:val="00EC7F7F"/>
    <w:rsid w:val="00ED0489"/>
    <w:rsid w:val="00ED0CF7"/>
    <w:rsid w:val="00ED0FB2"/>
    <w:rsid w:val="00ED18FA"/>
    <w:rsid w:val="00ED1B97"/>
    <w:rsid w:val="00ED227E"/>
    <w:rsid w:val="00ED2A6E"/>
    <w:rsid w:val="00ED2CE1"/>
    <w:rsid w:val="00ED3259"/>
    <w:rsid w:val="00ED3450"/>
    <w:rsid w:val="00ED376C"/>
    <w:rsid w:val="00ED3D9A"/>
    <w:rsid w:val="00ED3DCC"/>
    <w:rsid w:val="00ED4382"/>
    <w:rsid w:val="00ED4610"/>
    <w:rsid w:val="00ED468D"/>
    <w:rsid w:val="00ED479C"/>
    <w:rsid w:val="00ED4E33"/>
    <w:rsid w:val="00ED4EAD"/>
    <w:rsid w:val="00ED51AF"/>
    <w:rsid w:val="00ED5314"/>
    <w:rsid w:val="00ED5C0A"/>
    <w:rsid w:val="00ED5EA3"/>
    <w:rsid w:val="00ED6337"/>
    <w:rsid w:val="00ED660F"/>
    <w:rsid w:val="00ED6B43"/>
    <w:rsid w:val="00EE0337"/>
    <w:rsid w:val="00EE0532"/>
    <w:rsid w:val="00EE067B"/>
    <w:rsid w:val="00EE0A2E"/>
    <w:rsid w:val="00EE17A6"/>
    <w:rsid w:val="00EE1CF2"/>
    <w:rsid w:val="00EE1DC6"/>
    <w:rsid w:val="00EE24D5"/>
    <w:rsid w:val="00EE2815"/>
    <w:rsid w:val="00EE288D"/>
    <w:rsid w:val="00EE2BC9"/>
    <w:rsid w:val="00EE2BCD"/>
    <w:rsid w:val="00EE2C7B"/>
    <w:rsid w:val="00EE2C82"/>
    <w:rsid w:val="00EE2E52"/>
    <w:rsid w:val="00EE311D"/>
    <w:rsid w:val="00EE3D7A"/>
    <w:rsid w:val="00EE4038"/>
    <w:rsid w:val="00EE4A04"/>
    <w:rsid w:val="00EE4F63"/>
    <w:rsid w:val="00EE594D"/>
    <w:rsid w:val="00EE6105"/>
    <w:rsid w:val="00EE635F"/>
    <w:rsid w:val="00EE6C5E"/>
    <w:rsid w:val="00EE7084"/>
    <w:rsid w:val="00EE7171"/>
    <w:rsid w:val="00EE717D"/>
    <w:rsid w:val="00EE7B3E"/>
    <w:rsid w:val="00EE7DE1"/>
    <w:rsid w:val="00EF0259"/>
    <w:rsid w:val="00EF1160"/>
    <w:rsid w:val="00EF118A"/>
    <w:rsid w:val="00EF12CF"/>
    <w:rsid w:val="00EF1B77"/>
    <w:rsid w:val="00EF2E66"/>
    <w:rsid w:val="00EF2F99"/>
    <w:rsid w:val="00EF3119"/>
    <w:rsid w:val="00EF3753"/>
    <w:rsid w:val="00EF3F80"/>
    <w:rsid w:val="00EF4016"/>
    <w:rsid w:val="00EF4564"/>
    <w:rsid w:val="00EF4BF9"/>
    <w:rsid w:val="00EF4F50"/>
    <w:rsid w:val="00EF6105"/>
    <w:rsid w:val="00EF6263"/>
    <w:rsid w:val="00EF63D5"/>
    <w:rsid w:val="00EF67F2"/>
    <w:rsid w:val="00EF6AB9"/>
    <w:rsid w:val="00EF6ACD"/>
    <w:rsid w:val="00EF7115"/>
    <w:rsid w:val="00EF712E"/>
    <w:rsid w:val="00EF7911"/>
    <w:rsid w:val="00F0078E"/>
    <w:rsid w:val="00F00894"/>
    <w:rsid w:val="00F009D8"/>
    <w:rsid w:val="00F00D82"/>
    <w:rsid w:val="00F01521"/>
    <w:rsid w:val="00F01654"/>
    <w:rsid w:val="00F02127"/>
    <w:rsid w:val="00F0236B"/>
    <w:rsid w:val="00F02382"/>
    <w:rsid w:val="00F02397"/>
    <w:rsid w:val="00F028DD"/>
    <w:rsid w:val="00F02A52"/>
    <w:rsid w:val="00F033E6"/>
    <w:rsid w:val="00F03D01"/>
    <w:rsid w:val="00F03E8B"/>
    <w:rsid w:val="00F0504E"/>
    <w:rsid w:val="00F05694"/>
    <w:rsid w:val="00F05FF9"/>
    <w:rsid w:val="00F06267"/>
    <w:rsid w:val="00F0645E"/>
    <w:rsid w:val="00F06A43"/>
    <w:rsid w:val="00F06BF1"/>
    <w:rsid w:val="00F07562"/>
    <w:rsid w:val="00F07B9A"/>
    <w:rsid w:val="00F07CD2"/>
    <w:rsid w:val="00F10491"/>
    <w:rsid w:val="00F10A48"/>
    <w:rsid w:val="00F10BF8"/>
    <w:rsid w:val="00F11342"/>
    <w:rsid w:val="00F116FF"/>
    <w:rsid w:val="00F12253"/>
    <w:rsid w:val="00F1252F"/>
    <w:rsid w:val="00F125F0"/>
    <w:rsid w:val="00F129EA"/>
    <w:rsid w:val="00F13061"/>
    <w:rsid w:val="00F13259"/>
    <w:rsid w:val="00F1363A"/>
    <w:rsid w:val="00F13E05"/>
    <w:rsid w:val="00F14126"/>
    <w:rsid w:val="00F14677"/>
    <w:rsid w:val="00F147DB"/>
    <w:rsid w:val="00F14A2A"/>
    <w:rsid w:val="00F14B85"/>
    <w:rsid w:val="00F15336"/>
    <w:rsid w:val="00F155C6"/>
    <w:rsid w:val="00F15EE3"/>
    <w:rsid w:val="00F165FF"/>
    <w:rsid w:val="00F16803"/>
    <w:rsid w:val="00F20557"/>
    <w:rsid w:val="00F20869"/>
    <w:rsid w:val="00F208C6"/>
    <w:rsid w:val="00F20A6A"/>
    <w:rsid w:val="00F20BC0"/>
    <w:rsid w:val="00F20E30"/>
    <w:rsid w:val="00F211A5"/>
    <w:rsid w:val="00F21246"/>
    <w:rsid w:val="00F21B02"/>
    <w:rsid w:val="00F21C4F"/>
    <w:rsid w:val="00F21D77"/>
    <w:rsid w:val="00F21F58"/>
    <w:rsid w:val="00F220A9"/>
    <w:rsid w:val="00F22861"/>
    <w:rsid w:val="00F22B59"/>
    <w:rsid w:val="00F23772"/>
    <w:rsid w:val="00F23D97"/>
    <w:rsid w:val="00F241B7"/>
    <w:rsid w:val="00F246B9"/>
    <w:rsid w:val="00F24730"/>
    <w:rsid w:val="00F248B9"/>
    <w:rsid w:val="00F24F01"/>
    <w:rsid w:val="00F25A28"/>
    <w:rsid w:val="00F261B0"/>
    <w:rsid w:val="00F263C5"/>
    <w:rsid w:val="00F26AE0"/>
    <w:rsid w:val="00F26DC9"/>
    <w:rsid w:val="00F2787D"/>
    <w:rsid w:val="00F27BDB"/>
    <w:rsid w:val="00F27C02"/>
    <w:rsid w:val="00F31246"/>
    <w:rsid w:val="00F31987"/>
    <w:rsid w:val="00F31ED2"/>
    <w:rsid w:val="00F32159"/>
    <w:rsid w:val="00F324D5"/>
    <w:rsid w:val="00F32819"/>
    <w:rsid w:val="00F3285B"/>
    <w:rsid w:val="00F332B5"/>
    <w:rsid w:val="00F338FF"/>
    <w:rsid w:val="00F33AB6"/>
    <w:rsid w:val="00F340CE"/>
    <w:rsid w:val="00F3469A"/>
    <w:rsid w:val="00F34B58"/>
    <w:rsid w:val="00F34EF2"/>
    <w:rsid w:val="00F35186"/>
    <w:rsid w:val="00F353D2"/>
    <w:rsid w:val="00F356D5"/>
    <w:rsid w:val="00F35A53"/>
    <w:rsid w:val="00F36019"/>
    <w:rsid w:val="00F360A1"/>
    <w:rsid w:val="00F36CCA"/>
    <w:rsid w:val="00F36ECF"/>
    <w:rsid w:val="00F37032"/>
    <w:rsid w:val="00F3740D"/>
    <w:rsid w:val="00F37849"/>
    <w:rsid w:val="00F4014D"/>
    <w:rsid w:val="00F40508"/>
    <w:rsid w:val="00F4079E"/>
    <w:rsid w:val="00F408FC"/>
    <w:rsid w:val="00F40B40"/>
    <w:rsid w:val="00F40EEC"/>
    <w:rsid w:val="00F413B7"/>
    <w:rsid w:val="00F4167C"/>
    <w:rsid w:val="00F41C52"/>
    <w:rsid w:val="00F41F17"/>
    <w:rsid w:val="00F4201A"/>
    <w:rsid w:val="00F426B0"/>
    <w:rsid w:val="00F43417"/>
    <w:rsid w:val="00F436A5"/>
    <w:rsid w:val="00F43B8C"/>
    <w:rsid w:val="00F44047"/>
    <w:rsid w:val="00F440A6"/>
    <w:rsid w:val="00F440DD"/>
    <w:rsid w:val="00F444F0"/>
    <w:rsid w:val="00F44EA5"/>
    <w:rsid w:val="00F4677D"/>
    <w:rsid w:val="00F46B79"/>
    <w:rsid w:val="00F46FBC"/>
    <w:rsid w:val="00F474C0"/>
    <w:rsid w:val="00F50123"/>
    <w:rsid w:val="00F503AB"/>
    <w:rsid w:val="00F5043D"/>
    <w:rsid w:val="00F50939"/>
    <w:rsid w:val="00F50F56"/>
    <w:rsid w:val="00F5126E"/>
    <w:rsid w:val="00F513F9"/>
    <w:rsid w:val="00F5140D"/>
    <w:rsid w:val="00F5171E"/>
    <w:rsid w:val="00F522E3"/>
    <w:rsid w:val="00F52CB4"/>
    <w:rsid w:val="00F52DC4"/>
    <w:rsid w:val="00F52E55"/>
    <w:rsid w:val="00F53118"/>
    <w:rsid w:val="00F533EF"/>
    <w:rsid w:val="00F543F9"/>
    <w:rsid w:val="00F54BB9"/>
    <w:rsid w:val="00F55634"/>
    <w:rsid w:val="00F558C1"/>
    <w:rsid w:val="00F55AA7"/>
    <w:rsid w:val="00F56500"/>
    <w:rsid w:val="00F5707F"/>
    <w:rsid w:val="00F575B1"/>
    <w:rsid w:val="00F57718"/>
    <w:rsid w:val="00F577DC"/>
    <w:rsid w:val="00F57D3D"/>
    <w:rsid w:val="00F600E2"/>
    <w:rsid w:val="00F6043E"/>
    <w:rsid w:val="00F607DB"/>
    <w:rsid w:val="00F60CF2"/>
    <w:rsid w:val="00F60D73"/>
    <w:rsid w:val="00F61E33"/>
    <w:rsid w:val="00F62872"/>
    <w:rsid w:val="00F62CDB"/>
    <w:rsid w:val="00F63102"/>
    <w:rsid w:val="00F6323F"/>
    <w:rsid w:val="00F63A01"/>
    <w:rsid w:val="00F642AB"/>
    <w:rsid w:val="00F64455"/>
    <w:rsid w:val="00F6452F"/>
    <w:rsid w:val="00F647CD"/>
    <w:rsid w:val="00F649FA"/>
    <w:rsid w:val="00F64D78"/>
    <w:rsid w:val="00F64D83"/>
    <w:rsid w:val="00F65763"/>
    <w:rsid w:val="00F658F1"/>
    <w:rsid w:val="00F65D66"/>
    <w:rsid w:val="00F65D78"/>
    <w:rsid w:val="00F65E6E"/>
    <w:rsid w:val="00F6671F"/>
    <w:rsid w:val="00F66802"/>
    <w:rsid w:val="00F66986"/>
    <w:rsid w:val="00F66C1F"/>
    <w:rsid w:val="00F66D00"/>
    <w:rsid w:val="00F679D8"/>
    <w:rsid w:val="00F67A24"/>
    <w:rsid w:val="00F7009C"/>
    <w:rsid w:val="00F703F0"/>
    <w:rsid w:val="00F705AA"/>
    <w:rsid w:val="00F708A7"/>
    <w:rsid w:val="00F70A81"/>
    <w:rsid w:val="00F7112F"/>
    <w:rsid w:val="00F711D6"/>
    <w:rsid w:val="00F71969"/>
    <w:rsid w:val="00F71AAA"/>
    <w:rsid w:val="00F71B54"/>
    <w:rsid w:val="00F71B65"/>
    <w:rsid w:val="00F71E46"/>
    <w:rsid w:val="00F72234"/>
    <w:rsid w:val="00F723AD"/>
    <w:rsid w:val="00F723EA"/>
    <w:rsid w:val="00F7241C"/>
    <w:rsid w:val="00F73127"/>
    <w:rsid w:val="00F731E4"/>
    <w:rsid w:val="00F73938"/>
    <w:rsid w:val="00F73C43"/>
    <w:rsid w:val="00F74019"/>
    <w:rsid w:val="00F740FA"/>
    <w:rsid w:val="00F745DD"/>
    <w:rsid w:val="00F74FB4"/>
    <w:rsid w:val="00F753F8"/>
    <w:rsid w:val="00F754B8"/>
    <w:rsid w:val="00F759CD"/>
    <w:rsid w:val="00F759D1"/>
    <w:rsid w:val="00F75BE8"/>
    <w:rsid w:val="00F75C6B"/>
    <w:rsid w:val="00F75FE4"/>
    <w:rsid w:val="00F760AD"/>
    <w:rsid w:val="00F760B4"/>
    <w:rsid w:val="00F767C7"/>
    <w:rsid w:val="00F76932"/>
    <w:rsid w:val="00F77877"/>
    <w:rsid w:val="00F778DE"/>
    <w:rsid w:val="00F77D80"/>
    <w:rsid w:val="00F77E04"/>
    <w:rsid w:val="00F80408"/>
    <w:rsid w:val="00F80636"/>
    <w:rsid w:val="00F808B2"/>
    <w:rsid w:val="00F80B6D"/>
    <w:rsid w:val="00F81983"/>
    <w:rsid w:val="00F81AF6"/>
    <w:rsid w:val="00F824A4"/>
    <w:rsid w:val="00F82667"/>
    <w:rsid w:val="00F82909"/>
    <w:rsid w:val="00F832A6"/>
    <w:rsid w:val="00F8394B"/>
    <w:rsid w:val="00F83F23"/>
    <w:rsid w:val="00F8517C"/>
    <w:rsid w:val="00F85B34"/>
    <w:rsid w:val="00F85C14"/>
    <w:rsid w:val="00F86192"/>
    <w:rsid w:val="00F8657B"/>
    <w:rsid w:val="00F867A5"/>
    <w:rsid w:val="00F86F0D"/>
    <w:rsid w:val="00F87250"/>
    <w:rsid w:val="00F87885"/>
    <w:rsid w:val="00F87D0B"/>
    <w:rsid w:val="00F87D46"/>
    <w:rsid w:val="00F87D7C"/>
    <w:rsid w:val="00F87FB9"/>
    <w:rsid w:val="00F9088C"/>
    <w:rsid w:val="00F908A2"/>
    <w:rsid w:val="00F91020"/>
    <w:rsid w:val="00F91370"/>
    <w:rsid w:val="00F916C2"/>
    <w:rsid w:val="00F91AC2"/>
    <w:rsid w:val="00F91C2F"/>
    <w:rsid w:val="00F91CE3"/>
    <w:rsid w:val="00F91E03"/>
    <w:rsid w:val="00F91EAC"/>
    <w:rsid w:val="00F91F4D"/>
    <w:rsid w:val="00F923BD"/>
    <w:rsid w:val="00F92781"/>
    <w:rsid w:val="00F9290C"/>
    <w:rsid w:val="00F92A88"/>
    <w:rsid w:val="00F92B03"/>
    <w:rsid w:val="00F92F10"/>
    <w:rsid w:val="00F92F25"/>
    <w:rsid w:val="00F931D9"/>
    <w:rsid w:val="00F9358A"/>
    <w:rsid w:val="00F936B2"/>
    <w:rsid w:val="00F93975"/>
    <w:rsid w:val="00F93AD0"/>
    <w:rsid w:val="00F94A3D"/>
    <w:rsid w:val="00F94A86"/>
    <w:rsid w:val="00F96335"/>
    <w:rsid w:val="00F9637F"/>
    <w:rsid w:val="00F966AD"/>
    <w:rsid w:val="00F96ABB"/>
    <w:rsid w:val="00F97069"/>
    <w:rsid w:val="00F972A1"/>
    <w:rsid w:val="00F97BA9"/>
    <w:rsid w:val="00F97DCA"/>
    <w:rsid w:val="00FA0D0E"/>
    <w:rsid w:val="00FA0D12"/>
    <w:rsid w:val="00FA0DCE"/>
    <w:rsid w:val="00FA1408"/>
    <w:rsid w:val="00FA15A8"/>
    <w:rsid w:val="00FA174F"/>
    <w:rsid w:val="00FA1778"/>
    <w:rsid w:val="00FA17EB"/>
    <w:rsid w:val="00FA1853"/>
    <w:rsid w:val="00FA18E6"/>
    <w:rsid w:val="00FA1C02"/>
    <w:rsid w:val="00FA20F7"/>
    <w:rsid w:val="00FA2291"/>
    <w:rsid w:val="00FA2358"/>
    <w:rsid w:val="00FA243F"/>
    <w:rsid w:val="00FA251B"/>
    <w:rsid w:val="00FA2E52"/>
    <w:rsid w:val="00FA398D"/>
    <w:rsid w:val="00FA3D2F"/>
    <w:rsid w:val="00FA4127"/>
    <w:rsid w:val="00FA4797"/>
    <w:rsid w:val="00FA48BE"/>
    <w:rsid w:val="00FA4C1E"/>
    <w:rsid w:val="00FA541D"/>
    <w:rsid w:val="00FA5538"/>
    <w:rsid w:val="00FA589D"/>
    <w:rsid w:val="00FA5961"/>
    <w:rsid w:val="00FA597C"/>
    <w:rsid w:val="00FA64E7"/>
    <w:rsid w:val="00FA6D61"/>
    <w:rsid w:val="00FA78C8"/>
    <w:rsid w:val="00FA7F72"/>
    <w:rsid w:val="00FB06B2"/>
    <w:rsid w:val="00FB085C"/>
    <w:rsid w:val="00FB0988"/>
    <w:rsid w:val="00FB0BAE"/>
    <w:rsid w:val="00FB1BB3"/>
    <w:rsid w:val="00FB1D3A"/>
    <w:rsid w:val="00FB20ED"/>
    <w:rsid w:val="00FB2545"/>
    <w:rsid w:val="00FB30F8"/>
    <w:rsid w:val="00FB33E6"/>
    <w:rsid w:val="00FB3568"/>
    <w:rsid w:val="00FB3D52"/>
    <w:rsid w:val="00FB3F77"/>
    <w:rsid w:val="00FB465D"/>
    <w:rsid w:val="00FB46D7"/>
    <w:rsid w:val="00FB4BA2"/>
    <w:rsid w:val="00FB5046"/>
    <w:rsid w:val="00FB50DF"/>
    <w:rsid w:val="00FB585D"/>
    <w:rsid w:val="00FB5D97"/>
    <w:rsid w:val="00FB610A"/>
    <w:rsid w:val="00FB6E3E"/>
    <w:rsid w:val="00FB6EF5"/>
    <w:rsid w:val="00FB7045"/>
    <w:rsid w:val="00FB76E4"/>
    <w:rsid w:val="00FB7CE0"/>
    <w:rsid w:val="00FB7E36"/>
    <w:rsid w:val="00FC014B"/>
    <w:rsid w:val="00FC025E"/>
    <w:rsid w:val="00FC0716"/>
    <w:rsid w:val="00FC0874"/>
    <w:rsid w:val="00FC0895"/>
    <w:rsid w:val="00FC08DB"/>
    <w:rsid w:val="00FC1021"/>
    <w:rsid w:val="00FC1073"/>
    <w:rsid w:val="00FC10F4"/>
    <w:rsid w:val="00FC1164"/>
    <w:rsid w:val="00FC14C2"/>
    <w:rsid w:val="00FC1526"/>
    <w:rsid w:val="00FC1852"/>
    <w:rsid w:val="00FC190A"/>
    <w:rsid w:val="00FC1A76"/>
    <w:rsid w:val="00FC1B70"/>
    <w:rsid w:val="00FC1C9F"/>
    <w:rsid w:val="00FC202A"/>
    <w:rsid w:val="00FC22B9"/>
    <w:rsid w:val="00FC2B6C"/>
    <w:rsid w:val="00FC2CEC"/>
    <w:rsid w:val="00FC2CF1"/>
    <w:rsid w:val="00FC32E8"/>
    <w:rsid w:val="00FC3420"/>
    <w:rsid w:val="00FC3725"/>
    <w:rsid w:val="00FC3AD8"/>
    <w:rsid w:val="00FC3DF5"/>
    <w:rsid w:val="00FC402B"/>
    <w:rsid w:val="00FC4063"/>
    <w:rsid w:val="00FC46D5"/>
    <w:rsid w:val="00FC46F4"/>
    <w:rsid w:val="00FC471B"/>
    <w:rsid w:val="00FC4990"/>
    <w:rsid w:val="00FC4AA0"/>
    <w:rsid w:val="00FC4EED"/>
    <w:rsid w:val="00FC617C"/>
    <w:rsid w:val="00FC66DE"/>
    <w:rsid w:val="00FC69F9"/>
    <w:rsid w:val="00FC6EC2"/>
    <w:rsid w:val="00FC714F"/>
    <w:rsid w:val="00FC75D6"/>
    <w:rsid w:val="00FC7DBD"/>
    <w:rsid w:val="00FD09C6"/>
    <w:rsid w:val="00FD09ED"/>
    <w:rsid w:val="00FD0FB0"/>
    <w:rsid w:val="00FD17C7"/>
    <w:rsid w:val="00FD1829"/>
    <w:rsid w:val="00FD1A00"/>
    <w:rsid w:val="00FD1B3F"/>
    <w:rsid w:val="00FD22EA"/>
    <w:rsid w:val="00FD239F"/>
    <w:rsid w:val="00FD2962"/>
    <w:rsid w:val="00FD2DFB"/>
    <w:rsid w:val="00FD402C"/>
    <w:rsid w:val="00FD4CDF"/>
    <w:rsid w:val="00FD4D07"/>
    <w:rsid w:val="00FD78B3"/>
    <w:rsid w:val="00FE04EF"/>
    <w:rsid w:val="00FE0890"/>
    <w:rsid w:val="00FE0909"/>
    <w:rsid w:val="00FE0F7D"/>
    <w:rsid w:val="00FE156C"/>
    <w:rsid w:val="00FE16D1"/>
    <w:rsid w:val="00FE1753"/>
    <w:rsid w:val="00FE18F7"/>
    <w:rsid w:val="00FE197A"/>
    <w:rsid w:val="00FE1C14"/>
    <w:rsid w:val="00FE1C78"/>
    <w:rsid w:val="00FE1F27"/>
    <w:rsid w:val="00FE2DCB"/>
    <w:rsid w:val="00FE2E8C"/>
    <w:rsid w:val="00FE2FCD"/>
    <w:rsid w:val="00FE31FC"/>
    <w:rsid w:val="00FE35B5"/>
    <w:rsid w:val="00FE3829"/>
    <w:rsid w:val="00FE3B00"/>
    <w:rsid w:val="00FE3CB7"/>
    <w:rsid w:val="00FE3CBB"/>
    <w:rsid w:val="00FE3E1C"/>
    <w:rsid w:val="00FE4217"/>
    <w:rsid w:val="00FE432D"/>
    <w:rsid w:val="00FE4FD5"/>
    <w:rsid w:val="00FE4FE6"/>
    <w:rsid w:val="00FE5802"/>
    <w:rsid w:val="00FE5986"/>
    <w:rsid w:val="00FE632B"/>
    <w:rsid w:val="00FE649C"/>
    <w:rsid w:val="00FE6555"/>
    <w:rsid w:val="00FE671C"/>
    <w:rsid w:val="00FE70C0"/>
    <w:rsid w:val="00FE72B8"/>
    <w:rsid w:val="00FE72E2"/>
    <w:rsid w:val="00FE73E2"/>
    <w:rsid w:val="00FE7411"/>
    <w:rsid w:val="00FE79B1"/>
    <w:rsid w:val="00FE7E94"/>
    <w:rsid w:val="00FF01F1"/>
    <w:rsid w:val="00FF02B2"/>
    <w:rsid w:val="00FF03D8"/>
    <w:rsid w:val="00FF04E6"/>
    <w:rsid w:val="00FF14A1"/>
    <w:rsid w:val="00FF1C22"/>
    <w:rsid w:val="00FF20C9"/>
    <w:rsid w:val="00FF266A"/>
    <w:rsid w:val="00FF2673"/>
    <w:rsid w:val="00FF270F"/>
    <w:rsid w:val="00FF286B"/>
    <w:rsid w:val="00FF2ADB"/>
    <w:rsid w:val="00FF2F54"/>
    <w:rsid w:val="00FF305E"/>
    <w:rsid w:val="00FF3080"/>
    <w:rsid w:val="00FF3226"/>
    <w:rsid w:val="00FF3657"/>
    <w:rsid w:val="00FF42E2"/>
    <w:rsid w:val="00FF4308"/>
    <w:rsid w:val="00FF4BAD"/>
    <w:rsid w:val="00FF5465"/>
    <w:rsid w:val="00FF5AF5"/>
    <w:rsid w:val="00FF63B1"/>
    <w:rsid w:val="00FF6B58"/>
    <w:rsid w:val="00FF6F9F"/>
    <w:rsid w:val="00FF761D"/>
    <w:rsid w:val="00FF79A3"/>
    <w:rsid w:val="00FF79C7"/>
    <w:rsid w:val="00FF7B2E"/>
    <w:rsid w:val="00FF7B7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F7B9E"/>
  <w15:docId w15:val="{6AEC4D04-CD4B-4826-BCAF-C2368705E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line="360" w:lineRule="auto"/>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
    <w:qFormat/>
    <w:rsid w:val="00D566B8"/>
    <w:rPr>
      <w:rFonts w:ascii="Arial" w:hAnsi="Arial"/>
      <w:sz w:val="24"/>
    </w:rPr>
  </w:style>
  <w:style w:type="paragraph" w:styleId="Ttulo1">
    <w:name w:val="heading 1"/>
    <w:basedOn w:val="Normal"/>
    <w:next w:val="Normal"/>
    <w:link w:val="Ttulo1Char"/>
    <w:autoRedefine/>
    <w:uiPriority w:val="9"/>
    <w:qFormat/>
    <w:rsid w:val="009B6CCF"/>
    <w:pPr>
      <w:keepNext/>
      <w:pageBreakBefore/>
      <w:widowControl w:val="0"/>
      <w:numPr>
        <w:numId w:val="4"/>
      </w:numPr>
      <w:ind w:left="284" w:hanging="284"/>
      <w:jc w:val="left"/>
      <w:outlineLvl w:val="0"/>
    </w:pPr>
    <w:rPr>
      <w:rFonts w:eastAsiaTheme="majorEastAsia" w:cstheme="majorBidi"/>
      <w:b/>
      <w:caps/>
      <w:szCs w:val="32"/>
    </w:rPr>
  </w:style>
  <w:style w:type="paragraph" w:styleId="Ttulo2">
    <w:name w:val="heading 2"/>
    <w:basedOn w:val="Ttulo1"/>
    <w:next w:val="Normal"/>
    <w:link w:val="Ttulo2Char"/>
    <w:autoRedefine/>
    <w:uiPriority w:val="9"/>
    <w:unhideWhenUsed/>
    <w:qFormat/>
    <w:rsid w:val="00DC721C"/>
    <w:pPr>
      <w:pageBreakBefore w:val="0"/>
      <w:numPr>
        <w:ilvl w:val="1"/>
      </w:numPr>
      <w:outlineLvl w:val="1"/>
    </w:pPr>
    <w:rPr>
      <w:b w:val="0"/>
      <w:szCs w:val="26"/>
    </w:rPr>
  </w:style>
  <w:style w:type="paragraph" w:styleId="Ttulo3">
    <w:name w:val="heading 3"/>
    <w:basedOn w:val="Normal"/>
    <w:next w:val="Normal"/>
    <w:link w:val="Ttulo3Char"/>
    <w:uiPriority w:val="9"/>
    <w:unhideWhenUsed/>
    <w:qFormat/>
    <w:rsid w:val="00093FBB"/>
    <w:pPr>
      <w:keepNext/>
      <w:keepLines/>
      <w:numPr>
        <w:ilvl w:val="2"/>
        <w:numId w:val="4"/>
      </w:numPr>
      <w:spacing w:before="180"/>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4E1CB8"/>
    <w:pPr>
      <w:keepNext/>
      <w:keepLines/>
      <w:numPr>
        <w:ilvl w:val="3"/>
        <w:numId w:val="4"/>
      </w:numPr>
      <w:spacing w:before="180"/>
      <w:outlineLvl w:val="3"/>
    </w:pPr>
    <w:rPr>
      <w:rFonts w:eastAsiaTheme="majorEastAsia" w:cstheme="majorBidi"/>
      <w:i/>
      <w:iCs/>
    </w:rPr>
  </w:style>
  <w:style w:type="paragraph" w:styleId="Ttulo5">
    <w:name w:val="heading 5"/>
    <w:basedOn w:val="Normal"/>
    <w:next w:val="Normal"/>
    <w:link w:val="Ttulo5Char"/>
    <w:uiPriority w:val="9"/>
    <w:unhideWhenUsed/>
    <w:qFormat/>
    <w:rsid w:val="00482219"/>
    <w:pPr>
      <w:keepNext/>
      <w:keepLines/>
      <w:numPr>
        <w:ilvl w:val="4"/>
        <w:numId w:val="4"/>
      </w:numPr>
      <w:outlineLvl w:val="4"/>
    </w:pPr>
    <w:rPr>
      <w:rFonts w:eastAsiaTheme="majorEastAsia" w:cstheme="majorBidi"/>
    </w:rPr>
  </w:style>
  <w:style w:type="paragraph" w:styleId="Ttulo6">
    <w:name w:val="heading 6"/>
    <w:basedOn w:val="Normal"/>
    <w:next w:val="Normal"/>
    <w:link w:val="Ttulo6Char"/>
    <w:uiPriority w:val="9"/>
    <w:semiHidden/>
    <w:unhideWhenUsed/>
    <w:qFormat/>
    <w:rsid w:val="00570E8A"/>
    <w:pPr>
      <w:keepNext/>
      <w:keepLines/>
      <w:numPr>
        <w:ilvl w:val="5"/>
        <w:numId w:val="4"/>
      </w:numPr>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har"/>
    <w:uiPriority w:val="9"/>
    <w:semiHidden/>
    <w:unhideWhenUsed/>
    <w:qFormat/>
    <w:rsid w:val="00570E8A"/>
    <w:pPr>
      <w:keepNext/>
      <w:keepLines/>
      <w:numPr>
        <w:ilvl w:val="6"/>
        <w:numId w:val="4"/>
      </w:numPr>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har"/>
    <w:uiPriority w:val="9"/>
    <w:semiHidden/>
    <w:unhideWhenUsed/>
    <w:qFormat/>
    <w:rsid w:val="00570E8A"/>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570E8A"/>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Refdecomentrio">
    <w:name w:val="annotation reference"/>
    <w:basedOn w:val="Fontepargpadro"/>
    <w:uiPriority w:val="99"/>
    <w:semiHidden/>
    <w:unhideWhenUsed/>
    <w:rsid w:val="006329E9"/>
    <w:rPr>
      <w:sz w:val="16"/>
      <w:szCs w:val="16"/>
    </w:rPr>
  </w:style>
  <w:style w:type="paragraph" w:styleId="Textodecomentrio">
    <w:name w:val="annotation text"/>
    <w:basedOn w:val="Normal"/>
    <w:link w:val="TextodecomentrioChar"/>
    <w:uiPriority w:val="99"/>
    <w:unhideWhenUsed/>
    <w:rsid w:val="006329E9"/>
    <w:pPr>
      <w:spacing w:line="240" w:lineRule="auto"/>
    </w:pPr>
    <w:rPr>
      <w:sz w:val="20"/>
      <w:szCs w:val="20"/>
    </w:rPr>
  </w:style>
  <w:style w:type="character" w:customStyle="1" w:styleId="TextodecomentrioChar">
    <w:name w:val="Texto de comentário Char"/>
    <w:basedOn w:val="Fontepargpadro"/>
    <w:link w:val="Textodecomentrio"/>
    <w:uiPriority w:val="99"/>
    <w:rsid w:val="006329E9"/>
    <w:rPr>
      <w:sz w:val="20"/>
      <w:szCs w:val="20"/>
    </w:rPr>
  </w:style>
  <w:style w:type="paragraph" w:styleId="Assuntodocomentrio">
    <w:name w:val="annotation subject"/>
    <w:basedOn w:val="Textodecomentrio"/>
    <w:next w:val="Textodecomentrio"/>
    <w:link w:val="AssuntodocomentrioChar"/>
    <w:uiPriority w:val="99"/>
    <w:semiHidden/>
    <w:unhideWhenUsed/>
    <w:rsid w:val="006329E9"/>
    <w:rPr>
      <w:b/>
      <w:bCs/>
    </w:rPr>
  </w:style>
  <w:style w:type="character" w:customStyle="1" w:styleId="AssuntodocomentrioChar">
    <w:name w:val="Assunto do comentário Char"/>
    <w:basedOn w:val="TextodecomentrioChar"/>
    <w:link w:val="Assuntodocomentrio"/>
    <w:uiPriority w:val="99"/>
    <w:semiHidden/>
    <w:rsid w:val="006329E9"/>
    <w:rPr>
      <w:b/>
      <w:bCs/>
      <w:sz w:val="20"/>
      <w:szCs w:val="20"/>
    </w:rPr>
  </w:style>
  <w:style w:type="paragraph" w:styleId="Textodebalo">
    <w:name w:val="Balloon Text"/>
    <w:basedOn w:val="Normal"/>
    <w:link w:val="TextodebaloChar"/>
    <w:uiPriority w:val="99"/>
    <w:semiHidden/>
    <w:unhideWhenUsed/>
    <w:rsid w:val="006329E9"/>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6329E9"/>
    <w:rPr>
      <w:rFonts w:ascii="Segoe UI" w:hAnsi="Segoe UI" w:cs="Segoe UI"/>
      <w:sz w:val="18"/>
      <w:szCs w:val="18"/>
    </w:rPr>
  </w:style>
  <w:style w:type="character" w:styleId="Hyperlink">
    <w:name w:val="Hyperlink"/>
    <w:basedOn w:val="Fontepargpadro"/>
    <w:uiPriority w:val="99"/>
    <w:unhideWhenUsed/>
    <w:rsid w:val="00B14CCF"/>
    <w:rPr>
      <w:color w:val="0563C1" w:themeColor="hyperlink"/>
      <w:u w:val="single"/>
    </w:rPr>
  </w:style>
  <w:style w:type="paragraph" w:styleId="NormalWeb">
    <w:name w:val="Normal (Web)"/>
    <w:basedOn w:val="Normal"/>
    <w:uiPriority w:val="99"/>
    <w:unhideWhenUsed/>
    <w:rsid w:val="004F3B25"/>
    <w:pPr>
      <w:spacing w:before="100" w:beforeAutospacing="1" w:after="100" w:afterAutospacing="1" w:line="240" w:lineRule="auto"/>
    </w:pPr>
    <w:rPr>
      <w:rFonts w:ascii="Times New Roman" w:eastAsiaTheme="minorEastAsia" w:hAnsi="Times New Roman" w:cs="Times New Roman"/>
      <w:szCs w:val="24"/>
      <w:lang w:eastAsia="pt-BR"/>
    </w:rPr>
  </w:style>
  <w:style w:type="paragraph" w:styleId="PargrafodaLista">
    <w:name w:val="List Paragraph"/>
    <w:basedOn w:val="Normal"/>
    <w:link w:val="PargrafodaListaChar"/>
    <w:uiPriority w:val="34"/>
    <w:qFormat/>
    <w:rsid w:val="00FE156C"/>
    <w:pPr>
      <w:ind w:left="720"/>
      <w:contextualSpacing/>
    </w:pPr>
  </w:style>
  <w:style w:type="paragraph" w:styleId="Cabealho">
    <w:name w:val="header"/>
    <w:basedOn w:val="Normal"/>
    <w:link w:val="CabealhoChar"/>
    <w:uiPriority w:val="99"/>
    <w:unhideWhenUsed/>
    <w:rsid w:val="00333E9A"/>
    <w:pPr>
      <w:tabs>
        <w:tab w:val="center" w:pos="4252"/>
        <w:tab w:val="right" w:pos="8504"/>
      </w:tabs>
      <w:spacing w:line="240" w:lineRule="auto"/>
    </w:pPr>
  </w:style>
  <w:style w:type="character" w:customStyle="1" w:styleId="CabealhoChar">
    <w:name w:val="Cabeçalho Char"/>
    <w:basedOn w:val="Fontepargpadro"/>
    <w:link w:val="Cabealho"/>
    <w:uiPriority w:val="99"/>
    <w:rsid w:val="00333E9A"/>
  </w:style>
  <w:style w:type="paragraph" w:styleId="Rodap">
    <w:name w:val="footer"/>
    <w:basedOn w:val="Normal"/>
    <w:link w:val="RodapChar"/>
    <w:uiPriority w:val="99"/>
    <w:unhideWhenUsed/>
    <w:rsid w:val="00333E9A"/>
    <w:pPr>
      <w:tabs>
        <w:tab w:val="center" w:pos="4252"/>
        <w:tab w:val="right" w:pos="8504"/>
      </w:tabs>
      <w:spacing w:line="240" w:lineRule="auto"/>
    </w:pPr>
  </w:style>
  <w:style w:type="character" w:customStyle="1" w:styleId="RodapChar">
    <w:name w:val="Rodapé Char"/>
    <w:basedOn w:val="Fontepargpadro"/>
    <w:link w:val="Rodap"/>
    <w:uiPriority w:val="99"/>
    <w:rsid w:val="00333E9A"/>
  </w:style>
  <w:style w:type="table" w:customStyle="1" w:styleId="TabeladeGrade5Escura-nfase11">
    <w:name w:val="Tabela de Grade 5 Escura - Ênfase 11"/>
    <w:basedOn w:val="Tabelanormal"/>
    <w:uiPriority w:val="50"/>
    <w:rsid w:val="00F753F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TabeladeGrade5Escura-nfase51">
    <w:name w:val="Tabela de Grade 5 Escura - Ênfase 51"/>
    <w:basedOn w:val="Tabelanormal"/>
    <w:uiPriority w:val="50"/>
    <w:rsid w:val="00F753F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docs-title-input-label-inner">
    <w:name w:val="docs-title-input-label-inner"/>
    <w:basedOn w:val="Fontepargpadro"/>
    <w:rsid w:val="0073602B"/>
  </w:style>
  <w:style w:type="character" w:customStyle="1" w:styleId="LinkdaInternet">
    <w:name w:val="Link da Internet"/>
    <w:uiPriority w:val="99"/>
    <w:rsid w:val="001C58DC"/>
    <w:rPr>
      <w:color w:val="0000FF"/>
      <w:u w:val="single"/>
    </w:rPr>
  </w:style>
  <w:style w:type="paragraph" w:customStyle="1" w:styleId="PargrafodaLista1">
    <w:name w:val="Parágrafo da Lista1"/>
    <w:basedOn w:val="Normal"/>
    <w:uiPriority w:val="34"/>
    <w:rsid w:val="001C58DC"/>
    <w:pPr>
      <w:suppressAutoHyphens/>
    </w:pPr>
    <w:rPr>
      <w:rFonts w:ascii="Times New Roman" w:eastAsia="Times New Roman" w:hAnsi="Times New Roman" w:cs="Times New Roman"/>
      <w:szCs w:val="24"/>
    </w:rPr>
  </w:style>
  <w:style w:type="paragraph" w:styleId="SemEspaamento">
    <w:name w:val="No Spacing"/>
    <w:aliases w:val="Alíneas"/>
    <w:autoRedefine/>
    <w:uiPriority w:val="1"/>
    <w:rsid w:val="00D00A19"/>
    <w:pPr>
      <w:numPr>
        <w:numId w:val="1"/>
      </w:numPr>
    </w:pPr>
    <w:rPr>
      <w:rFonts w:ascii="Arial" w:hAnsi="Arial"/>
      <w:sz w:val="24"/>
    </w:rPr>
  </w:style>
  <w:style w:type="character" w:customStyle="1" w:styleId="Ttulo1Char">
    <w:name w:val="Título 1 Char"/>
    <w:basedOn w:val="Fontepargpadro"/>
    <w:link w:val="Ttulo1"/>
    <w:uiPriority w:val="9"/>
    <w:rsid w:val="009B6CCF"/>
    <w:rPr>
      <w:rFonts w:ascii="Arial" w:eastAsiaTheme="majorEastAsia" w:hAnsi="Arial" w:cstheme="majorBidi"/>
      <w:b/>
      <w:caps/>
      <w:sz w:val="24"/>
      <w:szCs w:val="32"/>
    </w:rPr>
  </w:style>
  <w:style w:type="character" w:customStyle="1" w:styleId="Ttulo2Char">
    <w:name w:val="Título 2 Char"/>
    <w:basedOn w:val="Fontepargpadro"/>
    <w:link w:val="Ttulo2"/>
    <w:uiPriority w:val="9"/>
    <w:rsid w:val="00DC721C"/>
    <w:rPr>
      <w:rFonts w:ascii="Arial" w:eastAsiaTheme="majorEastAsia" w:hAnsi="Arial" w:cstheme="majorBidi"/>
      <w:caps/>
      <w:sz w:val="24"/>
      <w:szCs w:val="26"/>
    </w:rPr>
  </w:style>
  <w:style w:type="numbering" w:customStyle="1" w:styleId="Estilo1">
    <w:name w:val="Estilo1"/>
    <w:uiPriority w:val="99"/>
    <w:rsid w:val="00570E8A"/>
    <w:pPr>
      <w:numPr>
        <w:numId w:val="2"/>
      </w:numPr>
    </w:pPr>
  </w:style>
  <w:style w:type="numbering" w:customStyle="1" w:styleId="Estilo2">
    <w:name w:val="Estilo2"/>
    <w:uiPriority w:val="99"/>
    <w:rsid w:val="00570E8A"/>
    <w:pPr>
      <w:numPr>
        <w:numId w:val="3"/>
      </w:numPr>
    </w:pPr>
  </w:style>
  <w:style w:type="character" w:customStyle="1" w:styleId="Ttulo3Char">
    <w:name w:val="Título 3 Char"/>
    <w:basedOn w:val="Fontepargpadro"/>
    <w:link w:val="Ttulo3"/>
    <w:uiPriority w:val="9"/>
    <w:rsid w:val="00093FBB"/>
    <w:rPr>
      <w:rFonts w:ascii="Arial" w:eastAsiaTheme="majorEastAsia" w:hAnsi="Arial" w:cstheme="majorBidi"/>
      <w:b/>
      <w:sz w:val="24"/>
      <w:szCs w:val="24"/>
    </w:rPr>
  </w:style>
  <w:style w:type="character" w:customStyle="1" w:styleId="Ttulo4Char">
    <w:name w:val="Título 4 Char"/>
    <w:basedOn w:val="Fontepargpadro"/>
    <w:link w:val="Ttulo4"/>
    <w:uiPriority w:val="9"/>
    <w:rsid w:val="004E1CB8"/>
    <w:rPr>
      <w:rFonts w:ascii="Arial" w:eastAsiaTheme="majorEastAsia" w:hAnsi="Arial" w:cstheme="majorBidi"/>
      <w:i/>
      <w:iCs/>
      <w:sz w:val="24"/>
    </w:rPr>
  </w:style>
  <w:style w:type="character" w:customStyle="1" w:styleId="Ttulo5Char">
    <w:name w:val="Título 5 Char"/>
    <w:basedOn w:val="Fontepargpadro"/>
    <w:link w:val="Ttulo5"/>
    <w:uiPriority w:val="9"/>
    <w:rsid w:val="00482219"/>
    <w:rPr>
      <w:rFonts w:ascii="Arial" w:eastAsiaTheme="majorEastAsia" w:hAnsi="Arial" w:cstheme="majorBidi"/>
      <w:sz w:val="24"/>
    </w:rPr>
  </w:style>
  <w:style w:type="character" w:customStyle="1" w:styleId="Ttulo6Char">
    <w:name w:val="Título 6 Char"/>
    <w:basedOn w:val="Fontepargpadro"/>
    <w:link w:val="Ttulo6"/>
    <w:uiPriority w:val="9"/>
    <w:semiHidden/>
    <w:rsid w:val="00570E8A"/>
    <w:rPr>
      <w:rFonts w:asciiTheme="majorHAnsi" w:eastAsiaTheme="majorEastAsia" w:hAnsiTheme="majorHAnsi" w:cstheme="majorBidi"/>
      <w:color w:val="1F4D78" w:themeColor="accent1" w:themeShade="7F"/>
      <w:sz w:val="24"/>
    </w:rPr>
  </w:style>
  <w:style w:type="character" w:customStyle="1" w:styleId="Ttulo7Char">
    <w:name w:val="Título 7 Char"/>
    <w:basedOn w:val="Fontepargpadro"/>
    <w:link w:val="Ttulo7"/>
    <w:uiPriority w:val="9"/>
    <w:semiHidden/>
    <w:rsid w:val="00570E8A"/>
    <w:rPr>
      <w:rFonts w:asciiTheme="majorHAnsi" w:eastAsiaTheme="majorEastAsia" w:hAnsiTheme="majorHAnsi" w:cstheme="majorBidi"/>
      <w:i/>
      <w:iCs/>
      <w:color w:val="1F4D78" w:themeColor="accent1" w:themeShade="7F"/>
      <w:sz w:val="24"/>
    </w:rPr>
  </w:style>
  <w:style w:type="character" w:customStyle="1" w:styleId="Ttulo8Char">
    <w:name w:val="Título 8 Char"/>
    <w:basedOn w:val="Fontepargpadro"/>
    <w:link w:val="Ttulo8"/>
    <w:uiPriority w:val="9"/>
    <w:semiHidden/>
    <w:rsid w:val="00570E8A"/>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570E8A"/>
    <w:rPr>
      <w:rFonts w:asciiTheme="majorHAnsi" w:eastAsiaTheme="majorEastAsia" w:hAnsiTheme="majorHAnsi" w:cstheme="majorBidi"/>
      <w:i/>
      <w:iCs/>
      <w:color w:val="272727" w:themeColor="text1" w:themeTint="D8"/>
      <w:sz w:val="21"/>
      <w:szCs w:val="21"/>
    </w:rPr>
  </w:style>
  <w:style w:type="paragraph" w:styleId="Ttulo">
    <w:name w:val="Title"/>
    <w:aliases w:val="Seções pré-textuais"/>
    <w:basedOn w:val="Normal"/>
    <w:next w:val="Normal"/>
    <w:link w:val="TtuloChar"/>
    <w:autoRedefine/>
    <w:uiPriority w:val="10"/>
    <w:qFormat/>
    <w:rsid w:val="001C4296"/>
    <w:pPr>
      <w:ind w:firstLine="0"/>
      <w:contextualSpacing/>
      <w:jc w:val="center"/>
    </w:pPr>
    <w:rPr>
      <w:rFonts w:eastAsiaTheme="majorEastAsia" w:cstheme="majorBidi"/>
      <w:b/>
      <w:caps/>
      <w:spacing w:val="-10"/>
      <w:kern w:val="28"/>
      <w:szCs w:val="56"/>
    </w:rPr>
  </w:style>
  <w:style w:type="character" w:customStyle="1" w:styleId="TtuloChar">
    <w:name w:val="Título Char"/>
    <w:aliases w:val="Seções pré-textuais Char"/>
    <w:basedOn w:val="Fontepargpadro"/>
    <w:link w:val="Ttulo"/>
    <w:uiPriority w:val="10"/>
    <w:rsid w:val="001C4296"/>
    <w:rPr>
      <w:rFonts w:ascii="Arial" w:eastAsiaTheme="majorEastAsia" w:hAnsi="Arial" w:cstheme="majorBidi"/>
      <w:b/>
      <w:caps/>
      <w:spacing w:val="-10"/>
      <w:kern w:val="28"/>
      <w:sz w:val="24"/>
      <w:szCs w:val="56"/>
    </w:rPr>
  </w:style>
  <w:style w:type="paragraph" w:styleId="Subttulo">
    <w:name w:val="Subtitle"/>
    <w:aliases w:val="Seções pós-textuais"/>
    <w:basedOn w:val="Normal"/>
    <w:next w:val="Normal"/>
    <w:link w:val="SubttuloChar"/>
    <w:autoRedefine/>
    <w:uiPriority w:val="11"/>
    <w:qFormat/>
    <w:rsid w:val="001C3507"/>
    <w:pPr>
      <w:numPr>
        <w:ilvl w:val="1"/>
      </w:numPr>
      <w:ind w:firstLine="851"/>
      <w:jc w:val="center"/>
      <w:outlineLvl w:val="6"/>
    </w:pPr>
    <w:rPr>
      <w:rFonts w:eastAsiaTheme="minorEastAsia"/>
      <w:b/>
      <w:caps/>
    </w:rPr>
  </w:style>
  <w:style w:type="character" w:customStyle="1" w:styleId="SubttuloChar">
    <w:name w:val="Subtítulo Char"/>
    <w:aliases w:val="Seções pós-textuais Char"/>
    <w:basedOn w:val="Fontepargpadro"/>
    <w:link w:val="Subttulo"/>
    <w:uiPriority w:val="11"/>
    <w:rsid w:val="001C3507"/>
    <w:rPr>
      <w:rFonts w:ascii="Arial" w:eastAsiaTheme="minorEastAsia" w:hAnsi="Arial"/>
      <w:b/>
      <w:caps/>
      <w:sz w:val="24"/>
    </w:rPr>
  </w:style>
  <w:style w:type="paragraph" w:styleId="Sumrio2">
    <w:name w:val="toc 2"/>
    <w:basedOn w:val="Normal"/>
    <w:next w:val="Normal"/>
    <w:autoRedefine/>
    <w:uiPriority w:val="39"/>
    <w:unhideWhenUsed/>
    <w:rsid w:val="00D47B14"/>
    <w:pPr>
      <w:ind w:firstLine="0"/>
    </w:pPr>
    <w:rPr>
      <w:caps/>
    </w:rPr>
  </w:style>
  <w:style w:type="paragraph" w:styleId="Sumrio1">
    <w:name w:val="toc 1"/>
    <w:basedOn w:val="Normal"/>
    <w:next w:val="Normal"/>
    <w:autoRedefine/>
    <w:uiPriority w:val="39"/>
    <w:unhideWhenUsed/>
    <w:rsid w:val="00D47B14"/>
    <w:pPr>
      <w:ind w:firstLine="0"/>
    </w:pPr>
    <w:rPr>
      <w:b/>
      <w:caps/>
    </w:rPr>
  </w:style>
  <w:style w:type="paragraph" w:styleId="Sumrio3">
    <w:name w:val="toc 3"/>
    <w:basedOn w:val="Normal"/>
    <w:next w:val="Normal"/>
    <w:autoRedefine/>
    <w:uiPriority w:val="39"/>
    <w:unhideWhenUsed/>
    <w:rsid w:val="00D47B14"/>
    <w:pPr>
      <w:ind w:firstLine="0"/>
    </w:pPr>
    <w:rPr>
      <w:b/>
    </w:rPr>
  </w:style>
  <w:style w:type="paragraph" w:styleId="Sumrio4">
    <w:name w:val="toc 4"/>
    <w:basedOn w:val="Normal"/>
    <w:next w:val="Normal"/>
    <w:autoRedefine/>
    <w:uiPriority w:val="39"/>
    <w:unhideWhenUsed/>
    <w:rsid w:val="00BD09C1"/>
    <w:pPr>
      <w:ind w:firstLine="0"/>
    </w:pPr>
    <w:rPr>
      <w:i/>
    </w:rPr>
  </w:style>
  <w:style w:type="character" w:styleId="RefernciaSutil">
    <w:name w:val="Subtle Reference"/>
    <w:basedOn w:val="Fontepargpadro"/>
    <w:uiPriority w:val="31"/>
    <w:rsid w:val="005C1CB2"/>
    <w:rPr>
      <w:smallCaps/>
      <w:color w:val="5A5A5A" w:themeColor="text1" w:themeTint="A5"/>
    </w:rPr>
  </w:style>
  <w:style w:type="character" w:styleId="RefernciaIntensa">
    <w:name w:val="Intense Reference"/>
    <w:basedOn w:val="Fontepargpadro"/>
    <w:uiPriority w:val="32"/>
    <w:rsid w:val="005C1CB2"/>
    <w:rPr>
      <w:b/>
      <w:bCs/>
      <w:smallCaps/>
      <w:color w:val="5B9BD5" w:themeColor="accent1"/>
      <w:spacing w:val="5"/>
    </w:rPr>
  </w:style>
  <w:style w:type="character" w:styleId="TtulodoLivro">
    <w:name w:val="Book Title"/>
    <w:basedOn w:val="Fontepargpadro"/>
    <w:uiPriority w:val="33"/>
    <w:rsid w:val="005C1CB2"/>
    <w:rPr>
      <w:b/>
      <w:bCs/>
      <w:i/>
      <w:iCs/>
      <w:spacing w:val="5"/>
    </w:rPr>
  </w:style>
  <w:style w:type="character" w:styleId="Forte">
    <w:name w:val="Strong"/>
    <w:basedOn w:val="Fontepargpadro"/>
    <w:uiPriority w:val="22"/>
    <w:qFormat/>
    <w:rsid w:val="005C1CB2"/>
    <w:rPr>
      <w:b/>
      <w:bCs/>
    </w:rPr>
  </w:style>
  <w:style w:type="character" w:styleId="nfase">
    <w:name w:val="Emphasis"/>
    <w:basedOn w:val="Fontepargpadro"/>
    <w:uiPriority w:val="20"/>
    <w:rsid w:val="005C1CB2"/>
    <w:rPr>
      <w:i/>
      <w:iCs/>
    </w:rPr>
  </w:style>
  <w:style w:type="character" w:styleId="nfaseIntensa">
    <w:name w:val="Intense Emphasis"/>
    <w:basedOn w:val="Fontepargpadro"/>
    <w:uiPriority w:val="21"/>
    <w:rsid w:val="005C1CB2"/>
    <w:rPr>
      <w:i/>
      <w:iCs/>
      <w:color w:val="5B9BD5" w:themeColor="accent1"/>
    </w:rPr>
  </w:style>
  <w:style w:type="paragraph" w:styleId="CabealhodoSumrio">
    <w:name w:val="TOC Heading"/>
    <w:basedOn w:val="Ttulo1"/>
    <w:next w:val="Normal"/>
    <w:uiPriority w:val="39"/>
    <w:unhideWhenUsed/>
    <w:qFormat/>
    <w:rsid w:val="005C1CB2"/>
    <w:pPr>
      <w:numPr>
        <w:numId w:val="0"/>
      </w:numPr>
      <w:spacing w:before="240" w:line="259" w:lineRule="auto"/>
      <w:outlineLvl w:val="9"/>
    </w:pPr>
    <w:rPr>
      <w:rFonts w:asciiTheme="majorHAnsi" w:hAnsiTheme="majorHAnsi"/>
      <w:b w:val="0"/>
      <w:color w:val="2E74B5" w:themeColor="accent1" w:themeShade="BF"/>
      <w:sz w:val="32"/>
      <w:lang w:eastAsia="pt-BR"/>
    </w:rPr>
  </w:style>
  <w:style w:type="paragraph" w:styleId="Sumrio6">
    <w:name w:val="toc 6"/>
    <w:basedOn w:val="Normal"/>
    <w:next w:val="Normal"/>
    <w:autoRedefine/>
    <w:uiPriority w:val="39"/>
    <w:unhideWhenUsed/>
    <w:rsid w:val="00BD09C1"/>
    <w:pPr>
      <w:ind w:firstLine="0"/>
    </w:pPr>
    <w:rPr>
      <w:b/>
    </w:rPr>
  </w:style>
  <w:style w:type="paragraph" w:styleId="Sumrio5">
    <w:name w:val="toc 5"/>
    <w:basedOn w:val="Normal"/>
    <w:next w:val="Normal"/>
    <w:autoRedefine/>
    <w:uiPriority w:val="39"/>
    <w:semiHidden/>
    <w:unhideWhenUsed/>
    <w:rsid w:val="00D47B14"/>
    <w:pPr>
      <w:ind w:left="958" w:firstLine="0"/>
    </w:pPr>
  </w:style>
  <w:style w:type="paragraph" w:styleId="Sumrio9">
    <w:name w:val="toc 9"/>
    <w:basedOn w:val="Normal"/>
    <w:next w:val="Normal"/>
    <w:autoRedefine/>
    <w:uiPriority w:val="39"/>
    <w:semiHidden/>
    <w:unhideWhenUsed/>
    <w:rsid w:val="005C1CB2"/>
    <w:rPr>
      <w:b/>
      <w:caps/>
    </w:rPr>
  </w:style>
  <w:style w:type="paragraph" w:styleId="Sumrio7">
    <w:name w:val="toc 7"/>
    <w:basedOn w:val="Normal"/>
    <w:next w:val="Normal"/>
    <w:autoRedefine/>
    <w:uiPriority w:val="39"/>
    <w:unhideWhenUsed/>
    <w:rsid w:val="00D47B14"/>
    <w:pPr>
      <w:ind w:left="958" w:firstLine="0"/>
    </w:pPr>
    <w:rPr>
      <w:b/>
      <w:caps/>
    </w:rPr>
  </w:style>
  <w:style w:type="paragraph" w:styleId="Legenda">
    <w:name w:val="caption"/>
    <w:aliases w:val="Nota de Rodapé"/>
    <w:basedOn w:val="Normal"/>
    <w:next w:val="Normal"/>
    <w:uiPriority w:val="35"/>
    <w:unhideWhenUsed/>
    <w:qFormat/>
    <w:rsid w:val="00A6278E"/>
    <w:pPr>
      <w:keepNext/>
      <w:widowControl w:val="0"/>
      <w:spacing w:line="240" w:lineRule="auto"/>
      <w:ind w:left="28" w:hanging="28"/>
      <w:jc w:val="center"/>
    </w:pPr>
    <w:rPr>
      <w:iCs/>
      <w:sz w:val="20"/>
      <w:szCs w:val="20"/>
    </w:rPr>
  </w:style>
  <w:style w:type="table" w:customStyle="1" w:styleId="TabeladeGrade4-nfase11">
    <w:name w:val="Tabela de Grade 4 - Ênfase 11"/>
    <w:basedOn w:val="Tabelanormal"/>
    <w:uiPriority w:val="49"/>
    <w:rsid w:val="00924560"/>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ndicedeilustraes">
    <w:name w:val="table of figures"/>
    <w:basedOn w:val="Normal"/>
    <w:next w:val="Normal"/>
    <w:uiPriority w:val="99"/>
    <w:unhideWhenUsed/>
    <w:rsid w:val="001C4296"/>
  </w:style>
  <w:style w:type="character" w:customStyle="1" w:styleId="markedcontent">
    <w:name w:val="markedcontent"/>
    <w:basedOn w:val="Fontepargpadro"/>
    <w:rsid w:val="00303A34"/>
  </w:style>
  <w:style w:type="paragraph" w:styleId="Textodenotaderodap">
    <w:name w:val="footnote text"/>
    <w:basedOn w:val="Normal"/>
    <w:link w:val="TextodenotaderodapChar"/>
    <w:uiPriority w:val="99"/>
    <w:semiHidden/>
    <w:unhideWhenUsed/>
    <w:rsid w:val="00BB3037"/>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BB3037"/>
    <w:rPr>
      <w:rFonts w:ascii="Arial" w:hAnsi="Arial"/>
      <w:sz w:val="20"/>
      <w:szCs w:val="20"/>
    </w:rPr>
  </w:style>
  <w:style w:type="character" w:styleId="Refdenotaderodap">
    <w:name w:val="footnote reference"/>
    <w:basedOn w:val="Fontepargpadro"/>
    <w:uiPriority w:val="99"/>
    <w:unhideWhenUsed/>
    <w:rsid w:val="00BB3037"/>
    <w:rPr>
      <w:vertAlign w:val="superscript"/>
    </w:rPr>
  </w:style>
  <w:style w:type="paragraph" w:styleId="Bibliografia">
    <w:name w:val="Bibliography"/>
    <w:basedOn w:val="Normal"/>
    <w:next w:val="Normal"/>
    <w:uiPriority w:val="37"/>
    <w:unhideWhenUsed/>
    <w:rsid w:val="000E2B78"/>
    <w:pPr>
      <w:spacing w:after="240" w:line="240" w:lineRule="auto"/>
      <w:ind w:firstLine="0"/>
    </w:pPr>
  </w:style>
  <w:style w:type="table" w:styleId="Tabelacomgrade">
    <w:name w:val="Table Grid"/>
    <w:basedOn w:val="Tabelanormal"/>
    <w:uiPriority w:val="39"/>
    <w:rsid w:val="00D61DE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igo">
    <w:name w:val="Codigo"/>
    <w:basedOn w:val="Normal"/>
    <w:link w:val="CodigoChar"/>
    <w:qFormat/>
    <w:rsid w:val="0009440A"/>
    <w:pPr>
      <w:spacing w:line="240" w:lineRule="auto"/>
      <w:ind w:left="447" w:firstLine="0"/>
    </w:pPr>
    <w:rPr>
      <w:rFonts w:ascii="Courier New" w:hAnsi="Courier New" w:cs="Courier New"/>
      <w:sz w:val="20"/>
      <w:szCs w:val="20"/>
    </w:rPr>
  </w:style>
  <w:style w:type="character" w:customStyle="1" w:styleId="CodigoChar">
    <w:name w:val="Codigo Char"/>
    <w:basedOn w:val="Fontepargpadro"/>
    <w:link w:val="Codigo"/>
    <w:rsid w:val="0009440A"/>
    <w:rPr>
      <w:rFonts w:ascii="Courier New" w:hAnsi="Courier New" w:cs="Courier New"/>
      <w:sz w:val="20"/>
      <w:szCs w:val="20"/>
    </w:rPr>
  </w:style>
  <w:style w:type="character" w:customStyle="1" w:styleId="ng-star-inserted">
    <w:name w:val="ng-star-inserted"/>
    <w:basedOn w:val="Fontepargpadro"/>
    <w:rsid w:val="003A557B"/>
  </w:style>
  <w:style w:type="character" w:customStyle="1" w:styleId="bold">
    <w:name w:val="bold"/>
    <w:basedOn w:val="Fontepargpadro"/>
    <w:rsid w:val="003A557B"/>
  </w:style>
  <w:style w:type="character" w:customStyle="1" w:styleId="MenoPendente1">
    <w:name w:val="Menção Pendente1"/>
    <w:basedOn w:val="Fontepargpadro"/>
    <w:uiPriority w:val="99"/>
    <w:semiHidden/>
    <w:unhideWhenUsed/>
    <w:rsid w:val="00437E76"/>
    <w:rPr>
      <w:color w:val="605E5C"/>
      <w:shd w:val="clear" w:color="auto" w:fill="E1DFDD"/>
    </w:rPr>
  </w:style>
  <w:style w:type="character" w:customStyle="1" w:styleId="mat-mdc-tooltip-trigger">
    <w:name w:val="mat-mdc-tooltip-trigger"/>
    <w:basedOn w:val="Fontepargpadro"/>
    <w:rsid w:val="005E3159"/>
  </w:style>
  <w:style w:type="character" w:customStyle="1" w:styleId="mdc-buttonlabel">
    <w:name w:val="mdc-button__label"/>
    <w:basedOn w:val="Fontepargpadro"/>
    <w:rsid w:val="005E3159"/>
  </w:style>
  <w:style w:type="paragraph" w:customStyle="1" w:styleId="referncia">
    <w:name w:val="_referência"/>
    <w:basedOn w:val="Normal"/>
    <w:link w:val="refernciaChar"/>
    <w:qFormat/>
    <w:rsid w:val="00DB727B"/>
    <w:rPr>
      <w:sz w:val="20"/>
      <w:szCs w:val="20"/>
    </w:rPr>
  </w:style>
  <w:style w:type="character" w:customStyle="1" w:styleId="refernciaChar">
    <w:name w:val="_referência Char"/>
    <w:basedOn w:val="Fontepargpadro"/>
    <w:link w:val="referncia"/>
    <w:rsid w:val="00DB727B"/>
    <w:rPr>
      <w:rFonts w:ascii="Arial" w:hAnsi="Arial"/>
      <w:sz w:val="20"/>
      <w:szCs w:val="20"/>
    </w:rPr>
  </w:style>
  <w:style w:type="paragraph" w:customStyle="1" w:styleId="Estilo3">
    <w:name w:val="Estilo3"/>
    <w:basedOn w:val="referncia"/>
    <w:link w:val="Estilo3Char"/>
    <w:rsid w:val="00CA7ED0"/>
    <w:pPr>
      <w:keepNext/>
    </w:pPr>
  </w:style>
  <w:style w:type="character" w:customStyle="1" w:styleId="Estilo3Char">
    <w:name w:val="Estilo3 Char"/>
    <w:basedOn w:val="refernciaChar"/>
    <w:link w:val="Estilo3"/>
    <w:rsid w:val="00CA7ED0"/>
    <w:rPr>
      <w:rFonts w:ascii="Arial" w:hAnsi="Arial"/>
      <w:sz w:val="24"/>
      <w:szCs w:val="20"/>
      <w:lang w:eastAsia="pt-BR"/>
    </w:rPr>
  </w:style>
  <w:style w:type="paragraph" w:customStyle="1" w:styleId="Citao">
    <w:name w:val="_Citação"/>
    <w:basedOn w:val="Normal"/>
    <w:link w:val="CitaoChar"/>
    <w:qFormat/>
    <w:rsid w:val="005267D5"/>
    <w:pPr>
      <w:ind w:left="2268" w:firstLine="0"/>
    </w:pPr>
    <w:rPr>
      <w:sz w:val="20"/>
      <w:szCs w:val="20"/>
      <w:lang w:eastAsia="pt-BR"/>
    </w:rPr>
  </w:style>
  <w:style w:type="character" w:customStyle="1" w:styleId="CitaoChar">
    <w:name w:val="_Citação Char"/>
    <w:basedOn w:val="Fontepargpadro"/>
    <w:link w:val="Citao"/>
    <w:rsid w:val="005267D5"/>
    <w:rPr>
      <w:rFonts w:ascii="Arial" w:hAnsi="Arial"/>
      <w:sz w:val="20"/>
      <w:szCs w:val="20"/>
      <w:lang w:eastAsia="pt-BR"/>
    </w:rPr>
  </w:style>
  <w:style w:type="character" w:customStyle="1" w:styleId="MenoPendente10">
    <w:name w:val="Menção Pendente1"/>
    <w:basedOn w:val="Fontepargpadro"/>
    <w:uiPriority w:val="99"/>
    <w:semiHidden/>
    <w:unhideWhenUsed/>
    <w:rsid w:val="000752AD"/>
    <w:rPr>
      <w:color w:val="605E5C"/>
      <w:shd w:val="clear" w:color="auto" w:fill="E1DFDD"/>
    </w:rPr>
  </w:style>
  <w:style w:type="paragraph" w:styleId="Reviso">
    <w:name w:val="Revision"/>
    <w:hidden/>
    <w:uiPriority w:val="99"/>
    <w:semiHidden/>
    <w:rsid w:val="000752AD"/>
    <w:pPr>
      <w:spacing w:line="240" w:lineRule="auto"/>
      <w:ind w:firstLine="0"/>
      <w:jc w:val="left"/>
    </w:pPr>
    <w:rPr>
      <w:rFonts w:ascii="Arial" w:hAnsi="Arial"/>
      <w:sz w:val="24"/>
    </w:rPr>
  </w:style>
  <w:style w:type="paragraph" w:styleId="Textodenotadefim">
    <w:name w:val="endnote text"/>
    <w:basedOn w:val="Normal"/>
    <w:link w:val="TextodenotadefimChar"/>
    <w:uiPriority w:val="99"/>
    <w:semiHidden/>
    <w:unhideWhenUsed/>
    <w:rsid w:val="000752AD"/>
    <w:pPr>
      <w:spacing w:line="240" w:lineRule="auto"/>
    </w:pPr>
    <w:rPr>
      <w:sz w:val="20"/>
      <w:szCs w:val="20"/>
    </w:rPr>
  </w:style>
  <w:style w:type="character" w:customStyle="1" w:styleId="TextodenotadefimChar">
    <w:name w:val="Texto de nota de fim Char"/>
    <w:basedOn w:val="Fontepargpadro"/>
    <w:link w:val="Textodenotadefim"/>
    <w:uiPriority w:val="99"/>
    <w:semiHidden/>
    <w:rsid w:val="000752AD"/>
    <w:rPr>
      <w:rFonts w:ascii="Arial" w:hAnsi="Arial"/>
      <w:sz w:val="20"/>
      <w:szCs w:val="20"/>
    </w:rPr>
  </w:style>
  <w:style w:type="character" w:styleId="Refdenotadefim">
    <w:name w:val="endnote reference"/>
    <w:basedOn w:val="Fontepargpadro"/>
    <w:uiPriority w:val="99"/>
    <w:semiHidden/>
    <w:unhideWhenUsed/>
    <w:rsid w:val="000752AD"/>
    <w:rPr>
      <w:vertAlign w:val="superscript"/>
    </w:rPr>
  </w:style>
  <w:style w:type="paragraph" w:customStyle="1" w:styleId="Tpico">
    <w:name w:val="Tópico"/>
    <w:basedOn w:val="PargrafodaLista"/>
    <w:link w:val="TpicoChar"/>
    <w:qFormat/>
    <w:rsid w:val="000752AD"/>
    <w:pPr>
      <w:numPr>
        <w:numId w:val="5"/>
      </w:numPr>
    </w:pPr>
    <w:rPr>
      <w:b/>
      <w:bCs/>
    </w:rPr>
  </w:style>
  <w:style w:type="character" w:customStyle="1" w:styleId="PargrafodaListaChar">
    <w:name w:val="Parágrafo da Lista Char"/>
    <w:basedOn w:val="Fontepargpadro"/>
    <w:link w:val="PargrafodaLista"/>
    <w:uiPriority w:val="34"/>
    <w:rsid w:val="000752AD"/>
    <w:rPr>
      <w:rFonts w:ascii="Arial" w:hAnsi="Arial"/>
      <w:sz w:val="24"/>
    </w:rPr>
  </w:style>
  <w:style w:type="character" w:customStyle="1" w:styleId="TpicoChar">
    <w:name w:val="Tópico Char"/>
    <w:basedOn w:val="PargrafodaListaChar"/>
    <w:link w:val="Tpico"/>
    <w:rsid w:val="000752AD"/>
    <w:rPr>
      <w:rFonts w:ascii="Arial" w:hAnsi="Arial"/>
      <w:b/>
      <w:bCs/>
      <w:sz w:val="24"/>
    </w:rPr>
  </w:style>
  <w:style w:type="table" w:styleId="SimplesTabela1">
    <w:name w:val="Plain Table 1"/>
    <w:basedOn w:val="Tabelanormal"/>
    <w:uiPriority w:val="41"/>
    <w:rsid w:val="00063EB9"/>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orpodetexto">
    <w:name w:val="Body Text"/>
    <w:basedOn w:val="Normal"/>
    <w:link w:val="CorpodetextoChar"/>
    <w:semiHidden/>
    <w:rsid w:val="00EE0A2E"/>
    <w:pPr>
      <w:widowControl w:val="0"/>
      <w:spacing w:line="240" w:lineRule="auto"/>
      <w:ind w:firstLine="0"/>
    </w:pPr>
    <w:rPr>
      <w:rFonts w:ascii="Times New Roman" w:eastAsia="SimSun" w:hAnsi="Times New Roman" w:cs="Arial"/>
      <w:szCs w:val="20"/>
    </w:rPr>
  </w:style>
  <w:style w:type="character" w:customStyle="1" w:styleId="CorpodetextoChar">
    <w:name w:val="Corpo de texto Char"/>
    <w:basedOn w:val="Fontepargpadro"/>
    <w:link w:val="Corpodetexto"/>
    <w:semiHidden/>
    <w:rsid w:val="00EE0A2E"/>
    <w:rPr>
      <w:rFonts w:ascii="Times New Roman" w:eastAsia="SimSun" w:hAnsi="Times New Roman" w:cs="Arial"/>
      <w:sz w:val="24"/>
      <w:szCs w:val="20"/>
    </w:rPr>
  </w:style>
  <w:style w:type="character" w:customStyle="1" w:styleId="TextoChar">
    <w:name w:val="Texto Char"/>
    <w:basedOn w:val="Fontepargpadro"/>
    <w:rsid w:val="00785F47"/>
    <w:rPr>
      <w:rFonts w:ascii="Times New Roman" w:eastAsia="Times New Roman" w:hAnsi="Times New Roman" w:cs="Times New Roman"/>
      <w:lang w:val="pt-BR" w:bidi="en-US"/>
    </w:rPr>
  </w:style>
  <w:style w:type="paragraph" w:customStyle="1" w:styleId="Subttulo1">
    <w:name w:val="Subtítulo1"/>
    <w:basedOn w:val="Corpodetexto"/>
    <w:rsid w:val="00F72234"/>
    <w:pPr>
      <w:numPr>
        <w:numId w:val="7"/>
      </w:numPr>
    </w:pPr>
    <w:rPr>
      <w:b/>
      <w:lang w:val="en-US"/>
    </w:rPr>
  </w:style>
  <w:style w:type="paragraph" w:customStyle="1" w:styleId="Subtitle2">
    <w:name w:val="Subtitle_2"/>
    <w:basedOn w:val="Corpodetexto"/>
    <w:rsid w:val="00F72234"/>
    <w:pPr>
      <w:numPr>
        <w:ilvl w:val="1"/>
        <w:numId w:val="7"/>
      </w:numPr>
    </w:pPr>
  </w:style>
  <w:style w:type="paragraph" w:customStyle="1" w:styleId="Subtitle3">
    <w:name w:val="Subtitle_3"/>
    <w:basedOn w:val="Corpodetexto"/>
    <w:rsid w:val="00F72234"/>
    <w:pPr>
      <w:numPr>
        <w:ilvl w:val="2"/>
        <w:numId w:val="7"/>
      </w:numPr>
    </w:pPr>
  </w:style>
  <w:style w:type="character" w:styleId="TextodoEspaoReservado">
    <w:name w:val="Placeholder Text"/>
    <w:basedOn w:val="Fontepargpadro"/>
    <w:uiPriority w:val="99"/>
    <w:semiHidden/>
    <w:rsid w:val="009F61B5"/>
    <w:rPr>
      <w:color w:val="666666"/>
    </w:rPr>
  </w:style>
  <w:style w:type="character" w:styleId="HiperlinkVisitado">
    <w:name w:val="FollowedHyperlink"/>
    <w:basedOn w:val="Fontepargpadro"/>
    <w:uiPriority w:val="99"/>
    <w:semiHidden/>
    <w:unhideWhenUsed/>
    <w:rsid w:val="00E9059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7484">
      <w:bodyDiv w:val="1"/>
      <w:marLeft w:val="0"/>
      <w:marRight w:val="0"/>
      <w:marTop w:val="0"/>
      <w:marBottom w:val="0"/>
      <w:divBdr>
        <w:top w:val="none" w:sz="0" w:space="0" w:color="auto"/>
        <w:left w:val="none" w:sz="0" w:space="0" w:color="auto"/>
        <w:bottom w:val="none" w:sz="0" w:space="0" w:color="auto"/>
        <w:right w:val="none" w:sz="0" w:space="0" w:color="auto"/>
      </w:divBdr>
    </w:div>
    <w:div w:id="22483335">
      <w:bodyDiv w:val="1"/>
      <w:marLeft w:val="0"/>
      <w:marRight w:val="0"/>
      <w:marTop w:val="0"/>
      <w:marBottom w:val="0"/>
      <w:divBdr>
        <w:top w:val="none" w:sz="0" w:space="0" w:color="auto"/>
        <w:left w:val="none" w:sz="0" w:space="0" w:color="auto"/>
        <w:bottom w:val="none" w:sz="0" w:space="0" w:color="auto"/>
        <w:right w:val="none" w:sz="0" w:space="0" w:color="auto"/>
      </w:divBdr>
    </w:div>
    <w:div w:id="29454893">
      <w:bodyDiv w:val="1"/>
      <w:marLeft w:val="0"/>
      <w:marRight w:val="0"/>
      <w:marTop w:val="0"/>
      <w:marBottom w:val="0"/>
      <w:divBdr>
        <w:top w:val="none" w:sz="0" w:space="0" w:color="auto"/>
        <w:left w:val="none" w:sz="0" w:space="0" w:color="auto"/>
        <w:bottom w:val="none" w:sz="0" w:space="0" w:color="auto"/>
        <w:right w:val="none" w:sz="0" w:space="0" w:color="auto"/>
      </w:divBdr>
    </w:div>
    <w:div w:id="95172890">
      <w:bodyDiv w:val="1"/>
      <w:marLeft w:val="0"/>
      <w:marRight w:val="0"/>
      <w:marTop w:val="0"/>
      <w:marBottom w:val="0"/>
      <w:divBdr>
        <w:top w:val="none" w:sz="0" w:space="0" w:color="auto"/>
        <w:left w:val="none" w:sz="0" w:space="0" w:color="auto"/>
        <w:bottom w:val="none" w:sz="0" w:space="0" w:color="auto"/>
        <w:right w:val="none" w:sz="0" w:space="0" w:color="auto"/>
      </w:divBdr>
      <w:divsChild>
        <w:div w:id="1200585396">
          <w:marLeft w:val="0"/>
          <w:marRight w:val="0"/>
          <w:marTop w:val="0"/>
          <w:marBottom w:val="0"/>
          <w:divBdr>
            <w:top w:val="none" w:sz="0" w:space="0" w:color="auto"/>
            <w:left w:val="none" w:sz="0" w:space="0" w:color="auto"/>
            <w:bottom w:val="none" w:sz="0" w:space="0" w:color="auto"/>
            <w:right w:val="none" w:sz="0" w:space="0" w:color="auto"/>
          </w:divBdr>
          <w:divsChild>
            <w:div w:id="190121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88226">
      <w:bodyDiv w:val="1"/>
      <w:marLeft w:val="0"/>
      <w:marRight w:val="0"/>
      <w:marTop w:val="0"/>
      <w:marBottom w:val="0"/>
      <w:divBdr>
        <w:top w:val="none" w:sz="0" w:space="0" w:color="auto"/>
        <w:left w:val="none" w:sz="0" w:space="0" w:color="auto"/>
        <w:bottom w:val="none" w:sz="0" w:space="0" w:color="auto"/>
        <w:right w:val="none" w:sz="0" w:space="0" w:color="auto"/>
      </w:divBdr>
    </w:div>
    <w:div w:id="124471325">
      <w:bodyDiv w:val="1"/>
      <w:marLeft w:val="0"/>
      <w:marRight w:val="0"/>
      <w:marTop w:val="0"/>
      <w:marBottom w:val="0"/>
      <w:divBdr>
        <w:top w:val="none" w:sz="0" w:space="0" w:color="auto"/>
        <w:left w:val="none" w:sz="0" w:space="0" w:color="auto"/>
        <w:bottom w:val="none" w:sz="0" w:space="0" w:color="auto"/>
        <w:right w:val="none" w:sz="0" w:space="0" w:color="auto"/>
      </w:divBdr>
      <w:divsChild>
        <w:div w:id="1483619409">
          <w:marLeft w:val="0"/>
          <w:marRight w:val="0"/>
          <w:marTop w:val="0"/>
          <w:marBottom w:val="0"/>
          <w:divBdr>
            <w:top w:val="none" w:sz="0" w:space="0" w:color="auto"/>
            <w:left w:val="none" w:sz="0" w:space="0" w:color="auto"/>
            <w:bottom w:val="none" w:sz="0" w:space="0" w:color="auto"/>
            <w:right w:val="none" w:sz="0" w:space="0" w:color="auto"/>
          </w:divBdr>
          <w:divsChild>
            <w:div w:id="388497435">
              <w:marLeft w:val="0"/>
              <w:marRight w:val="0"/>
              <w:marTop w:val="0"/>
              <w:marBottom w:val="0"/>
              <w:divBdr>
                <w:top w:val="none" w:sz="0" w:space="0" w:color="auto"/>
                <w:left w:val="none" w:sz="0" w:space="0" w:color="auto"/>
                <w:bottom w:val="none" w:sz="0" w:space="0" w:color="auto"/>
                <w:right w:val="none" w:sz="0" w:space="0" w:color="auto"/>
              </w:divBdr>
            </w:div>
            <w:div w:id="320279478">
              <w:marLeft w:val="0"/>
              <w:marRight w:val="0"/>
              <w:marTop w:val="0"/>
              <w:marBottom w:val="0"/>
              <w:divBdr>
                <w:top w:val="none" w:sz="0" w:space="0" w:color="auto"/>
                <w:left w:val="none" w:sz="0" w:space="0" w:color="auto"/>
                <w:bottom w:val="none" w:sz="0" w:space="0" w:color="auto"/>
                <w:right w:val="none" w:sz="0" w:space="0" w:color="auto"/>
              </w:divBdr>
            </w:div>
            <w:div w:id="1269776163">
              <w:marLeft w:val="0"/>
              <w:marRight w:val="0"/>
              <w:marTop w:val="0"/>
              <w:marBottom w:val="0"/>
              <w:divBdr>
                <w:top w:val="none" w:sz="0" w:space="0" w:color="auto"/>
                <w:left w:val="none" w:sz="0" w:space="0" w:color="auto"/>
                <w:bottom w:val="none" w:sz="0" w:space="0" w:color="auto"/>
                <w:right w:val="none" w:sz="0" w:space="0" w:color="auto"/>
              </w:divBdr>
            </w:div>
            <w:div w:id="965232298">
              <w:marLeft w:val="0"/>
              <w:marRight w:val="0"/>
              <w:marTop w:val="0"/>
              <w:marBottom w:val="0"/>
              <w:divBdr>
                <w:top w:val="none" w:sz="0" w:space="0" w:color="auto"/>
                <w:left w:val="none" w:sz="0" w:space="0" w:color="auto"/>
                <w:bottom w:val="none" w:sz="0" w:space="0" w:color="auto"/>
                <w:right w:val="none" w:sz="0" w:space="0" w:color="auto"/>
              </w:divBdr>
            </w:div>
            <w:div w:id="148713763">
              <w:marLeft w:val="0"/>
              <w:marRight w:val="0"/>
              <w:marTop w:val="0"/>
              <w:marBottom w:val="0"/>
              <w:divBdr>
                <w:top w:val="none" w:sz="0" w:space="0" w:color="auto"/>
                <w:left w:val="none" w:sz="0" w:space="0" w:color="auto"/>
                <w:bottom w:val="none" w:sz="0" w:space="0" w:color="auto"/>
                <w:right w:val="none" w:sz="0" w:space="0" w:color="auto"/>
              </w:divBdr>
            </w:div>
            <w:div w:id="479347151">
              <w:marLeft w:val="0"/>
              <w:marRight w:val="0"/>
              <w:marTop w:val="0"/>
              <w:marBottom w:val="0"/>
              <w:divBdr>
                <w:top w:val="none" w:sz="0" w:space="0" w:color="auto"/>
                <w:left w:val="none" w:sz="0" w:space="0" w:color="auto"/>
                <w:bottom w:val="none" w:sz="0" w:space="0" w:color="auto"/>
                <w:right w:val="none" w:sz="0" w:space="0" w:color="auto"/>
              </w:divBdr>
            </w:div>
            <w:div w:id="1142430623">
              <w:marLeft w:val="0"/>
              <w:marRight w:val="0"/>
              <w:marTop w:val="0"/>
              <w:marBottom w:val="0"/>
              <w:divBdr>
                <w:top w:val="none" w:sz="0" w:space="0" w:color="auto"/>
                <w:left w:val="none" w:sz="0" w:space="0" w:color="auto"/>
                <w:bottom w:val="none" w:sz="0" w:space="0" w:color="auto"/>
                <w:right w:val="none" w:sz="0" w:space="0" w:color="auto"/>
              </w:divBdr>
            </w:div>
            <w:div w:id="101210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91374">
      <w:bodyDiv w:val="1"/>
      <w:marLeft w:val="0"/>
      <w:marRight w:val="0"/>
      <w:marTop w:val="0"/>
      <w:marBottom w:val="0"/>
      <w:divBdr>
        <w:top w:val="none" w:sz="0" w:space="0" w:color="auto"/>
        <w:left w:val="none" w:sz="0" w:space="0" w:color="auto"/>
        <w:bottom w:val="none" w:sz="0" w:space="0" w:color="auto"/>
        <w:right w:val="none" w:sz="0" w:space="0" w:color="auto"/>
      </w:divBdr>
    </w:div>
    <w:div w:id="136723230">
      <w:bodyDiv w:val="1"/>
      <w:marLeft w:val="0"/>
      <w:marRight w:val="0"/>
      <w:marTop w:val="0"/>
      <w:marBottom w:val="0"/>
      <w:divBdr>
        <w:top w:val="none" w:sz="0" w:space="0" w:color="auto"/>
        <w:left w:val="none" w:sz="0" w:space="0" w:color="auto"/>
        <w:bottom w:val="none" w:sz="0" w:space="0" w:color="auto"/>
        <w:right w:val="none" w:sz="0" w:space="0" w:color="auto"/>
      </w:divBdr>
    </w:div>
    <w:div w:id="152449273">
      <w:bodyDiv w:val="1"/>
      <w:marLeft w:val="0"/>
      <w:marRight w:val="0"/>
      <w:marTop w:val="0"/>
      <w:marBottom w:val="0"/>
      <w:divBdr>
        <w:top w:val="none" w:sz="0" w:space="0" w:color="auto"/>
        <w:left w:val="none" w:sz="0" w:space="0" w:color="auto"/>
        <w:bottom w:val="none" w:sz="0" w:space="0" w:color="auto"/>
        <w:right w:val="none" w:sz="0" w:space="0" w:color="auto"/>
      </w:divBdr>
      <w:divsChild>
        <w:div w:id="1360817707">
          <w:marLeft w:val="0"/>
          <w:marRight w:val="0"/>
          <w:marTop w:val="0"/>
          <w:marBottom w:val="0"/>
          <w:divBdr>
            <w:top w:val="none" w:sz="0" w:space="0" w:color="auto"/>
            <w:left w:val="none" w:sz="0" w:space="0" w:color="auto"/>
            <w:bottom w:val="none" w:sz="0" w:space="0" w:color="auto"/>
            <w:right w:val="none" w:sz="0" w:space="0" w:color="auto"/>
          </w:divBdr>
          <w:divsChild>
            <w:div w:id="882524515">
              <w:marLeft w:val="0"/>
              <w:marRight w:val="0"/>
              <w:marTop w:val="0"/>
              <w:marBottom w:val="0"/>
              <w:divBdr>
                <w:top w:val="none" w:sz="0" w:space="0" w:color="auto"/>
                <w:left w:val="none" w:sz="0" w:space="0" w:color="auto"/>
                <w:bottom w:val="none" w:sz="0" w:space="0" w:color="auto"/>
                <w:right w:val="none" w:sz="0" w:space="0" w:color="auto"/>
              </w:divBdr>
            </w:div>
            <w:div w:id="520094121">
              <w:marLeft w:val="0"/>
              <w:marRight w:val="0"/>
              <w:marTop w:val="0"/>
              <w:marBottom w:val="0"/>
              <w:divBdr>
                <w:top w:val="none" w:sz="0" w:space="0" w:color="auto"/>
                <w:left w:val="none" w:sz="0" w:space="0" w:color="auto"/>
                <w:bottom w:val="none" w:sz="0" w:space="0" w:color="auto"/>
                <w:right w:val="none" w:sz="0" w:space="0" w:color="auto"/>
              </w:divBdr>
            </w:div>
            <w:div w:id="1270969154">
              <w:marLeft w:val="0"/>
              <w:marRight w:val="0"/>
              <w:marTop w:val="0"/>
              <w:marBottom w:val="0"/>
              <w:divBdr>
                <w:top w:val="none" w:sz="0" w:space="0" w:color="auto"/>
                <w:left w:val="none" w:sz="0" w:space="0" w:color="auto"/>
                <w:bottom w:val="none" w:sz="0" w:space="0" w:color="auto"/>
                <w:right w:val="none" w:sz="0" w:space="0" w:color="auto"/>
              </w:divBdr>
            </w:div>
            <w:div w:id="1564410843">
              <w:marLeft w:val="0"/>
              <w:marRight w:val="0"/>
              <w:marTop w:val="0"/>
              <w:marBottom w:val="0"/>
              <w:divBdr>
                <w:top w:val="none" w:sz="0" w:space="0" w:color="auto"/>
                <w:left w:val="none" w:sz="0" w:space="0" w:color="auto"/>
                <w:bottom w:val="none" w:sz="0" w:space="0" w:color="auto"/>
                <w:right w:val="none" w:sz="0" w:space="0" w:color="auto"/>
              </w:divBdr>
            </w:div>
            <w:div w:id="168421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89242">
      <w:bodyDiv w:val="1"/>
      <w:marLeft w:val="0"/>
      <w:marRight w:val="0"/>
      <w:marTop w:val="0"/>
      <w:marBottom w:val="0"/>
      <w:divBdr>
        <w:top w:val="none" w:sz="0" w:space="0" w:color="auto"/>
        <w:left w:val="none" w:sz="0" w:space="0" w:color="auto"/>
        <w:bottom w:val="none" w:sz="0" w:space="0" w:color="auto"/>
        <w:right w:val="none" w:sz="0" w:space="0" w:color="auto"/>
      </w:divBdr>
    </w:div>
    <w:div w:id="195386349">
      <w:bodyDiv w:val="1"/>
      <w:marLeft w:val="0"/>
      <w:marRight w:val="0"/>
      <w:marTop w:val="0"/>
      <w:marBottom w:val="0"/>
      <w:divBdr>
        <w:top w:val="none" w:sz="0" w:space="0" w:color="auto"/>
        <w:left w:val="none" w:sz="0" w:space="0" w:color="auto"/>
        <w:bottom w:val="none" w:sz="0" w:space="0" w:color="auto"/>
        <w:right w:val="none" w:sz="0" w:space="0" w:color="auto"/>
      </w:divBdr>
      <w:divsChild>
        <w:div w:id="2074228282">
          <w:marLeft w:val="547"/>
          <w:marRight w:val="0"/>
          <w:marTop w:val="0"/>
          <w:marBottom w:val="0"/>
          <w:divBdr>
            <w:top w:val="none" w:sz="0" w:space="0" w:color="auto"/>
            <w:left w:val="none" w:sz="0" w:space="0" w:color="auto"/>
            <w:bottom w:val="none" w:sz="0" w:space="0" w:color="auto"/>
            <w:right w:val="none" w:sz="0" w:space="0" w:color="auto"/>
          </w:divBdr>
        </w:div>
        <w:div w:id="569660799">
          <w:marLeft w:val="547"/>
          <w:marRight w:val="0"/>
          <w:marTop w:val="0"/>
          <w:marBottom w:val="0"/>
          <w:divBdr>
            <w:top w:val="none" w:sz="0" w:space="0" w:color="auto"/>
            <w:left w:val="none" w:sz="0" w:space="0" w:color="auto"/>
            <w:bottom w:val="none" w:sz="0" w:space="0" w:color="auto"/>
            <w:right w:val="none" w:sz="0" w:space="0" w:color="auto"/>
          </w:divBdr>
        </w:div>
        <w:div w:id="129439319">
          <w:marLeft w:val="1267"/>
          <w:marRight w:val="0"/>
          <w:marTop w:val="86"/>
          <w:marBottom w:val="0"/>
          <w:divBdr>
            <w:top w:val="none" w:sz="0" w:space="0" w:color="auto"/>
            <w:left w:val="none" w:sz="0" w:space="0" w:color="auto"/>
            <w:bottom w:val="none" w:sz="0" w:space="0" w:color="auto"/>
            <w:right w:val="none" w:sz="0" w:space="0" w:color="auto"/>
          </w:divBdr>
        </w:div>
        <w:div w:id="700935265">
          <w:marLeft w:val="1267"/>
          <w:marRight w:val="0"/>
          <w:marTop w:val="86"/>
          <w:marBottom w:val="0"/>
          <w:divBdr>
            <w:top w:val="none" w:sz="0" w:space="0" w:color="auto"/>
            <w:left w:val="none" w:sz="0" w:space="0" w:color="auto"/>
            <w:bottom w:val="none" w:sz="0" w:space="0" w:color="auto"/>
            <w:right w:val="none" w:sz="0" w:space="0" w:color="auto"/>
          </w:divBdr>
        </w:div>
        <w:div w:id="978925220">
          <w:marLeft w:val="1267"/>
          <w:marRight w:val="0"/>
          <w:marTop w:val="86"/>
          <w:marBottom w:val="0"/>
          <w:divBdr>
            <w:top w:val="none" w:sz="0" w:space="0" w:color="auto"/>
            <w:left w:val="none" w:sz="0" w:space="0" w:color="auto"/>
            <w:bottom w:val="none" w:sz="0" w:space="0" w:color="auto"/>
            <w:right w:val="none" w:sz="0" w:space="0" w:color="auto"/>
          </w:divBdr>
        </w:div>
        <w:div w:id="1883251374">
          <w:marLeft w:val="1267"/>
          <w:marRight w:val="0"/>
          <w:marTop w:val="86"/>
          <w:marBottom w:val="0"/>
          <w:divBdr>
            <w:top w:val="none" w:sz="0" w:space="0" w:color="auto"/>
            <w:left w:val="none" w:sz="0" w:space="0" w:color="auto"/>
            <w:bottom w:val="none" w:sz="0" w:space="0" w:color="auto"/>
            <w:right w:val="none" w:sz="0" w:space="0" w:color="auto"/>
          </w:divBdr>
        </w:div>
      </w:divsChild>
    </w:div>
    <w:div w:id="238641367">
      <w:bodyDiv w:val="1"/>
      <w:marLeft w:val="0"/>
      <w:marRight w:val="0"/>
      <w:marTop w:val="0"/>
      <w:marBottom w:val="0"/>
      <w:divBdr>
        <w:top w:val="none" w:sz="0" w:space="0" w:color="auto"/>
        <w:left w:val="none" w:sz="0" w:space="0" w:color="auto"/>
        <w:bottom w:val="none" w:sz="0" w:space="0" w:color="auto"/>
        <w:right w:val="none" w:sz="0" w:space="0" w:color="auto"/>
      </w:divBdr>
    </w:div>
    <w:div w:id="243875654">
      <w:bodyDiv w:val="1"/>
      <w:marLeft w:val="0"/>
      <w:marRight w:val="0"/>
      <w:marTop w:val="0"/>
      <w:marBottom w:val="0"/>
      <w:divBdr>
        <w:top w:val="none" w:sz="0" w:space="0" w:color="auto"/>
        <w:left w:val="none" w:sz="0" w:space="0" w:color="auto"/>
        <w:bottom w:val="none" w:sz="0" w:space="0" w:color="auto"/>
        <w:right w:val="none" w:sz="0" w:space="0" w:color="auto"/>
      </w:divBdr>
      <w:divsChild>
        <w:div w:id="639457743">
          <w:marLeft w:val="0"/>
          <w:marRight w:val="0"/>
          <w:marTop w:val="0"/>
          <w:marBottom w:val="0"/>
          <w:divBdr>
            <w:top w:val="none" w:sz="0" w:space="0" w:color="auto"/>
            <w:left w:val="none" w:sz="0" w:space="0" w:color="auto"/>
            <w:bottom w:val="none" w:sz="0" w:space="0" w:color="auto"/>
            <w:right w:val="none" w:sz="0" w:space="0" w:color="auto"/>
          </w:divBdr>
          <w:divsChild>
            <w:div w:id="161284791">
              <w:marLeft w:val="0"/>
              <w:marRight w:val="0"/>
              <w:marTop w:val="0"/>
              <w:marBottom w:val="0"/>
              <w:divBdr>
                <w:top w:val="none" w:sz="0" w:space="0" w:color="auto"/>
                <w:left w:val="none" w:sz="0" w:space="0" w:color="auto"/>
                <w:bottom w:val="none" w:sz="0" w:space="0" w:color="auto"/>
                <w:right w:val="none" w:sz="0" w:space="0" w:color="auto"/>
              </w:divBdr>
              <w:divsChild>
                <w:div w:id="746390458">
                  <w:marLeft w:val="0"/>
                  <w:marRight w:val="0"/>
                  <w:marTop w:val="0"/>
                  <w:marBottom w:val="0"/>
                  <w:divBdr>
                    <w:top w:val="none" w:sz="0" w:space="0" w:color="auto"/>
                    <w:left w:val="none" w:sz="0" w:space="0" w:color="auto"/>
                    <w:bottom w:val="none" w:sz="0" w:space="0" w:color="auto"/>
                    <w:right w:val="none" w:sz="0" w:space="0" w:color="auto"/>
                  </w:divBdr>
                  <w:divsChild>
                    <w:div w:id="2087876694">
                      <w:marLeft w:val="0"/>
                      <w:marRight w:val="0"/>
                      <w:marTop w:val="0"/>
                      <w:marBottom w:val="0"/>
                      <w:divBdr>
                        <w:top w:val="none" w:sz="0" w:space="0" w:color="auto"/>
                        <w:left w:val="none" w:sz="0" w:space="0" w:color="auto"/>
                        <w:bottom w:val="none" w:sz="0" w:space="0" w:color="auto"/>
                        <w:right w:val="none" w:sz="0" w:space="0" w:color="auto"/>
                      </w:divBdr>
                      <w:divsChild>
                        <w:div w:id="1493792526">
                          <w:marLeft w:val="0"/>
                          <w:marRight w:val="0"/>
                          <w:marTop w:val="0"/>
                          <w:marBottom w:val="0"/>
                          <w:divBdr>
                            <w:top w:val="none" w:sz="0" w:space="0" w:color="auto"/>
                            <w:left w:val="none" w:sz="0" w:space="0" w:color="auto"/>
                            <w:bottom w:val="none" w:sz="0" w:space="0" w:color="auto"/>
                            <w:right w:val="none" w:sz="0" w:space="0" w:color="auto"/>
                          </w:divBdr>
                          <w:divsChild>
                            <w:div w:id="395007508">
                              <w:marLeft w:val="0"/>
                              <w:marRight w:val="0"/>
                              <w:marTop w:val="0"/>
                              <w:marBottom w:val="0"/>
                              <w:divBdr>
                                <w:top w:val="none" w:sz="0" w:space="0" w:color="auto"/>
                                <w:left w:val="none" w:sz="0" w:space="0" w:color="auto"/>
                                <w:bottom w:val="none" w:sz="0" w:space="0" w:color="auto"/>
                                <w:right w:val="none" w:sz="0" w:space="0" w:color="auto"/>
                              </w:divBdr>
                              <w:divsChild>
                                <w:div w:id="1110660386">
                                  <w:marLeft w:val="0"/>
                                  <w:marRight w:val="0"/>
                                  <w:marTop w:val="0"/>
                                  <w:marBottom w:val="0"/>
                                  <w:divBdr>
                                    <w:top w:val="none" w:sz="0" w:space="0" w:color="auto"/>
                                    <w:left w:val="none" w:sz="0" w:space="0" w:color="auto"/>
                                    <w:bottom w:val="none" w:sz="0" w:space="0" w:color="auto"/>
                                    <w:right w:val="none" w:sz="0" w:space="0" w:color="auto"/>
                                  </w:divBdr>
                                  <w:divsChild>
                                    <w:div w:id="160318944">
                                      <w:marLeft w:val="0"/>
                                      <w:marRight w:val="0"/>
                                      <w:marTop w:val="0"/>
                                      <w:marBottom w:val="0"/>
                                      <w:divBdr>
                                        <w:top w:val="none" w:sz="0" w:space="0" w:color="auto"/>
                                        <w:left w:val="none" w:sz="0" w:space="0" w:color="auto"/>
                                        <w:bottom w:val="none" w:sz="0" w:space="0" w:color="auto"/>
                                        <w:right w:val="none" w:sz="0" w:space="0" w:color="auto"/>
                                      </w:divBdr>
                                      <w:divsChild>
                                        <w:div w:id="1581677123">
                                          <w:marLeft w:val="0"/>
                                          <w:marRight w:val="0"/>
                                          <w:marTop w:val="0"/>
                                          <w:marBottom w:val="0"/>
                                          <w:divBdr>
                                            <w:top w:val="none" w:sz="0" w:space="0" w:color="auto"/>
                                            <w:left w:val="none" w:sz="0" w:space="0" w:color="auto"/>
                                            <w:bottom w:val="none" w:sz="0" w:space="0" w:color="auto"/>
                                            <w:right w:val="none" w:sz="0" w:space="0" w:color="auto"/>
                                          </w:divBdr>
                                          <w:divsChild>
                                            <w:div w:id="346563882">
                                              <w:marLeft w:val="0"/>
                                              <w:marRight w:val="0"/>
                                              <w:marTop w:val="0"/>
                                              <w:marBottom w:val="0"/>
                                              <w:divBdr>
                                                <w:top w:val="none" w:sz="0" w:space="0" w:color="auto"/>
                                                <w:left w:val="none" w:sz="0" w:space="0" w:color="auto"/>
                                                <w:bottom w:val="none" w:sz="0" w:space="0" w:color="auto"/>
                                                <w:right w:val="none" w:sz="0" w:space="0" w:color="auto"/>
                                              </w:divBdr>
                                              <w:divsChild>
                                                <w:div w:id="1491213311">
                                                  <w:marLeft w:val="0"/>
                                                  <w:marRight w:val="0"/>
                                                  <w:marTop w:val="0"/>
                                                  <w:marBottom w:val="0"/>
                                                  <w:divBdr>
                                                    <w:top w:val="none" w:sz="0" w:space="0" w:color="auto"/>
                                                    <w:left w:val="none" w:sz="0" w:space="0" w:color="auto"/>
                                                    <w:bottom w:val="none" w:sz="0" w:space="0" w:color="auto"/>
                                                    <w:right w:val="none" w:sz="0" w:space="0" w:color="auto"/>
                                                  </w:divBdr>
                                                  <w:divsChild>
                                                    <w:div w:id="504322387">
                                                      <w:marLeft w:val="0"/>
                                                      <w:marRight w:val="0"/>
                                                      <w:marTop w:val="0"/>
                                                      <w:marBottom w:val="0"/>
                                                      <w:divBdr>
                                                        <w:top w:val="none" w:sz="0" w:space="0" w:color="auto"/>
                                                        <w:left w:val="none" w:sz="0" w:space="0" w:color="auto"/>
                                                        <w:bottom w:val="none" w:sz="0" w:space="0" w:color="auto"/>
                                                        <w:right w:val="none" w:sz="0" w:space="0" w:color="auto"/>
                                                      </w:divBdr>
                                                      <w:divsChild>
                                                        <w:div w:id="1556969626">
                                                          <w:marLeft w:val="0"/>
                                                          <w:marRight w:val="0"/>
                                                          <w:marTop w:val="0"/>
                                                          <w:marBottom w:val="0"/>
                                                          <w:divBdr>
                                                            <w:top w:val="none" w:sz="0" w:space="0" w:color="auto"/>
                                                            <w:left w:val="none" w:sz="0" w:space="0" w:color="auto"/>
                                                            <w:bottom w:val="none" w:sz="0" w:space="0" w:color="auto"/>
                                                            <w:right w:val="none" w:sz="0" w:space="0" w:color="auto"/>
                                                          </w:divBdr>
                                                        </w:div>
                                                        <w:div w:id="1587110088">
                                                          <w:marLeft w:val="0"/>
                                                          <w:marRight w:val="0"/>
                                                          <w:marTop w:val="0"/>
                                                          <w:marBottom w:val="0"/>
                                                          <w:divBdr>
                                                            <w:top w:val="none" w:sz="0" w:space="0" w:color="auto"/>
                                                            <w:left w:val="none" w:sz="0" w:space="0" w:color="auto"/>
                                                            <w:bottom w:val="none" w:sz="0" w:space="0" w:color="auto"/>
                                                            <w:right w:val="none" w:sz="0" w:space="0" w:color="auto"/>
                                                          </w:divBdr>
                                                        </w:div>
                                                        <w:div w:id="127405932">
                                                          <w:marLeft w:val="0"/>
                                                          <w:marRight w:val="0"/>
                                                          <w:marTop w:val="0"/>
                                                          <w:marBottom w:val="0"/>
                                                          <w:divBdr>
                                                            <w:top w:val="none" w:sz="0" w:space="0" w:color="auto"/>
                                                            <w:left w:val="none" w:sz="0" w:space="0" w:color="auto"/>
                                                            <w:bottom w:val="none" w:sz="0" w:space="0" w:color="auto"/>
                                                            <w:right w:val="none" w:sz="0" w:space="0" w:color="auto"/>
                                                          </w:divBdr>
                                                        </w:div>
                                                        <w:div w:id="487095013">
                                                          <w:marLeft w:val="0"/>
                                                          <w:marRight w:val="0"/>
                                                          <w:marTop w:val="0"/>
                                                          <w:marBottom w:val="0"/>
                                                          <w:divBdr>
                                                            <w:top w:val="none" w:sz="0" w:space="0" w:color="auto"/>
                                                            <w:left w:val="none" w:sz="0" w:space="0" w:color="auto"/>
                                                            <w:bottom w:val="none" w:sz="0" w:space="0" w:color="auto"/>
                                                            <w:right w:val="none" w:sz="0" w:space="0" w:color="auto"/>
                                                          </w:divBdr>
                                                        </w:div>
                                                        <w:div w:id="1310860756">
                                                          <w:marLeft w:val="0"/>
                                                          <w:marRight w:val="0"/>
                                                          <w:marTop w:val="0"/>
                                                          <w:marBottom w:val="0"/>
                                                          <w:divBdr>
                                                            <w:top w:val="none" w:sz="0" w:space="0" w:color="auto"/>
                                                            <w:left w:val="none" w:sz="0" w:space="0" w:color="auto"/>
                                                            <w:bottom w:val="none" w:sz="0" w:space="0" w:color="auto"/>
                                                            <w:right w:val="none" w:sz="0" w:space="0" w:color="auto"/>
                                                          </w:divBdr>
                                                        </w:div>
                                                        <w:div w:id="1109467787">
                                                          <w:marLeft w:val="0"/>
                                                          <w:marRight w:val="0"/>
                                                          <w:marTop w:val="0"/>
                                                          <w:marBottom w:val="0"/>
                                                          <w:divBdr>
                                                            <w:top w:val="none" w:sz="0" w:space="0" w:color="auto"/>
                                                            <w:left w:val="none" w:sz="0" w:space="0" w:color="auto"/>
                                                            <w:bottom w:val="none" w:sz="0" w:space="0" w:color="auto"/>
                                                            <w:right w:val="none" w:sz="0" w:space="0" w:color="auto"/>
                                                          </w:divBdr>
                                                        </w:div>
                                                        <w:div w:id="1045057624">
                                                          <w:marLeft w:val="0"/>
                                                          <w:marRight w:val="0"/>
                                                          <w:marTop w:val="0"/>
                                                          <w:marBottom w:val="0"/>
                                                          <w:divBdr>
                                                            <w:top w:val="none" w:sz="0" w:space="0" w:color="auto"/>
                                                            <w:left w:val="none" w:sz="0" w:space="0" w:color="auto"/>
                                                            <w:bottom w:val="none" w:sz="0" w:space="0" w:color="auto"/>
                                                            <w:right w:val="none" w:sz="0" w:space="0" w:color="auto"/>
                                                          </w:divBdr>
                                                        </w:div>
                                                        <w:div w:id="1339194103">
                                                          <w:marLeft w:val="0"/>
                                                          <w:marRight w:val="0"/>
                                                          <w:marTop w:val="0"/>
                                                          <w:marBottom w:val="0"/>
                                                          <w:divBdr>
                                                            <w:top w:val="none" w:sz="0" w:space="0" w:color="auto"/>
                                                            <w:left w:val="none" w:sz="0" w:space="0" w:color="auto"/>
                                                            <w:bottom w:val="none" w:sz="0" w:space="0" w:color="auto"/>
                                                            <w:right w:val="none" w:sz="0" w:space="0" w:color="auto"/>
                                                          </w:divBdr>
                                                        </w:div>
                                                        <w:div w:id="2084403895">
                                                          <w:marLeft w:val="0"/>
                                                          <w:marRight w:val="0"/>
                                                          <w:marTop w:val="0"/>
                                                          <w:marBottom w:val="0"/>
                                                          <w:divBdr>
                                                            <w:top w:val="none" w:sz="0" w:space="0" w:color="auto"/>
                                                            <w:left w:val="none" w:sz="0" w:space="0" w:color="auto"/>
                                                            <w:bottom w:val="none" w:sz="0" w:space="0" w:color="auto"/>
                                                            <w:right w:val="none" w:sz="0" w:space="0" w:color="auto"/>
                                                          </w:divBdr>
                                                        </w:div>
                                                        <w:div w:id="1827895150">
                                                          <w:marLeft w:val="0"/>
                                                          <w:marRight w:val="0"/>
                                                          <w:marTop w:val="0"/>
                                                          <w:marBottom w:val="0"/>
                                                          <w:divBdr>
                                                            <w:top w:val="none" w:sz="0" w:space="0" w:color="auto"/>
                                                            <w:left w:val="none" w:sz="0" w:space="0" w:color="auto"/>
                                                            <w:bottom w:val="none" w:sz="0" w:space="0" w:color="auto"/>
                                                            <w:right w:val="none" w:sz="0" w:space="0" w:color="auto"/>
                                                          </w:divBdr>
                                                        </w:div>
                                                        <w:div w:id="1540825319">
                                                          <w:marLeft w:val="0"/>
                                                          <w:marRight w:val="0"/>
                                                          <w:marTop w:val="0"/>
                                                          <w:marBottom w:val="0"/>
                                                          <w:divBdr>
                                                            <w:top w:val="none" w:sz="0" w:space="0" w:color="auto"/>
                                                            <w:left w:val="none" w:sz="0" w:space="0" w:color="auto"/>
                                                            <w:bottom w:val="none" w:sz="0" w:space="0" w:color="auto"/>
                                                            <w:right w:val="none" w:sz="0" w:space="0" w:color="auto"/>
                                                          </w:divBdr>
                                                        </w:div>
                                                        <w:div w:id="1612277108">
                                                          <w:marLeft w:val="0"/>
                                                          <w:marRight w:val="0"/>
                                                          <w:marTop w:val="0"/>
                                                          <w:marBottom w:val="0"/>
                                                          <w:divBdr>
                                                            <w:top w:val="none" w:sz="0" w:space="0" w:color="auto"/>
                                                            <w:left w:val="none" w:sz="0" w:space="0" w:color="auto"/>
                                                            <w:bottom w:val="none" w:sz="0" w:space="0" w:color="auto"/>
                                                            <w:right w:val="none" w:sz="0" w:space="0" w:color="auto"/>
                                                          </w:divBdr>
                                                        </w:div>
                                                        <w:div w:id="676734579">
                                                          <w:marLeft w:val="0"/>
                                                          <w:marRight w:val="0"/>
                                                          <w:marTop w:val="0"/>
                                                          <w:marBottom w:val="0"/>
                                                          <w:divBdr>
                                                            <w:top w:val="none" w:sz="0" w:space="0" w:color="auto"/>
                                                            <w:left w:val="none" w:sz="0" w:space="0" w:color="auto"/>
                                                            <w:bottom w:val="none" w:sz="0" w:space="0" w:color="auto"/>
                                                            <w:right w:val="none" w:sz="0" w:space="0" w:color="auto"/>
                                                          </w:divBdr>
                                                        </w:div>
                                                        <w:div w:id="172647371">
                                                          <w:marLeft w:val="0"/>
                                                          <w:marRight w:val="0"/>
                                                          <w:marTop w:val="0"/>
                                                          <w:marBottom w:val="0"/>
                                                          <w:divBdr>
                                                            <w:top w:val="none" w:sz="0" w:space="0" w:color="auto"/>
                                                            <w:left w:val="none" w:sz="0" w:space="0" w:color="auto"/>
                                                            <w:bottom w:val="none" w:sz="0" w:space="0" w:color="auto"/>
                                                            <w:right w:val="none" w:sz="0" w:space="0" w:color="auto"/>
                                                          </w:divBdr>
                                                        </w:div>
                                                        <w:div w:id="2069575476">
                                                          <w:marLeft w:val="0"/>
                                                          <w:marRight w:val="0"/>
                                                          <w:marTop w:val="0"/>
                                                          <w:marBottom w:val="0"/>
                                                          <w:divBdr>
                                                            <w:top w:val="none" w:sz="0" w:space="0" w:color="auto"/>
                                                            <w:left w:val="none" w:sz="0" w:space="0" w:color="auto"/>
                                                            <w:bottom w:val="none" w:sz="0" w:space="0" w:color="auto"/>
                                                            <w:right w:val="none" w:sz="0" w:space="0" w:color="auto"/>
                                                          </w:divBdr>
                                                        </w:div>
                                                        <w:div w:id="1884637883">
                                                          <w:marLeft w:val="0"/>
                                                          <w:marRight w:val="0"/>
                                                          <w:marTop w:val="0"/>
                                                          <w:marBottom w:val="0"/>
                                                          <w:divBdr>
                                                            <w:top w:val="none" w:sz="0" w:space="0" w:color="auto"/>
                                                            <w:left w:val="none" w:sz="0" w:space="0" w:color="auto"/>
                                                            <w:bottom w:val="none" w:sz="0" w:space="0" w:color="auto"/>
                                                            <w:right w:val="none" w:sz="0" w:space="0" w:color="auto"/>
                                                          </w:divBdr>
                                                        </w:div>
                                                        <w:div w:id="169684827">
                                                          <w:marLeft w:val="0"/>
                                                          <w:marRight w:val="0"/>
                                                          <w:marTop w:val="0"/>
                                                          <w:marBottom w:val="0"/>
                                                          <w:divBdr>
                                                            <w:top w:val="none" w:sz="0" w:space="0" w:color="auto"/>
                                                            <w:left w:val="none" w:sz="0" w:space="0" w:color="auto"/>
                                                            <w:bottom w:val="none" w:sz="0" w:space="0" w:color="auto"/>
                                                            <w:right w:val="none" w:sz="0" w:space="0" w:color="auto"/>
                                                          </w:divBdr>
                                                        </w:div>
                                                        <w:div w:id="1368487320">
                                                          <w:marLeft w:val="0"/>
                                                          <w:marRight w:val="0"/>
                                                          <w:marTop w:val="0"/>
                                                          <w:marBottom w:val="0"/>
                                                          <w:divBdr>
                                                            <w:top w:val="none" w:sz="0" w:space="0" w:color="auto"/>
                                                            <w:left w:val="none" w:sz="0" w:space="0" w:color="auto"/>
                                                            <w:bottom w:val="none" w:sz="0" w:space="0" w:color="auto"/>
                                                            <w:right w:val="none" w:sz="0" w:space="0" w:color="auto"/>
                                                          </w:divBdr>
                                                        </w:div>
                                                        <w:div w:id="2072654117">
                                                          <w:marLeft w:val="0"/>
                                                          <w:marRight w:val="0"/>
                                                          <w:marTop w:val="0"/>
                                                          <w:marBottom w:val="0"/>
                                                          <w:divBdr>
                                                            <w:top w:val="none" w:sz="0" w:space="0" w:color="auto"/>
                                                            <w:left w:val="none" w:sz="0" w:space="0" w:color="auto"/>
                                                            <w:bottom w:val="none" w:sz="0" w:space="0" w:color="auto"/>
                                                            <w:right w:val="none" w:sz="0" w:space="0" w:color="auto"/>
                                                          </w:divBdr>
                                                        </w:div>
                                                        <w:div w:id="1578175261">
                                                          <w:marLeft w:val="0"/>
                                                          <w:marRight w:val="0"/>
                                                          <w:marTop w:val="0"/>
                                                          <w:marBottom w:val="0"/>
                                                          <w:divBdr>
                                                            <w:top w:val="none" w:sz="0" w:space="0" w:color="auto"/>
                                                            <w:left w:val="none" w:sz="0" w:space="0" w:color="auto"/>
                                                            <w:bottom w:val="none" w:sz="0" w:space="0" w:color="auto"/>
                                                            <w:right w:val="none" w:sz="0" w:space="0" w:color="auto"/>
                                                          </w:divBdr>
                                                        </w:div>
                                                        <w:div w:id="1866287520">
                                                          <w:marLeft w:val="0"/>
                                                          <w:marRight w:val="0"/>
                                                          <w:marTop w:val="0"/>
                                                          <w:marBottom w:val="0"/>
                                                          <w:divBdr>
                                                            <w:top w:val="none" w:sz="0" w:space="0" w:color="auto"/>
                                                            <w:left w:val="none" w:sz="0" w:space="0" w:color="auto"/>
                                                            <w:bottom w:val="none" w:sz="0" w:space="0" w:color="auto"/>
                                                            <w:right w:val="none" w:sz="0" w:space="0" w:color="auto"/>
                                                          </w:divBdr>
                                                        </w:div>
                                                        <w:div w:id="83495608">
                                                          <w:marLeft w:val="0"/>
                                                          <w:marRight w:val="0"/>
                                                          <w:marTop w:val="0"/>
                                                          <w:marBottom w:val="0"/>
                                                          <w:divBdr>
                                                            <w:top w:val="none" w:sz="0" w:space="0" w:color="auto"/>
                                                            <w:left w:val="none" w:sz="0" w:space="0" w:color="auto"/>
                                                            <w:bottom w:val="none" w:sz="0" w:space="0" w:color="auto"/>
                                                            <w:right w:val="none" w:sz="0" w:space="0" w:color="auto"/>
                                                          </w:divBdr>
                                                        </w:div>
                                                        <w:div w:id="1041899896">
                                                          <w:marLeft w:val="0"/>
                                                          <w:marRight w:val="0"/>
                                                          <w:marTop w:val="0"/>
                                                          <w:marBottom w:val="0"/>
                                                          <w:divBdr>
                                                            <w:top w:val="none" w:sz="0" w:space="0" w:color="auto"/>
                                                            <w:left w:val="none" w:sz="0" w:space="0" w:color="auto"/>
                                                            <w:bottom w:val="none" w:sz="0" w:space="0" w:color="auto"/>
                                                            <w:right w:val="none" w:sz="0" w:space="0" w:color="auto"/>
                                                          </w:divBdr>
                                                        </w:div>
                                                        <w:div w:id="447353419">
                                                          <w:marLeft w:val="0"/>
                                                          <w:marRight w:val="0"/>
                                                          <w:marTop w:val="0"/>
                                                          <w:marBottom w:val="0"/>
                                                          <w:divBdr>
                                                            <w:top w:val="none" w:sz="0" w:space="0" w:color="auto"/>
                                                            <w:left w:val="none" w:sz="0" w:space="0" w:color="auto"/>
                                                            <w:bottom w:val="none" w:sz="0" w:space="0" w:color="auto"/>
                                                            <w:right w:val="none" w:sz="0" w:space="0" w:color="auto"/>
                                                          </w:divBdr>
                                                        </w:div>
                                                        <w:div w:id="1718318360">
                                                          <w:marLeft w:val="0"/>
                                                          <w:marRight w:val="0"/>
                                                          <w:marTop w:val="0"/>
                                                          <w:marBottom w:val="0"/>
                                                          <w:divBdr>
                                                            <w:top w:val="none" w:sz="0" w:space="0" w:color="auto"/>
                                                            <w:left w:val="none" w:sz="0" w:space="0" w:color="auto"/>
                                                            <w:bottom w:val="none" w:sz="0" w:space="0" w:color="auto"/>
                                                            <w:right w:val="none" w:sz="0" w:space="0" w:color="auto"/>
                                                          </w:divBdr>
                                                        </w:div>
                                                        <w:div w:id="911503180">
                                                          <w:marLeft w:val="0"/>
                                                          <w:marRight w:val="0"/>
                                                          <w:marTop w:val="0"/>
                                                          <w:marBottom w:val="0"/>
                                                          <w:divBdr>
                                                            <w:top w:val="none" w:sz="0" w:space="0" w:color="auto"/>
                                                            <w:left w:val="none" w:sz="0" w:space="0" w:color="auto"/>
                                                            <w:bottom w:val="none" w:sz="0" w:space="0" w:color="auto"/>
                                                            <w:right w:val="none" w:sz="0" w:space="0" w:color="auto"/>
                                                          </w:divBdr>
                                                        </w:div>
                                                        <w:div w:id="1781025679">
                                                          <w:marLeft w:val="0"/>
                                                          <w:marRight w:val="0"/>
                                                          <w:marTop w:val="0"/>
                                                          <w:marBottom w:val="0"/>
                                                          <w:divBdr>
                                                            <w:top w:val="none" w:sz="0" w:space="0" w:color="auto"/>
                                                            <w:left w:val="none" w:sz="0" w:space="0" w:color="auto"/>
                                                            <w:bottom w:val="none" w:sz="0" w:space="0" w:color="auto"/>
                                                            <w:right w:val="none" w:sz="0" w:space="0" w:color="auto"/>
                                                          </w:divBdr>
                                                        </w:div>
                                                        <w:div w:id="1441754112">
                                                          <w:marLeft w:val="0"/>
                                                          <w:marRight w:val="0"/>
                                                          <w:marTop w:val="0"/>
                                                          <w:marBottom w:val="0"/>
                                                          <w:divBdr>
                                                            <w:top w:val="none" w:sz="0" w:space="0" w:color="auto"/>
                                                            <w:left w:val="none" w:sz="0" w:space="0" w:color="auto"/>
                                                            <w:bottom w:val="none" w:sz="0" w:space="0" w:color="auto"/>
                                                            <w:right w:val="none" w:sz="0" w:space="0" w:color="auto"/>
                                                          </w:divBdr>
                                                        </w:div>
                                                        <w:div w:id="1918778840">
                                                          <w:marLeft w:val="0"/>
                                                          <w:marRight w:val="0"/>
                                                          <w:marTop w:val="0"/>
                                                          <w:marBottom w:val="0"/>
                                                          <w:divBdr>
                                                            <w:top w:val="none" w:sz="0" w:space="0" w:color="auto"/>
                                                            <w:left w:val="none" w:sz="0" w:space="0" w:color="auto"/>
                                                            <w:bottom w:val="none" w:sz="0" w:space="0" w:color="auto"/>
                                                            <w:right w:val="none" w:sz="0" w:space="0" w:color="auto"/>
                                                          </w:divBdr>
                                                        </w:div>
                                                        <w:div w:id="60739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06698">
                                                  <w:marLeft w:val="0"/>
                                                  <w:marRight w:val="0"/>
                                                  <w:marTop w:val="0"/>
                                                  <w:marBottom w:val="0"/>
                                                  <w:divBdr>
                                                    <w:top w:val="none" w:sz="0" w:space="0" w:color="auto"/>
                                                    <w:left w:val="none" w:sz="0" w:space="0" w:color="auto"/>
                                                    <w:bottom w:val="none" w:sz="0" w:space="0" w:color="auto"/>
                                                    <w:right w:val="none" w:sz="0" w:space="0" w:color="auto"/>
                                                  </w:divBdr>
                                                  <w:divsChild>
                                                    <w:div w:id="677393155">
                                                      <w:marLeft w:val="0"/>
                                                      <w:marRight w:val="0"/>
                                                      <w:marTop w:val="0"/>
                                                      <w:marBottom w:val="0"/>
                                                      <w:divBdr>
                                                        <w:top w:val="none" w:sz="0" w:space="0" w:color="auto"/>
                                                        <w:left w:val="none" w:sz="0" w:space="0" w:color="auto"/>
                                                        <w:bottom w:val="none" w:sz="0" w:space="0" w:color="auto"/>
                                                        <w:right w:val="none" w:sz="0" w:space="0" w:color="auto"/>
                                                      </w:divBdr>
                                                    </w:div>
                                                  </w:divsChild>
                                                </w:div>
                                                <w:div w:id="879439986">
                                                  <w:marLeft w:val="0"/>
                                                  <w:marRight w:val="0"/>
                                                  <w:marTop w:val="0"/>
                                                  <w:marBottom w:val="0"/>
                                                  <w:divBdr>
                                                    <w:top w:val="none" w:sz="0" w:space="0" w:color="auto"/>
                                                    <w:left w:val="none" w:sz="0" w:space="0" w:color="auto"/>
                                                    <w:bottom w:val="none" w:sz="0" w:space="0" w:color="auto"/>
                                                    <w:right w:val="none" w:sz="0" w:space="0" w:color="auto"/>
                                                  </w:divBdr>
                                                  <w:divsChild>
                                                    <w:div w:id="947657945">
                                                      <w:marLeft w:val="0"/>
                                                      <w:marRight w:val="0"/>
                                                      <w:marTop w:val="0"/>
                                                      <w:marBottom w:val="0"/>
                                                      <w:divBdr>
                                                        <w:top w:val="none" w:sz="0" w:space="0" w:color="auto"/>
                                                        <w:left w:val="none" w:sz="0" w:space="0" w:color="auto"/>
                                                        <w:bottom w:val="none" w:sz="0" w:space="0" w:color="auto"/>
                                                        <w:right w:val="none" w:sz="0" w:space="0" w:color="auto"/>
                                                      </w:divBdr>
                                                    </w:div>
                                                  </w:divsChild>
                                                </w:div>
                                                <w:div w:id="930167202">
                                                  <w:marLeft w:val="0"/>
                                                  <w:marRight w:val="0"/>
                                                  <w:marTop w:val="0"/>
                                                  <w:marBottom w:val="0"/>
                                                  <w:divBdr>
                                                    <w:top w:val="none" w:sz="0" w:space="0" w:color="auto"/>
                                                    <w:left w:val="none" w:sz="0" w:space="0" w:color="auto"/>
                                                    <w:bottom w:val="none" w:sz="0" w:space="0" w:color="auto"/>
                                                    <w:right w:val="none" w:sz="0" w:space="0" w:color="auto"/>
                                                  </w:divBdr>
                                                  <w:divsChild>
                                                    <w:div w:id="44396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0263121">
      <w:bodyDiv w:val="1"/>
      <w:marLeft w:val="0"/>
      <w:marRight w:val="0"/>
      <w:marTop w:val="0"/>
      <w:marBottom w:val="0"/>
      <w:divBdr>
        <w:top w:val="none" w:sz="0" w:space="0" w:color="auto"/>
        <w:left w:val="none" w:sz="0" w:space="0" w:color="auto"/>
        <w:bottom w:val="none" w:sz="0" w:space="0" w:color="auto"/>
        <w:right w:val="none" w:sz="0" w:space="0" w:color="auto"/>
      </w:divBdr>
    </w:div>
    <w:div w:id="288972781">
      <w:bodyDiv w:val="1"/>
      <w:marLeft w:val="0"/>
      <w:marRight w:val="0"/>
      <w:marTop w:val="0"/>
      <w:marBottom w:val="0"/>
      <w:divBdr>
        <w:top w:val="none" w:sz="0" w:space="0" w:color="auto"/>
        <w:left w:val="none" w:sz="0" w:space="0" w:color="auto"/>
        <w:bottom w:val="none" w:sz="0" w:space="0" w:color="auto"/>
        <w:right w:val="none" w:sz="0" w:space="0" w:color="auto"/>
      </w:divBdr>
    </w:div>
    <w:div w:id="310521919">
      <w:bodyDiv w:val="1"/>
      <w:marLeft w:val="0"/>
      <w:marRight w:val="0"/>
      <w:marTop w:val="0"/>
      <w:marBottom w:val="0"/>
      <w:divBdr>
        <w:top w:val="none" w:sz="0" w:space="0" w:color="auto"/>
        <w:left w:val="none" w:sz="0" w:space="0" w:color="auto"/>
        <w:bottom w:val="none" w:sz="0" w:space="0" w:color="auto"/>
        <w:right w:val="none" w:sz="0" w:space="0" w:color="auto"/>
      </w:divBdr>
    </w:div>
    <w:div w:id="313340656">
      <w:bodyDiv w:val="1"/>
      <w:marLeft w:val="0"/>
      <w:marRight w:val="0"/>
      <w:marTop w:val="0"/>
      <w:marBottom w:val="0"/>
      <w:divBdr>
        <w:top w:val="none" w:sz="0" w:space="0" w:color="auto"/>
        <w:left w:val="none" w:sz="0" w:space="0" w:color="auto"/>
        <w:bottom w:val="none" w:sz="0" w:space="0" w:color="auto"/>
        <w:right w:val="none" w:sz="0" w:space="0" w:color="auto"/>
      </w:divBdr>
    </w:div>
    <w:div w:id="322243488">
      <w:bodyDiv w:val="1"/>
      <w:marLeft w:val="0"/>
      <w:marRight w:val="0"/>
      <w:marTop w:val="0"/>
      <w:marBottom w:val="0"/>
      <w:divBdr>
        <w:top w:val="none" w:sz="0" w:space="0" w:color="auto"/>
        <w:left w:val="none" w:sz="0" w:space="0" w:color="auto"/>
        <w:bottom w:val="none" w:sz="0" w:space="0" w:color="auto"/>
        <w:right w:val="none" w:sz="0" w:space="0" w:color="auto"/>
      </w:divBdr>
    </w:div>
    <w:div w:id="343366539">
      <w:bodyDiv w:val="1"/>
      <w:marLeft w:val="0"/>
      <w:marRight w:val="0"/>
      <w:marTop w:val="0"/>
      <w:marBottom w:val="0"/>
      <w:divBdr>
        <w:top w:val="none" w:sz="0" w:space="0" w:color="auto"/>
        <w:left w:val="none" w:sz="0" w:space="0" w:color="auto"/>
        <w:bottom w:val="none" w:sz="0" w:space="0" w:color="auto"/>
        <w:right w:val="none" w:sz="0" w:space="0" w:color="auto"/>
      </w:divBdr>
    </w:div>
    <w:div w:id="347369251">
      <w:bodyDiv w:val="1"/>
      <w:marLeft w:val="0"/>
      <w:marRight w:val="0"/>
      <w:marTop w:val="0"/>
      <w:marBottom w:val="0"/>
      <w:divBdr>
        <w:top w:val="none" w:sz="0" w:space="0" w:color="auto"/>
        <w:left w:val="none" w:sz="0" w:space="0" w:color="auto"/>
        <w:bottom w:val="none" w:sz="0" w:space="0" w:color="auto"/>
        <w:right w:val="none" w:sz="0" w:space="0" w:color="auto"/>
      </w:divBdr>
    </w:div>
    <w:div w:id="372924768">
      <w:bodyDiv w:val="1"/>
      <w:marLeft w:val="0"/>
      <w:marRight w:val="0"/>
      <w:marTop w:val="0"/>
      <w:marBottom w:val="0"/>
      <w:divBdr>
        <w:top w:val="none" w:sz="0" w:space="0" w:color="auto"/>
        <w:left w:val="none" w:sz="0" w:space="0" w:color="auto"/>
        <w:bottom w:val="none" w:sz="0" w:space="0" w:color="auto"/>
        <w:right w:val="none" w:sz="0" w:space="0" w:color="auto"/>
      </w:divBdr>
      <w:divsChild>
        <w:div w:id="157770056">
          <w:marLeft w:val="0"/>
          <w:marRight w:val="0"/>
          <w:marTop w:val="60"/>
          <w:marBottom w:val="0"/>
          <w:divBdr>
            <w:top w:val="none" w:sz="0" w:space="0" w:color="auto"/>
            <w:left w:val="none" w:sz="0" w:space="0" w:color="auto"/>
            <w:bottom w:val="none" w:sz="0" w:space="0" w:color="auto"/>
            <w:right w:val="none" w:sz="0" w:space="0" w:color="auto"/>
          </w:divBdr>
        </w:div>
        <w:div w:id="1100950253">
          <w:marLeft w:val="0"/>
          <w:marRight w:val="0"/>
          <w:marTop w:val="60"/>
          <w:marBottom w:val="0"/>
          <w:divBdr>
            <w:top w:val="none" w:sz="0" w:space="0" w:color="auto"/>
            <w:left w:val="none" w:sz="0" w:space="0" w:color="auto"/>
            <w:bottom w:val="none" w:sz="0" w:space="0" w:color="auto"/>
            <w:right w:val="none" w:sz="0" w:space="0" w:color="auto"/>
          </w:divBdr>
        </w:div>
        <w:div w:id="29260819">
          <w:marLeft w:val="0"/>
          <w:marRight w:val="0"/>
          <w:marTop w:val="60"/>
          <w:marBottom w:val="0"/>
          <w:divBdr>
            <w:top w:val="none" w:sz="0" w:space="0" w:color="auto"/>
            <w:left w:val="none" w:sz="0" w:space="0" w:color="auto"/>
            <w:bottom w:val="none" w:sz="0" w:space="0" w:color="auto"/>
            <w:right w:val="none" w:sz="0" w:space="0" w:color="auto"/>
          </w:divBdr>
        </w:div>
        <w:div w:id="578372338">
          <w:marLeft w:val="0"/>
          <w:marRight w:val="0"/>
          <w:marTop w:val="60"/>
          <w:marBottom w:val="0"/>
          <w:divBdr>
            <w:top w:val="none" w:sz="0" w:space="0" w:color="auto"/>
            <w:left w:val="none" w:sz="0" w:space="0" w:color="auto"/>
            <w:bottom w:val="none" w:sz="0" w:space="0" w:color="auto"/>
            <w:right w:val="none" w:sz="0" w:space="0" w:color="auto"/>
          </w:divBdr>
        </w:div>
        <w:div w:id="1137377776">
          <w:marLeft w:val="0"/>
          <w:marRight w:val="0"/>
          <w:marTop w:val="60"/>
          <w:marBottom w:val="0"/>
          <w:divBdr>
            <w:top w:val="none" w:sz="0" w:space="0" w:color="auto"/>
            <w:left w:val="none" w:sz="0" w:space="0" w:color="auto"/>
            <w:bottom w:val="none" w:sz="0" w:space="0" w:color="auto"/>
            <w:right w:val="none" w:sz="0" w:space="0" w:color="auto"/>
          </w:divBdr>
        </w:div>
        <w:div w:id="149250715">
          <w:marLeft w:val="0"/>
          <w:marRight w:val="0"/>
          <w:marTop w:val="60"/>
          <w:marBottom w:val="0"/>
          <w:divBdr>
            <w:top w:val="none" w:sz="0" w:space="0" w:color="auto"/>
            <w:left w:val="none" w:sz="0" w:space="0" w:color="auto"/>
            <w:bottom w:val="none" w:sz="0" w:space="0" w:color="auto"/>
            <w:right w:val="none" w:sz="0" w:space="0" w:color="auto"/>
          </w:divBdr>
        </w:div>
        <w:div w:id="1641611356">
          <w:marLeft w:val="0"/>
          <w:marRight w:val="0"/>
          <w:marTop w:val="60"/>
          <w:marBottom w:val="0"/>
          <w:divBdr>
            <w:top w:val="none" w:sz="0" w:space="0" w:color="auto"/>
            <w:left w:val="none" w:sz="0" w:space="0" w:color="auto"/>
            <w:bottom w:val="none" w:sz="0" w:space="0" w:color="auto"/>
            <w:right w:val="none" w:sz="0" w:space="0" w:color="auto"/>
          </w:divBdr>
        </w:div>
        <w:div w:id="478959232">
          <w:marLeft w:val="0"/>
          <w:marRight w:val="0"/>
          <w:marTop w:val="60"/>
          <w:marBottom w:val="0"/>
          <w:divBdr>
            <w:top w:val="none" w:sz="0" w:space="0" w:color="auto"/>
            <w:left w:val="none" w:sz="0" w:space="0" w:color="auto"/>
            <w:bottom w:val="none" w:sz="0" w:space="0" w:color="auto"/>
            <w:right w:val="none" w:sz="0" w:space="0" w:color="auto"/>
          </w:divBdr>
        </w:div>
      </w:divsChild>
    </w:div>
    <w:div w:id="374278665">
      <w:bodyDiv w:val="1"/>
      <w:marLeft w:val="0"/>
      <w:marRight w:val="0"/>
      <w:marTop w:val="0"/>
      <w:marBottom w:val="0"/>
      <w:divBdr>
        <w:top w:val="none" w:sz="0" w:space="0" w:color="auto"/>
        <w:left w:val="none" w:sz="0" w:space="0" w:color="auto"/>
        <w:bottom w:val="none" w:sz="0" w:space="0" w:color="auto"/>
        <w:right w:val="none" w:sz="0" w:space="0" w:color="auto"/>
      </w:divBdr>
      <w:divsChild>
        <w:div w:id="720861950">
          <w:marLeft w:val="0"/>
          <w:marRight w:val="0"/>
          <w:marTop w:val="0"/>
          <w:marBottom w:val="0"/>
          <w:divBdr>
            <w:top w:val="none" w:sz="0" w:space="0" w:color="auto"/>
            <w:left w:val="none" w:sz="0" w:space="0" w:color="auto"/>
            <w:bottom w:val="none" w:sz="0" w:space="0" w:color="auto"/>
            <w:right w:val="none" w:sz="0" w:space="0" w:color="auto"/>
          </w:divBdr>
          <w:divsChild>
            <w:div w:id="1597133571">
              <w:marLeft w:val="0"/>
              <w:marRight w:val="0"/>
              <w:marTop w:val="0"/>
              <w:marBottom w:val="0"/>
              <w:divBdr>
                <w:top w:val="none" w:sz="0" w:space="0" w:color="auto"/>
                <w:left w:val="none" w:sz="0" w:space="0" w:color="auto"/>
                <w:bottom w:val="none" w:sz="0" w:space="0" w:color="auto"/>
                <w:right w:val="none" w:sz="0" w:space="0" w:color="auto"/>
              </w:divBdr>
              <w:divsChild>
                <w:div w:id="336618562">
                  <w:marLeft w:val="0"/>
                  <w:marRight w:val="0"/>
                  <w:marTop w:val="0"/>
                  <w:marBottom w:val="0"/>
                  <w:divBdr>
                    <w:top w:val="none" w:sz="0" w:space="0" w:color="auto"/>
                    <w:left w:val="none" w:sz="0" w:space="0" w:color="auto"/>
                    <w:bottom w:val="none" w:sz="0" w:space="0" w:color="auto"/>
                    <w:right w:val="none" w:sz="0" w:space="0" w:color="auto"/>
                  </w:divBdr>
                  <w:divsChild>
                    <w:div w:id="792405359">
                      <w:marLeft w:val="0"/>
                      <w:marRight w:val="0"/>
                      <w:marTop w:val="0"/>
                      <w:marBottom w:val="0"/>
                      <w:divBdr>
                        <w:top w:val="none" w:sz="0" w:space="0" w:color="auto"/>
                        <w:left w:val="none" w:sz="0" w:space="0" w:color="auto"/>
                        <w:bottom w:val="none" w:sz="0" w:space="0" w:color="auto"/>
                        <w:right w:val="none" w:sz="0" w:space="0" w:color="auto"/>
                      </w:divBdr>
                      <w:divsChild>
                        <w:div w:id="180557226">
                          <w:marLeft w:val="0"/>
                          <w:marRight w:val="0"/>
                          <w:marTop w:val="0"/>
                          <w:marBottom w:val="0"/>
                          <w:divBdr>
                            <w:top w:val="none" w:sz="0" w:space="0" w:color="auto"/>
                            <w:left w:val="none" w:sz="0" w:space="0" w:color="auto"/>
                            <w:bottom w:val="none" w:sz="0" w:space="0" w:color="auto"/>
                            <w:right w:val="none" w:sz="0" w:space="0" w:color="auto"/>
                          </w:divBdr>
                          <w:divsChild>
                            <w:div w:id="2067988860">
                              <w:marLeft w:val="0"/>
                              <w:marRight w:val="0"/>
                              <w:marTop w:val="0"/>
                              <w:marBottom w:val="0"/>
                              <w:divBdr>
                                <w:top w:val="none" w:sz="0" w:space="0" w:color="auto"/>
                                <w:left w:val="none" w:sz="0" w:space="0" w:color="auto"/>
                                <w:bottom w:val="none" w:sz="0" w:space="0" w:color="auto"/>
                                <w:right w:val="none" w:sz="0" w:space="0" w:color="auto"/>
                              </w:divBdr>
                              <w:divsChild>
                                <w:div w:id="2113433351">
                                  <w:marLeft w:val="0"/>
                                  <w:marRight w:val="0"/>
                                  <w:marTop w:val="0"/>
                                  <w:marBottom w:val="0"/>
                                  <w:divBdr>
                                    <w:top w:val="none" w:sz="0" w:space="0" w:color="auto"/>
                                    <w:left w:val="none" w:sz="0" w:space="0" w:color="auto"/>
                                    <w:bottom w:val="none" w:sz="0" w:space="0" w:color="auto"/>
                                    <w:right w:val="none" w:sz="0" w:space="0" w:color="auto"/>
                                  </w:divBdr>
                                  <w:divsChild>
                                    <w:div w:id="1534803315">
                                      <w:marLeft w:val="0"/>
                                      <w:marRight w:val="0"/>
                                      <w:marTop w:val="0"/>
                                      <w:marBottom w:val="0"/>
                                      <w:divBdr>
                                        <w:top w:val="none" w:sz="0" w:space="0" w:color="auto"/>
                                        <w:left w:val="none" w:sz="0" w:space="0" w:color="auto"/>
                                        <w:bottom w:val="none" w:sz="0" w:space="0" w:color="auto"/>
                                        <w:right w:val="none" w:sz="0" w:space="0" w:color="auto"/>
                                      </w:divBdr>
                                      <w:divsChild>
                                        <w:div w:id="2047291111">
                                          <w:marLeft w:val="0"/>
                                          <w:marRight w:val="0"/>
                                          <w:marTop w:val="0"/>
                                          <w:marBottom w:val="0"/>
                                          <w:divBdr>
                                            <w:top w:val="none" w:sz="0" w:space="0" w:color="auto"/>
                                            <w:left w:val="none" w:sz="0" w:space="0" w:color="auto"/>
                                            <w:bottom w:val="none" w:sz="0" w:space="0" w:color="auto"/>
                                            <w:right w:val="none" w:sz="0" w:space="0" w:color="auto"/>
                                          </w:divBdr>
                                          <w:divsChild>
                                            <w:div w:id="99105536">
                                              <w:marLeft w:val="0"/>
                                              <w:marRight w:val="0"/>
                                              <w:marTop w:val="0"/>
                                              <w:marBottom w:val="0"/>
                                              <w:divBdr>
                                                <w:top w:val="none" w:sz="0" w:space="0" w:color="auto"/>
                                                <w:left w:val="none" w:sz="0" w:space="0" w:color="auto"/>
                                                <w:bottom w:val="none" w:sz="0" w:space="0" w:color="auto"/>
                                                <w:right w:val="none" w:sz="0" w:space="0" w:color="auto"/>
                                              </w:divBdr>
                                              <w:divsChild>
                                                <w:div w:id="1012993991">
                                                  <w:marLeft w:val="0"/>
                                                  <w:marRight w:val="0"/>
                                                  <w:marTop w:val="0"/>
                                                  <w:marBottom w:val="0"/>
                                                  <w:divBdr>
                                                    <w:top w:val="none" w:sz="0" w:space="0" w:color="auto"/>
                                                    <w:left w:val="none" w:sz="0" w:space="0" w:color="auto"/>
                                                    <w:bottom w:val="none" w:sz="0" w:space="0" w:color="auto"/>
                                                    <w:right w:val="none" w:sz="0" w:space="0" w:color="auto"/>
                                                  </w:divBdr>
                                                  <w:divsChild>
                                                    <w:div w:id="1610576502">
                                                      <w:marLeft w:val="0"/>
                                                      <w:marRight w:val="0"/>
                                                      <w:marTop w:val="0"/>
                                                      <w:marBottom w:val="0"/>
                                                      <w:divBdr>
                                                        <w:top w:val="none" w:sz="0" w:space="0" w:color="auto"/>
                                                        <w:left w:val="none" w:sz="0" w:space="0" w:color="auto"/>
                                                        <w:bottom w:val="none" w:sz="0" w:space="0" w:color="auto"/>
                                                        <w:right w:val="none" w:sz="0" w:space="0" w:color="auto"/>
                                                      </w:divBdr>
                                                      <w:divsChild>
                                                        <w:div w:id="459804786">
                                                          <w:marLeft w:val="0"/>
                                                          <w:marRight w:val="0"/>
                                                          <w:marTop w:val="0"/>
                                                          <w:marBottom w:val="0"/>
                                                          <w:divBdr>
                                                            <w:top w:val="none" w:sz="0" w:space="0" w:color="auto"/>
                                                            <w:left w:val="none" w:sz="0" w:space="0" w:color="auto"/>
                                                            <w:bottom w:val="none" w:sz="0" w:space="0" w:color="auto"/>
                                                            <w:right w:val="none" w:sz="0" w:space="0" w:color="auto"/>
                                                          </w:divBdr>
                                                        </w:div>
                                                        <w:div w:id="2029410806">
                                                          <w:marLeft w:val="0"/>
                                                          <w:marRight w:val="0"/>
                                                          <w:marTop w:val="0"/>
                                                          <w:marBottom w:val="0"/>
                                                          <w:divBdr>
                                                            <w:top w:val="none" w:sz="0" w:space="0" w:color="auto"/>
                                                            <w:left w:val="none" w:sz="0" w:space="0" w:color="auto"/>
                                                            <w:bottom w:val="none" w:sz="0" w:space="0" w:color="auto"/>
                                                            <w:right w:val="none" w:sz="0" w:space="0" w:color="auto"/>
                                                          </w:divBdr>
                                                        </w:div>
                                                        <w:div w:id="1743527070">
                                                          <w:marLeft w:val="0"/>
                                                          <w:marRight w:val="0"/>
                                                          <w:marTop w:val="0"/>
                                                          <w:marBottom w:val="0"/>
                                                          <w:divBdr>
                                                            <w:top w:val="none" w:sz="0" w:space="0" w:color="auto"/>
                                                            <w:left w:val="none" w:sz="0" w:space="0" w:color="auto"/>
                                                            <w:bottom w:val="none" w:sz="0" w:space="0" w:color="auto"/>
                                                            <w:right w:val="none" w:sz="0" w:space="0" w:color="auto"/>
                                                          </w:divBdr>
                                                        </w:div>
                                                        <w:div w:id="1746226503">
                                                          <w:marLeft w:val="0"/>
                                                          <w:marRight w:val="0"/>
                                                          <w:marTop w:val="0"/>
                                                          <w:marBottom w:val="0"/>
                                                          <w:divBdr>
                                                            <w:top w:val="none" w:sz="0" w:space="0" w:color="auto"/>
                                                            <w:left w:val="none" w:sz="0" w:space="0" w:color="auto"/>
                                                            <w:bottom w:val="none" w:sz="0" w:space="0" w:color="auto"/>
                                                            <w:right w:val="none" w:sz="0" w:space="0" w:color="auto"/>
                                                          </w:divBdr>
                                                        </w:div>
                                                        <w:div w:id="1115634703">
                                                          <w:marLeft w:val="0"/>
                                                          <w:marRight w:val="0"/>
                                                          <w:marTop w:val="0"/>
                                                          <w:marBottom w:val="0"/>
                                                          <w:divBdr>
                                                            <w:top w:val="none" w:sz="0" w:space="0" w:color="auto"/>
                                                            <w:left w:val="none" w:sz="0" w:space="0" w:color="auto"/>
                                                            <w:bottom w:val="none" w:sz="0" w:space="0" w:color="auto"/>
                                                            <w:right w:val="none" w:sz="0" w:space="0" w:color="auto"/>
                                                          </w:divBdr>
                                                        </w:div>
                                                        <w:div w:id="925651546">
                                                          <w:marLeft w:val="0"/>
                                                          <w:marRight w:val="0"/>
                                                          <w:marTop w:val="0"/>
                                                          <w:marBottom w:val="0"/>
                                                          <w:divBdr>
                                                            <w:top w:val="none" w:sz="0" w:space="0" w:color="auto"/>
                                                            <w:left w:val="none" w:sz="0" w:space="0" w:color="auto"/>
                                                            <w:bottom w:val="none" w:sz="0" w:space="0" w:color="auto"/>
                                                            <w:right w:val="none" w:sz="0" w:space="0" w:color="auto"/>
                                                          </w:divBdr>
                                                        </w:div>
                                                        <w:div w:id="1756317367">
                                                          <w:marLeft w:val="0"/>
                                                          <w:marRight w:val="0"/>
                                                          <w:marTop w:val="0"/>
                                                          <w:marBottom w:val="0"/>
                                                          <w:divBdr>
                                                            <w:top w:val="none" w:sz="0" w:space="0" w:color="auto"/>
                                                            <w:left w:val="none" w:sz="0" w:space="0" w:color="auto"/>
                                                            <w:bottom w:val="none" w:sz="0" w:space="0" w:color="auto"/>
                                                            <w:right w:val="none" w:sz="0" w:space="0" w:color="auto"/>
                                                          </w:divBdr>
                                                        </w:div>
                                                        <w:div w:id="1876233966">
                                                          <w:marLeft w:val="0"/>
                                                          <w:marRight w:val="0"/>
                                                          <w:marTop w:val="0"/>
                                                          <w:marBottom w:val="0"/>
                                                          <w:divBdr>
                                                            <w:top w:val="none" w:sz="0" w:space="0" w:color="auto"/>
                                                            <w:left w:val="none" w:sz="0" w:space="0" w:color="auto"/>
                                                            <w:bottom w:val="none" w:sz="0" w:space="0" w:color="auto"/>
                                                            <w:right w:val="none" w:sz="0" w:space="0" w:color="auto"/>
                                                          </w:divBdr>
                                                        </w:div>
                                                        <w:div w:id="1331325325">
                                                          <w:marLeft w:val="0"/>
                                                          <w:marRight w:val="0"/>
                                                          <w:marTop w:val="0"/>
                                                          <w:marBottom w:val="0"/>
                                                          <w:divBdr>
                                                            <w:top w:val="none" w:sz="0" w:space="0" w:color="auto"/>
                                                            <w:left w:val="none" w:sz="0" w:space="0" w:color="auto"/>
                                                            <w:bottom w:val="none" w:sz="0" w:space="0" w:color="auto"/>
                                                            <w:right w:val="none" w:sz="0" w:space="0" w:color="auto"/>
                                                          </w:divBdr>
                                                        </w:div>
                                                        <w:div w:id="1793017268">
                                                          <w:marLeft w:val="0"/>
                                                          <w:marRight w:val="0"/>
                                                          <w:marTop w:val="0"/>
                                                          <w:marBottom w:val="0"/>
                                                          <w:divBdr>
                                                            <w:top w:val="none" w:sz="0" w:space="0" w:color="auto"/>
                                                            <w:left w:val="none" w:sz="0" w:space="0" w:color="auto"/>
                                                            <w:bottom w:val="none" w:sz="0" w:space="0" w:color="auto"/>
                                                            <w:right w:val="none" w:sz="0" w:space="0" w:color="auto"/>
                                                          </w:divBdr>
                                                        </w:div>
                                                        <w:div w:id="511728004">
                                                          <w:marLeft w:val="0"/>
                                                          <w:marRight w:val="0"/>
                                                          <w:marTop w:val="0"/>
                                                          <w:marBottom w:val="0"/>
                                                          <w:divBdr>
                                                            <w:top w:val="none" w:sz="0" w:space="0" w:color="auto"/>
                                                            <w:left w:val="none" w:sz="0" w:space="0" w:color="auto"/>
                                                            <w:bottom w:val="none" w:sz="0" w:space="0" w:color="auto"/>
                                                            <w:right w:val="none" w:sz="0" w:space="0" w:color="auto"/>
                                                          </w:divBdr>
                                                        </w:div>
                                                        <w:div w:id="1144541919">
                                                          <w:marLeft w:val="0"/>
                                                          <w:marRight w:val="0"/>
                                                          <w:marTop w:val="0"/>
                                                          <w:marBottom w:val="0"/>
                                                          <w:divBdr>
                                                            <w:top w:val="none" w:sz="0" w:space="0" w:color="auto"/>
                                                            <w:left w:val="none" w:sz="0" w:space="0" w:color="auto"/>
                                                            <w:bottom w:val="none" w:sz="0" w:space="0" w:color="auto"/>
                                                            <w:right w:val="none" w:sz="0" w:space="0" w:color="auto"/>
                                                          </w:divBdr>
                                                        </w:div>
                                                        <w:div w:id="1510096638">
                                                          <w:marLeft w:val="0"/>
                                                          <w:marRight w:val="0"/>
                                                          <w:marTop w:val="0"/>
                                                          <w:marBottom w:val="0"/>
                                                          <w:divBdr>
                                                            <w:top w:val="none" w:sz="0" w:space="0" w:color="auto"/>
                                                            <w:left w:val="none" w:sz="0" w:space="0" w:color="auto"/>
                                                            <w:bottom w:val="none" w:sz="0" w:space="0" w:color="auto"/>
                                                            <w:right w:val="none" w:sz="0" w:space="0" w:color="auto"/>
                                                          </w:divBdr>
                                                        </w:div>
                                                        <w:div w:id="540822038">
                                                          <w:marLeft w:val="0"/>
                                                          <w:marRight w:val="0"/>
                                                          <w:marTop w:val="0"/>
                                                          <w:marBottom w:val="0"/>
                                                          <w:divBdr>
                                                            <w:top w:val="none" w:sz="0" w:space="0" w:color="auto"/>
                                                            <w:left w:val="none" w:sz="0" w:space="0" w:color="auto"/>
                                                            <w:bottom w:val="none" w:sz="0" w:space="0" w:color="auto"/>
                                                            <w:right w:val="none" w:sz="0" w:space="0" w:color="auto"/>
                                                          </w:divBdr>
                                                        </w:div>
                                                        <w:div w:id="1107509548">
                                                          <w:marLeft w:val="0"/>
                                                          <w:marRight w:val="0"/>
                                                          <w:marTop w:val="0"/>
                                                          <w:marBottom w:val="0"/>
                                                          <w:divBdr>
                                                            <w:top w:val="none" w:sz="0" w:space="0" w:color="auto"/>
                                                            <w:left w:val="none" w:sz="0" w:space="0" w:color="auto"/>
                                                            <w:bottom w:val="none" w:sz="0" w:space="0" w:color="auto"/>
                                                            <w:right w:val="none" w:sz="0" w:space="0" w:color="auto"/>
                                                          </w:divBdr>
                                                        </w:div>
                                                        <w:div w:id="1560558523">
                                                          <w:marLeft w:val="0"/>
                                                          <w:marRight w:val="0"/>
                                                          <w:marTop w:val="0"/>
                                                          <w:marBottom w:val="0"/>
                                                          <w:divBdr>
                                                            <w:top w:val="none" w:sz="0" w:space="0" w:color="auto"/>
                                                            <w:left w:val="none" w:sz="0" w:space="0" w:color="auto"/>
                                                            <w:bottom w:val="none" w:sz="0" w:space="0" w:color="auto"/>
                                                            <w:right w:val="none" w:sz="0" w:space="0" w:color="auto"/>
                                                          </w:divBdr>
                                                        </w:div>
                                                        <w:div w:id="2145846885">
                                                          <w:marLeft w:val="0"/>
                                                          <w:marRight w:val="0"/>
                                                          <w:marTop w:val="0"/>
                                                          <w:marBottom w:val="0"/>
                                                          <w:divBdr>
                                                            <w:top w:val="none" w:sz="0" w:space="0" w:color="auto"/>
                                                            <w:left w:val="none" w:sz="0" w:space="0" w:color="auto"/>
                                                            <w:bottom w:val="none" w:sz="0" w:space="0" w:color="auto"/>
                                                            <w:right w:val="none" w:sz="0" w:space="0" w:color="auto"/>
                                                          </w:divBdr>
                                                        </w:div>
                                                        <w:div w:id="1567447591">
                                                          <w:marLeft w:val="0"/>
                                                          <w:marRight w:val="0"/>
                                                          <w:marTop w:val="0"/>
                                                          <w:marBottom w:val="0"/>
                                                          <w:divBdr>
                                                            <w:top w:val="none" w:sz="0" w:space="0" w:color="auto"/>
                                                            <w:left w:val="none" w:sz="0" w:space="0" w:color="auto"/>
                                                            <w:bottom w:val="none" w:sz="0" w:space="0" w:color="auto"/>
                                                            <w:right w:val="none" w:sz="0" w:space="0" w:color="auto"/>
                                                          </w:divBdr>
                                                        </w:div>
                                                        <w:div w:id="896820369">
                                                          <w:marLeft w:val="0"/>
                                                          <w:marRight w:val="0"/>
                                                          <w:marTop w:val="0"/>
                                                          <w:marBottom w:val="0"/>
                                                          <w:divBdr>
                                                            <w:top w:val="none" w:sz="0" w:space="0" w:color="auto"/>
                                                            <w:left w:val="none" w:sz="0" w:space="0" w:color="auto"/>
                                                            <w:bottom w:val="none" w:sz="0" w:space="0" w:color="auto"/>
                                                            <w:right w:val="none" w:sz="0" w:space="0" w:color="auto"/>
                                                          </w:divBdr>
                                                        </w:div>
                                                        <w:div w:id="635600044">
                                                          <w:marLeft w:val="0"/>
                                                          <w:marRight w:val="0"/>
                                                          <w:marTop w:val="0"/>
                                                          <w:marBottom w:val="0"/>
                                                          <w:divBdr>
                                                            <w:top w:val="none" w:sz="0" w:space="0" w:color="auto"/>
                                                            <w:left w:val="none" w:sz="0" w:space="0" w:color="auto"/>
                                                            <w:bottom w:val="none" w:sz="0" w:space="0" w:color="auto"/>
                                                            <w:right w:val="none" w:sz="0" w:space="0" w:color="auto"/>
                                                          </w:divBdr>
                                                        </w:div>
                                                        <w:div w:id="1940017156">
                                                          <w:marLeft w:val="0"/>
                                                          <w:marRight w:val="0"/>
                                                          <w:marTop w:val="0"/>
                                                          <w:marBottom w:val="0"/>
                                                          <w:divBdr>
                                                            <w:top w:val="none" w:sz="0" w:space="0" w:color="auto"/>
                                                            <w:left w:val="none" w:sz="0" w:space="0" w:color="auto"/>
                                                            <w:bottom w:val="none" w:sz="0" w:space="0" w:color="auto"/>
                                                            <w:right w:val="none" w:sz="0" w:space="0" w:color="auto"/>
                                                          </w:divBdr>
                                                        </w:div>
                                                        <w:div w:id="1358234888">
                                                          <w:marLeft w:val="0"/>
                                                          <w:marRight w:val="0"/>
                                                          <w:marTop w:val="0"/>
                                                          <w:marBottom w:val="0"/>
                                                          <w:divBdr>
                                                            <w:top w:val="none" w:sz="0" w:space="0" w:color="auto"/>
                                                            <w:left w:val="none" w:sz="0" w:space="0" w:color="auto"/>
                                                            <w:bottom w:val="none" w:sz="0" w:space="0" w:color="auto"/>
                                                            <w:right w:val="none" w:sz="0" w:space="0" w:color="auto"/>
                                                          </w:divBdr>
                                                        </w:div>
                                                        <w:div w:id="79300062">
                                                          <w:marLeft w:val="0"/>
                                                          <w:marRight w:val="0"/>
                                                          <w:marTop w:val="0"/>
                                                          <w:marBottom w:val="0"/>
                                                          <w:divBdr>
                                                            <w:top w:val="none" w:sz="0" w:space="0" w:color="auto"/>
                                                            <w:left w:val="none" w:sz="0" w:space="0" w:color="auto"/>
                                                            <w:bottom w:val="none" w:sz="0" w:space="0" w:color="auto"/>
                                                            <w:right w:val="none" w:sz="0" w:space="0" w:color="auto"/>
                                                          </w:divBdr>
                                                        </w:div>
                                                        <w:div w:id="254291237">
                                                          <w:marLeft w:val="0"/>
                                                          <w:marRight w:val="0"/>
                                                          <w:marTop w:val="0"/>
                                                          <w:marBottom w:val="0"/>
                                                          <w:divBdr>
                                                            <w:top w:val="none" w:sz="0" w:space="0" w:color="auto"/>
                                                            <w:left w:val="none" w:sz="0" w:space="0" w:color="auto"/>
                                                            <w:bottom w:val="none" w:sz="0" w:space="0" w:color="auto"/>
                                                            <w:right w:val="none" w:sz="0" w:space="0" w:color="auto"/>
                                                          </w:divBdr>
                                                        </w:div>
                                                        <w:div w:id="1829785685">
                                                          <w:marLeft w:val="0"/>
                                                          <w:marRight w:val="0"/>
                                                          <w:marTop w:val="0"/>
                                                          <w:marBottom w:val="0"/>
                                                          <w:divBdr>
                                                            <w:top w:val="none" w:sz="0" w:space="0" w:color="auto"/>
                                                            <w:left w:val="none" w:sz="0" w:space="0" w:color="auto"/>
                                                            <w:bottom w:val="none" w:sz="0" w:space="0" w:color="auto"/>
                                                            <w:right w:val="none" w:sz="0" w:space="0" w:color="auto"/>
                                                          </w:divBdr>
                                                        </w:div>
                                                        <w:div w:id="2006276695">
                                                          <w:marLeft w:val="0"/>
                                                          <w:marRight w:val="0"/>
                                                          <w:marTop w:val="0"/>
                                                          <w:marBottom w:val="0"/>
                                                          <w:divBdr>
                                                            <w:top w:val="none" w:sz="0" w:space="0" w:color="auto"/>
                                                            <w:left w:val="none" w:sz="0" w:space="0" w:color="auto"/>
                                                            <w:bottom w:val="none" w:sz="0" w:space="0" w:color="auto"/>
                                                            <w:right w:val="none" w:sz="0" w:space="0" w:color="auto"/>
                                                          </w:divBdr>
                                                        </w:div>
                                                        <w:div w:id="1378432472">
                                                          <w:marLeft w:val="0"/>
                                                          <w:marRight w:val="0"/>
                                                          <w:marTop w:val="0"/>
                                                          <w:marBottom w:val="0"/>
                                                          <w:divBdr>
                                                            <w:top w:val="none" w:sz="0" w:space="0" w:color="auto"/>
                                                            <w:left w:val="none" w:sz="0" w:space="0" w:color="auto"/>
                                                            <w:bottom w:val="none" w:sz="0" w:space="0" w:color="auto"/>
                                                            <w:right w:val="none" w:sz="0" w:space="0" w:color="auto"/>
                                                          </w:divBdr>
                                                        </w:div>
                                                        <w:div w:id="1148089226">
                                                          <w:marLeft w:val="0"/>
                                                          <w:marRight w:val="0"/>
                                                          <w:marTop w:val="0"/>
                                                          <w:marBottom w:val="0"/>
                                                          <w:divBdr>
                                                            <w:top w:val="none" w:sz="0" w:space="0" w:color="auto"/>
                                                            <w:left w:val="none" w:sz="0" w:space="0" w:color="auto"/>
                                                            <w:bottom w:val="none" w:sz="0" w:space="0" w:color="auto"/>
                                                            <w:right w:val="none" w:sz="0" w:space="0" w:color="auto"/>
                                                          </w:divBdr>
                                                        </w:div>
                                                        <w:div w:id="715157009">
                                                          <w:marLeft w:val="0"/>
                                                          <w:marRight w:val="0"/>
                                                          <w:marTop w:val="0"/>
                                                          <w:marBottom w:val="0"/>
                                                          <w:divBdr>
                                                            <w:top w:val="none" w:sz="0" w:space="0" w:color="auto"/>
                                                            <w:left w:val="none" w:sz="0" w:space="0" w:color="auto"/>
                                                            <w:bottom w:val="none" w:sz="0" w:space="0" w:color="auto"/>
                                                            <w:right w:val="none" w:sz="0" w:space="0" w:color="auto"/>
                                                          </w:divBdr>
                                                        </w:div>
                                                        <w:div w:id="1018655912">
                                                          <w:marLeft w:val="0"/>
                                                          <w:marRight w:val="0"/>
                                                          <w:marTop w:val="0"/>
                                                          <w:marBottom w:val="0"/>
                                                          <w:divBdr>
                                                            <w:top w:val="none" w:sz="0" w:space="0" w:color="auto"/>
                                                            <w:left w:val="none" w:sz="0" w:space="0" w:color="auto"/>
                                                            <w:bottom w:val="none" w:sz="0" w:space="0" w:color="auto"/>
                                                            <w:right w:val="none" w:sz="0" w:space="0" w:color="auto"/>
                                                          </w:divBdr>
                                                        </w:div>
                                                        <w:div w:id="2134907580">
                                                          <w:marLeft w:val="0"/>
                                                          <w:marRight w:val="0"/>
                                                          <w:marTop w:val="0"/>
                                                          <w:marBottom w:val="0"/>
                                                          <w:divBdr>
                                                            <w:top w:val="none" w:sz="0" w:space="0" w:color="auto"/>
                                                            <w:left w:val="none" w:sz="0" w:space="0" w:color="auto"/>
                                                            <w:bottom w:val="none" w:sz="0" w:space="0" w:color="auto"/>
                                                            <w:right w:val="none" w:sz="0" w:space="0" w:color="auto"/>
                                                          </w:divBdr>
                                                        </w:div>
                                                        <w:div w:id="1062213877">
                                                          <w:marLeft w:val="0"/>
                                                          <w:marRight w:val="0"/>
                                                          <w:marTop w:val="0"/>
                                                          <w:marBottom w:val="0"/>
                                                          <w:divBdr>
                                                            <w:top w:val="none" w:sz="0" w:space="0" w:color="auto"/>
                                                            <w:left w:val="none" w:sz="0" w:space="0" w:color="auto"/>
                                                            <w:bottom w:val="none" w:sz="0" w:space="0" w:color="auto"/>
                                                            <w:right w:val="none" w:sz="0" w:space="0" w:color="auto"/>
                                                          </w:divBdr>
                                                        </w:div>
                                                        <w:div w:id="281500986">
                                                          <w:marLeft w:val="0"/>
                                                          <w:marRight w:val="0"/>
                                                          <w:marTop w:val="0"/>
                                                          <w:marBottom w:val="0"/>
                                                          <w:divBdr>
                                                            <w:top w:val="none" w:sz="0" w:space="0" w:color="auto"/>
                                                            <w:left w:val="none" w:sz="0" w:space="0" w:color="auto"/>
                                                            <w:bottom w:val="none" w:sz="0" w:space="0" w:color="auto"/>
                                                            <w:right w:val="none" w:sz="0" w:space="0" w:color="auto"/>
                                                          </w:divBdr>
                                                        </w:div>
                                                        <w:div w:id="348221148">
                                                          <w:marLeft w:val="0"/>
                                                          <w:marRight w:val="0"/>
                                                          <w:marTop w:val="0"/>
                                                          <w:marBottom w:val="0"/>
                                                          <w:divBdr>
                                                            <w:top w:val="none" w:sz="0" w:space="0" w:color="auto"/>
                                                            <w:left w:val="none" w:sz="0" w:space="0" w:color="auto"/>
                                                            <w:bottom w:val="none" w:sz="0" w:space="0" w:color="auto"/>
                                                            <w:right w:val="none" w:sz="0" w:space="0" w:color="auto"/>
                                                          </w:divBdr>
                                                        </w:div>
                                                        <w:div w:id="311716903">
                                                          <w:marLeft w:val="0"/>
                                                          <w:marRight w:val="0"/>
                                                          <w:marTop w:val="0"/>
                                                          <w:marBottom w:val="0"/>
                                                          <w:divBdr>
                                                            <w:top w:val="none" w:sz="0" w:space="0" w:color="auto"/>
                                                            <w:left w:val="none" w:sz="0" w:space="0" w:color="auto"/>
                                                            <w:bottom w:val="none" w:sz="0" w:space="0" w:color="auto"/>
                                                            <w:right w:val="none" w:sz="0" w:space="0" w:color="auto"/>
                                                          </w:divBdr>
                                                        </w:div>
                                                        <w:div w:id="792676210">
                                                          <w:marLeft w:val="0"/>
                                                          <w:marRight w:val="0"/>
                                                          <w:marTop w:val="0"/>
                                                          <w:marBottom w:val="0"/>
                                                          <w:divBdr>
                                                            <w:top w:val="none" w:sz="0" w:space="0" w:color="auto"/>
                                                            <w:left w:val="none" w:sz="0" w:space="0" w:color="auto"/>
                                                            <w:bottom w:val="none" w:sz="0" w:space="0" w:color="auto"/>
                                                            <w:right w:val="none" w:sz="0" w:space="0" w:color="auto"/>
                                                          </w:divBdr>
                                                        </w:div>
                                                        <w:div w:id="1803234372">
                                                          <w:marLeft w:val="0"/>
                                                          <w:marRight w:val="0"/>
                                                          <w:marTop w:val="0"/>
                                                          <w:marBottom w:val="0"/>
                                                          <w:divBdr>
                                                            <w:top w:val="none" w:sz="0" w:space="0" w:color="auto"/>
                                                            <w:left w:val="none" w:sz="0" w:space="0" w:color="auto"/>
                                                            <w:bottom w:val="none" w:sz="0" w:space="0" w:color="auto"/>
                                                            <w:right w:val="none" w:sz="0" w:space="0" w:color="auto"/>
                                                          </w:divBdr>
                                                        </w:div>
                                                        <w:div w:id="1186022708">
                                                          <w:marLeft w:val="0"/>
                                                          <w:marRight w:val="0"/>
                                                          <w:marTop w:val="0"/>
                                                          <w:marBottom w:val="0"/>
                                                          <w:divBdr>
                                                            <w:top w:val="none" w:sz="0" w:space="0" w:color="auto"/>
                                                            <w:left w:val="none" w:sz="0" w:space="0" w:color="auto"/>
                                                            <w:bottom w:val="none" w:sz="0" w:space="0" w:color="auto"/>
                                                            <w:right w:val="none" w:sz="0" w:space="0" w:color="auto"/>
                                                          </w:divBdr>
                                                        </w:div>
                                                        <w:div w:id="193805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105286">
                                                  <w:marLeft w:val="0"/>
                                                  <w:marRight w:val="0"/>
                                                  <w:marTop w:val="0"/>
                                                  <w:marBottom w:val="0"/>
                                                  <w:divBdr>
                                                    <w:top w:val="none" w:sz="0" w:space="0" w:color="auto"/>
                                                    <w:left w:val="none" w:sz="0" w:space="0" w:color="auto"/>
                                                    <w:bottom w:val="none" w:sz="0" w:space="0" w:color="auto"/>
                                                    <w:right w:val="none" w:sz="0" w:space="0" w:color="auto"/>
                                                  </w:divBdr>
                                                  <w:divsChild>
                                                    <w:div w:id="1578128782">
                                                      <w:marLeft w:val="0"/>
                                                      <w:marRight w:val="0"/>
                                                      <w:marTop w:val="0"/>
                                                      <w:marBottom w:val="0"/>
                                                      <w:divBdr>
                                                        <w:top w:val="none" w:sz="0" w:space="0" w:color="auto"/>
                                                        <w:left w:val="none" w:sz="0" w:space="0" w:color="auto"/>
                                                        <w:bottom w:val="none" w:sz="0" w:space="0" w:color="auto"/>
                                                        <w:right w:val="none" w:sz="0" w:space="0" w:color="auto"/>
                                                      </w:divBdr>
                                                    </w:div>
                                                  </w:divsChild>
                                                </w:div>
                                                <w:div w:id="448861211">
                                                  <w:marLeft w:val="0"/>
                                                  <w:marRight w:val="0"/>
                                                  <w:marTop w:val="0"/>
                                                  <w:marBottom w:val="0"/>
                                                  <w:divBdr>
                                                    <w:top w:val="none" w:sz="0" w:space="0" w:color="auto"/>
                                                    <w:left w:val="none" w:sz="0" w:space="0" w:color="auto"/>
                                                    <w:bottom w:val="none" w:sz="0" w:space="0" w:color="auto"/>
                                                    <w:right w:val="none" w:sz="0" w:space="0" w:color="auto"/>
                                                  </w:divBdr>
                                                  <w:divsChild>
                                                    <w:div w:id="561331482">
                                                      <w:marLeft w:val="0"/>
                                                      <w:marRight w:val="0"/>
                                                      <w:marTop w:val="0"/>
                                                      <w:marBottom w:val="0"/>
                                                      <w:divBdr>
                                                        <w:top w:val="none" w:sz="0" w:space="0" w:color="auto"/>
                                                        <w:left w:val="none" w:sz="0" w:space="0" w:color="auto"/>
                                                        <w:bottom w:val="none" w:sz="0" w:space="0" w:color="auto"/>
                                                        <w:right w:val="none" w:sz="0" w:space="0" w:color="auto"/>
                                                      </w:divBdr>
                                                    </w:div>
                                                  </w:divsChild>
                                                </w:div>
                                                <w:div w:id="240876623">
                                                  <w:marLeft w:val="0"/>
                                                  <w:marRight w:val="0"/>
                                                  <w:marTop w:val="0"/>
                                                  <w:marBottom w:val="0"/>
                                                  <w:divBdr>
                                                    <w:top w:val="none" w:sz="0" w:space="0" w:color="auto"/>
                                                    <w:left w:val="none" w:sz="0" w:space="0" w:color="auto"/>
                                                    <w:bottom w:val="none" w:sz="0" w:space="0" w:color="auto"/>
                                                    <w:right w:val="none" w:sz="0" w:space="0" w:color="auto"/>
                                                  </w:divBdr>
                                                  <w:divsChild>
                                                    <w:div w:id="174903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45562">
                                              <w:marLeft w:val="0"/>
                                              <w:marRight w:val="0"/>
                                              <w:marTop w:val="0"/>
                                              <w:marBottom w:val="0"/>
                                              <w:divBdr>
                                                <w:top w:val="none" w:sz="0" w:space="0" w:color="auto"/>
                                                <w:left w:val="none" w:sz="0" w:space="0" w:color="auto"/>
                                                <w:bottom w:val="none" w:sz="0" w:space="0" w:color="auto"/>
                                                <w:right w:val="none" w:sz="0" w:space="0" w:color="auto"/>
                                              </w:divBdr>
                                              <w:divsChild>
                                                <w:div w:id="791753490">
                                                  <w:marLeft w:val="0"/>
                                                  <w:marRight w:val="0"/>
                                                  <w:marTop w:val="0"/>
                                                  <w:marBottom w:val="0"/>
                                                  <w:divBdr>
                                                    <w:top w:val="none" w:sz="0" w:space="0" w:color="auto"/>
                                                    <w:left w:val="none" w:sz="0" w:space="0" w:color="auto"/>
                                                    <w:bottom w:val="none" w:sz="0" w:space="0" w:color="auto"/>
                                                    <w:right w:val="none" w:sz="0" w:space="0" w:color="auto"/>
                                                  </w:divBdr>
                                                  <w:divsChild>
                                                    <w:div w:id="25205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543840">
                                              <w:marLeft w:val="0"/>
                                              <w:marRight w:val="0"/>
                                              <w:marTop w:val="0"/>
                                              <w:marBottom w:val="0"/>
                                              <w:divBdr>
                                                <w:top w:val="none" w:sz="0" w:space="0" w:color="auto"/>
                                                <w:left w:val="none" w:sz="0" w:space="0" w:color="auto"/>
                                                <w:bottom w:val="none" w:sz="0" w:space="0" w:color="auto"/>
                                                <w:right w:val="none" w:sz="0" w:space="0" w:color="auto"/>
                                              </w:divBdr>
                                              <w:divsChild>
                                                <w:div w:id="1678800922">
                                                  <w:marLeft w:val="0"/>
                                                  <w:marRight w:val="0"/>
                                                  <w:marTop w:val="0"/>
                                                  <w:marBottom w:val="0"/>
                                                  <w:divBdr>
                                                    <w:top w:val="none" w:sz="0" w:space="0" w:color="auto"/>
                                                    <w:left w:val="none" w:sz="0" w:space="0" w:color="auto"/>
                                                    <w:bottom w:val="none" w:sz="0" w:space="0" w:color="auto"/>
                                                    <w:right w:val="none" w:sz="0" w:space="0" w:color="auto"/>
                                                  </w:divBdr>
                                                  <w:divsChild>
                                                    <w:div w:id="114297105">
                                                      <w:marLeft w:val="0"/>
                                                      <w:marRight w:val="0"/>
                                                      <w:marTop w:val="0"/>
                                                      <w:marBottom w:val="0"/>
                                                      <w:divBdr>
                                                        <w:top w:val="none" w:sz="0" w:space="0" w:color="auto"/>
                                                        <w:left w:val="none" w:sz="0" w:space="0" w:color="auto"/>
                                                        <w:bottom w:val="none" w:sz="0" w:space="0" w:color="auto"/>
                                                        <w:right w:val="none" w:sz="0" w:space="0" w:color="auto"/>
                                                      </w:divBdr>
                                                      <w:divsChild>
                                                        <w:div w:id="1539778637">
                                                          <w:marLeft w:val="0"/>
                                                          <w:marRight w:val="0"/>
                                                          <w:marTop w:val="0"/>
                                                          <w:marBottom w:val="0"/>
                                                          <w:divBdr>
                                                            <w:top w:val="none" w:sz="0" w:space="0" w:color="auto"/>
                                                            <w:left w:val="none" w:sz="0" w:space="0" w:color="auto"/>
                                                            <w:bottom w:val="none" w:sz="0" w:space="0" w:color="auto"/>
                                                            <w:right w:val="none" w:sz="0" w:space="0" w:color="auto"/>
                                                          </w:divBdr>
                                                        </w:div>
                                                        <w:div w:id="807863220">
                                                          <w:marLeft w:val="0"/>
                                                          <w:marRight w:val="0"/>
                                                          <w:marTop w:val="0"/>
                                                          <w:marBottom w:val="0"/>
                                                          <w:divBdr>
                                                            <w:top w:val="none" w:sz="0" w:space="0" w:color="auto"/>
                                                            <w:left w:val="none" w:sz="0" w:space="0" w:color="auto"/>
                                                            <w:bottom w:val="none" w:sz="0" w:space="0" w:color="auto"/>
                                                            <w:right w:val="none" w:sz="0" w:space="0" w:color="auto"/>
                                                          </w:divBdr>
                                                        </w:div>
                                                        <w:div w:id="248850151">
                                                          <w:marLeft w:val="0"/>
                                                          <w:marRight w:val="0"/>
                                                          <w:marTop w:val="0"/>
                                                          <w:marBottom w:val="0"/>
                                                          <w:divBdr>
                                                            <w:top w:val="none" w:sz="0" w:space="0" w:color="auto"/>
                                                            <w:left w:val="none" w:sz="0" w:space="0" w:color="auto"/>
                                                            <w:bottom w:val="none" w:sz="0" w:space="0" w:color="auto"/>
                                                            <w:right w:val="none" w:sz="0" w:space="0" w:color="auto"/>
                                                          </w:divBdr>
                                                        </w:div>
                                                        <w:div w:id="2075423354">
                                                          <w:marLeft w:val="0"/>
                                                          <w:marRight w:val="0"/>
                                                          <w:marTop w:val="0"/>
                                                          <w:marBottom w:val="0"/>
                                                          <w:divBdr>
                                                            <w:top w:val="none" w:sz="0" w:space="0" w:color="auto"/>
                                                            <w:left w:val="none" w:sz="0" w:space="0" w:color="auto"/>
                                                            <w:bottom w:val="none" w:sz="0" w:space="0" w:color="auto"/>
                                                            <w:right w:val="none" w:sz="0" w:space="0" w:color="auto"/>
                                                          </w:divBdr>
                                                        </w:div>
                                                        <w:div w:id="1550416856">
                                                          <w:marLeft w:val="0"/>
                                                          <w:marRight w:val="0"/>
                                                          <w:marTop w:val="0"/>
                                                          <w:marBottom w:val="0"/>
                                                          <w:divBdr>
                                                            <w:top w:val="none" w:sz="0" w:space="0" w:color="auto"/>
                                                            <w:left w:val="none" w:sz="0" w:space="0" w:color="auto"/>
                                                            <w:bottom w:val="none" w:sz="0" w:space="0" w:color="auto"/>
                                                            <w:right w:val="none" w:sz="0" w:space="0" w:color="auto"/>
                                                          </w:divBdr>
                                                        </w:div>
                                                        <w:div w:id="1151141039">
                                                          <w:marLeft w:val="0"/>
                                                          <w:marRight w:val="0"/>
                                                          <w:marTop w:val="0"/>
                                                          <w:marBottom w:val="0"/>
                                                          <w:divBdr>
                                                            <w:top w:val="none" w:sz="0" w:space="0" w:color="auto"/>
                                                            <w:left w:val="none" w:sz="0" w:space="0" w:color="auto"/>
                                                            <w:bottom w:val="none" w:sz="0" w:space="0" w:color="auto"/>
                                                            <w:right w:val="none" w:sz="0" w:space="0" w:color="auto"/>
                                                          </w:divBdr>
                                                        </w:div>
                                                        <w:div w:id="1239709514">
                                                          <w:marLeft w:val="0"/>
                                                          <w:marRight w:val="0"/>
                                                          <w:marTop w:val="0"/>
                                                          <w:marBottom w:val="0"/>
                                                          <w:divBdr>
                                                            <w:top w:val="none" w:sz="0" w:space="0" w:color="auto"/>
                                                            <w:left w:val="none" w:sz="0" w:space="0" w:color="auto"/>
                                                            <w:bottom w:val="none" w:sz="0" w:space="0" w:color="auto"/>
                                                            <w:right w:val="none" w:sz="0" w:space="0" w:color="auto"/>
                                                          </w:divBdr>
                                                        </w:div>
                                                        <w:div w:id="1838691460">
                                                          <w:marLeft w:val="0"/>
                                                          <w:marRight w:val="0"/>
                                                          <w:marTop w:val="0"/>
                                                          <w:marBottom w:val="0"/>
                                                          <w:divBdr>
                                                            <w:top w:val="none" w:sz="0" w:space="0" w:color="auto"/>
                                                            <w:left w:val="none" w:sz="0" w:space="0" w:color="auto"/>
                                                            <w:bottom w:val="none" w:sz="0" w:space="0" w:color="auto"/>
                                                            <w:right w:val="none" w:sz="0" w:space="0" w:color="auto"/>
                                                          </w:divBdr>
                                                        </w:div>
                                                        <w:div w:id="1010451385">
                                                          <w:marLeft w:val="0"/>
                                                          <w:marRight w:val="0"/>
                                                          <w:marTop w:val="0"/>
                                                          <w:marBottom w:val="0"/>
                                                          <w:divBdr>
                                                            <w:top w:val="none" w:sz="0" w:space="0" w:color="auto"/>
                                                            <w:left w:val="none" w:sz="0" w:space="0" w:color="auto"/>
                                                            <w:bottom w:val="none" w:sz="0" w:space="0" w:color="auto"/>
                                                            <w:right w:val="none" w:sz="0" w:space="0" w:color="auto"/>
                                                          </w:divBdr>
                                                        </w:div>
                                                        <w:div w:id="514878038">
                                                          <w:marLeft w:val="0"/>
                                                          <w:marRight w:val="0"/>
                                                          <w:marTop w:val="0"/>
                                                          <w:marBottom w:val="0"/>
                                                          <w:divBdr>
                                                            <w:top w:val="none" w:sz="0" w:space="0" w:color="auto"/>
                                                            <w:left w:val="none" w:sz="0" w:space="0" w:color="auto"/>
                                                            <w:bottom w:val="none" w:sz="0" w:space="0" w:color="auto"/>
                                                            <w:right w:val="none" w:sz="0" w:space="0" w:color="auto"/>
                                                          </w:divBdr>
                                                        </w:div>
                                                        <w:div w:id="130558953">
                                                          <w:marLeft w:val="0"/>
                                                          <w:marRight w:val="0"/>
                                                          <w:marTop w:val="0"/>
                                                          <w:marBottom w:val="0"/>
                                                          <w:divBdr>
                                                            <w:top w:val="none" w:sz="0" w:space="0" w:color="auto"/>
                                                            <w:left w:val="none" w:sz="0" w:space="0" w:color="auto"/>
                                                            <w:bottom w:val="none" w:sz="0" w:space="0" w:color="auto"/>
                                                            <w:right w:val="none" w:sz="0" w:space="0" w:color="auto"/>
                                                          </w:divBdr>
                                                        </w:div>
                                                        <w:div w:id="477839121">
                                                          <w:marLeft w:val="0"/>
                                                          <w:marRight w:val="0"/>
                                                          <w:marTop w:val="0"/>
                                                          <w:marBottom w:val="0"/>
                                                          <w:divBdr>
                                                            <w:top w:val="none" w:sz="0" w:space="0" w:color="auto"/>
                                                            <w:left w:val="none" w:sz="0" w:space="0" w:color="auto"/>
                                                            <w:bottom w:val="none" w:sz="0" w:space="0" w:color="auto"/>
                                                            <w:right w:val="none" w:sz="0" w:space="0" w:color="auto"/>
                                                          </w:divBdr>
                                                        </w:div>
                                                        <w:div w:id="307441881">
                                                          <w:marLeft w:val="0"/>
                                                          <w:marRight w:val="0"/>
                                                          <w:marTop w:val="0"/>
                                                          <w:marBottom w:val="0"/>
                                                          <w:divBdr>
                                                            <w:top w:val="none" w:sz="0" w:space="0" w:color="auto"/>
                                                            <w:left w:val="none" w:sz="0" w:space="0" w:color="auto"/>
                                                            <w:bottom w:val="none" w:sz="0" w:space="0" w:color="auto"/>
                                                            <w:right w:val="none" w:sz="0" w:space="0" w:color="auto"/>
                                                          </w:divBdr>
                                                        </w:div>
                                                        <w:div w:id="511530948">
                                                          <w:marLeft w:val="0"/>
                                                          <w:marRight w:val="0"/>
                                                          <w:marTop w:val="0"/>
                                                          <w:marBottom w:val="0"/>
                                                          <w:divBdr>
                                                            <w:top w:val="none" w:sz="0" w:space="0" w:color="auto"/>
                                                            <w:left w:val="none" w:sz="0" w:space="0" w:color="auto"/>
                                                            <w:bottom w:val="none" w:sz="0" w:space="0" w:color="auto"/>
                                                            <w:right w:val="none" w:sz="0" w:space="0" w:color="auto"/>
                                                          </w:divBdr>
                                                        </w:div>
                                                        <w:div w:id="767046695">
                                                          <w:marLeft w:val="0"/>
                                                          <w:marRight w:val="0"/>
                                                          <w:marTop w:val="0"/>
                                                          <w:marBottom w:val="0"/>
                                                          <w:divBdr>
                                                            <w:top w:val="none" w:sz="0" w:space="0" w:color="auto"/>
                                                            <w:left w:val="none" w:sz="0" w:space="0" w:color="auto"/>
                                                            <w:bottom w:val="none" w:sz="0" w:space="0" w:color="auto"/>
                                                            <w:right w:val="none" w:sz="0" w:space="0" w:color="auto"/>
                                                          </w:divBdr>
                                                        </w:div>
                                                        <w:div w:id="1571381337">
                                                          <w:marLeft w:val="0"/>
                                                          <w:marRight w:val="0"/>
                                                          <w:marTop w:val="0"/>
                                                          <w:marBottom w:val="0"/>
                                                          <w:divBdr>
                                                            <w:top w:val="none" w:sz="0" w:space="0" w:color="auto"/>
                                                            <w:left w:val="none" w:sz="0" w:space="0" w:color="auto"/>
                                                            <w:bottom w:val="none" w:sz="0" w:space="0" w:color="auto"/>
                                                            <w:right w:val="none" w:sz="0" w:space="0" w:color="auto"/>
                                                          </w:divBdr>
                                                        </w:div>
                                                        <w:div w:id="1272931645">
                                                          <w:marLeft w:val="0"/>
                                                          <w:marRight w:val="0"/>
                                                          <w:marTop w:val="0"/>
                                                          <w:marBottom w:val="0"/>
                                                          <w:divBdr>
                                                            <w:top w:val="none" w:sz="0" w:space="0" w:color="auto"/>
                                                            <w:left w:val="none" w:sz="0" w:space="0" w:color="auto"/>
                                                            <w:bottom w:val="none" w:sz="0" w:space="0" w:color="auto"/>
                                                            <w:right w:val="none" w:sz="0" w:space="0" w:color="auto"/>
                                                          </w:divBdr>
                                                        </w:div>
                                                        <w:div w:id="85613575">
                                                          <w:marLeft w:val="0"/>
                                                          <w:marRight w:val="0"/>
                                                          <w:marTop w:val="0"/>
                                                          <w:marBottom w:val="0"/>
                                                          <w:divBdr>
                                                            <w:top w:val="none" w:sz="0" w:space="0" w:color="auto"/>
                                                            <w:left w:val="none" w:sz="0" w:space="0" w:color="auto"/>
                                                            <w:bottom w:val="none" w:sz="0" w:space="0" w:color="auto"/>
                                                            <w:right w:val="none" w:sz="0" w:space="0" w:color="auto"/>
                                                          </w:divBdr>
                                                        </w:div>
                                                        <w:div w:id="500000238">
                                                          <w:marLeft w:val="0"/>
                                                          <w:marRight w:val="0"/>
                                                          <w:marTop w:val="0"/>
                                                          <w:marBottom w:val="0"/>
                                                          <w:divBdr>
                                                            <w:top w:val="none" w:sz="0" w:space="0" w:color="auto"/>
                                                            <w:left w:val="none" w:sz="0" w:space="0" w:color="auto"/>
                                                            <w:bottom w:val="none" w:sz="0" w:space="0" w:color="auto"/>
                                                            <w:right w:val="none" w:sz="0" w:space="0" w:color="auto"/>
                                                          </w:divBdr>
                                                        </w:div>
                                                        <w:div w:id="268047371">
                                                          <w:marLeft w:val="0"/>
                                                          <w:marRight w:val="0"/>
                                                          <w:marTop w:val="0"/>
                                                          <w:marBottom w:val="0"/>
                                                          <w:divBdr>
                                                            <w:top w:val="none" w:sz="0" w:space="0" w:color="auto"/>
                                                            <w:left w:val="none" w:sz="0" w:space="0" w:color="auto"/>
                                                            <w:bottom w:val="none" w:sz="0" w:space="0" w:color="auto"/>
                                                            <w:right w:val="none" w:sz="0" w:space="0" w:color="auto"/>
                                                          </w:divBdr>
                                                        </w:div>
                                                        <w:div w:id="1856772568">
                                                          <w:marLeft w:val="0"/>
                                                          <w:marRight w:val="0"/>
                                                          <w:marTop w:val="0"/>
                                                          <w:marBottom w:val="0"/>
                                                          <w:divBdr>
                                                            <w:top w:val="none" w:sz="0" w:space="0" w:color="auto"/>
                                                            <w:left w:val="none" w:sz="0" w:space="0" w:color="auto"/>
                                                            <w:bottom w:val="none" w:sz="0" w:space="0" w:color="auto"/>
                                                            <w:right w:val="none" w:sz="0" w:space="0" w:color="auto"/>
                                                          </w:divBdr>
                                                        </w:div>
                                                        <w:div w:id="327750430">
                                                          <w:marLeft w:val="0"/>
                                                          <w:marRight w:val="0"/>
                                                          <w:marTop w:val="0"/>
                                                          <w:marBottom w:val="0"/>
                                                          <w:divBdr>
                                                            <w:top w:val="none" w:sz="0" w:space="0" w:color="auto"/>
                                                            <w:left w:val="none" w:sz="0" w:space="0" w:color="auto"/>
                                                            <w:bottom w:val="none" w:sz="0" w:space="0" w:color="auto"/>
                                                            <w:right w:val="none" w:sz="0" w:space="0" w:color="auto"/>
                                                          </w:divBdr>
                                                        </w:div>
                                                        <w:div w:id="1852260815">
                                                          <w:marLeft w:val="0"/>
                                                          <w:marRight w:val="0"/>
                                                          <w:marTop w:val="0"/>
                                                          <w:marBottom w:val="0"/>
                                                          <w:divBdr>
                                                            <w:top w:val="none" w:sz="0" w:space="0" w:color="auto"/>
                                                            <w:left w:val="none" w:sz="0" w:space="0" w:color="auto"/>
                                                            <w:bottom w:val="none" w:sz="0" w:space="0" w:color="auto"/>
                                                            <w:right w:val="none" w:sz="0" w:space="0" w:color="auto"/>
                                                          </w:divBdr>
                                                        </w:div>
                                                        <w:div w:id="994722210">
                                                          <w:marLeft w:val="0"/>
                                                          <w:marRight w:val="0"/>
                                                          <w:marTop w:val="0"/>
                                                          <w:marBottom w:val="0"/>
                                                          <w:divBdr>
                                                            <w:top w:val="none" w:sz="0" w:space="0" w:color="auto"/>
                                                            <w:left w:val="none" w:sz="0" w:space="0" w:color="auto"/>
                                                            <w:bottom w:val="none" w:sz="0" w:space="0" w:color="auto"/>
                                                            <w:right w:val="none" w:sz="0" w:space="0" w:color="auto"/>
                                                          </w:divBdr>
                                                        </w:div>
                                                        <w:div w:id="1866020744">
                                                          <w:marLeft w:val="0"/>
                                                          <w:marRight w:val="0"/>
                                                          <w:marTop w:val="0"/>
                                                          <w:marBottom w:val="0"/>
                                                          <w:divBdr>
                                                            <w:top w:val="none" w:sz="0" w:space="0" w:color="auto"/>
                                                            <w:left w:val="none" w:sz="0" w:space="0" w:color="auto"/>
                                                            <w:bottom w:val="none" w:sz="0" w:space="0" w:color="auto"/>
                                                            <w:right w:val="none" w:sz="0" w:space="0" w:color="auto"/>
                                                          </w:divBdr>
                                                        </w:div>
                                                        <w:div w:id="1800613587">
                                                          <w:marLeft w:val="0"/>
                                                          <w:marRight w:val="0"/>
                                                          <w:marTop w:val="0"/>
                                                          <w:marBottom w:val="0"/>
                                                          <w:divBdr>
                                                            <w:top w:val="none" w:sz="0" w:space="0" w:color="auto"/>
                                                            <w:left w:val="none" w:sz="0" w:space="0" w:color="auto"/>
                                                            <w:bottom w:val="none" w:sz="0" w:space="0" w:color="auto"/>
                                                            <w:right w:val="none" w:sz="0" w:space="0" w:color="auto"/>
                                                          </w:divBdr>
                                                        </w:div>
                                                        <w:div w:id="1852793543">
                                                          <w:marLeft w:val="0"/>
                                                          <w:marRight w:val="0"/>
                                                          <w:marTop w:val="0"/>
                                                          <w:marBottom w:val="0"/>
                                                          <w:divBdr>
                                                            <w:top w:val="none" w:sz="0" w:space="0" w:color="auto"/>
                                                            <w:left w:val="none" w:sz="0" w:space="0" w:color="auto"/>
                                                            <w:bottom w:val="none" w:sz="0" w:space="0" w:color="auto"/>
                                                            <w:right w:val="none" w:sz="0" w:space="0" w:color="auto"/>
                                                          </w:divBdr>
                                                        </w:div>
                                                        <w:div w:id="399059456">
                                                          <w:marLeft w:val="0"/>
                                                          <w:marRight w:val="0"/>
                                                          <w:marTop w:val="0"/>
                                                          <w:marBottom w:val="0"/>
                                                          <w:divBdr>
                                                            <w:top w:val="none" w:sz="0" w:space="0" w:color="auto"/>
                                                            <w:left w:val="none" w:sz="0" w:space="0" w:color="auto"/>
                                                            <w:bottom w:val="none" w:sz="0" w:space="0" w:color="auto"/>
                                                            <w:right w:val="none" w:sz="0" w:space="0" w:color="auto"/>
                                                          </w:divBdr>
                                                        </w:div>
                                                        <w:div w:id="1211647432">
                                                          <w:marLeft w:val="0"/>
                                                          <w:marRight w:val="0"/>
                                                          <w:marTop w:val="0"/>
                                                          <w:marBottom w:val="0"/>
                                                          <w:divBdr>
                                                            <w:top w:val="none" w:sz="0" w:space="0" w:color="auto"/>
                                                            <w:left w:val="none" w:sz="0" w:space="0" w:color="auto"/>
                                                            <w:bottom w:val="none" w:sz="0" w:space="0" w:color="auto"/>
                                                            <w:right w:val="none" w:sz="0" w:space="0" w:color="auto"/>
                                                          </w:divBdr>
                                                        </w:div>
                                                        <w:div w:id="763066576">
                                                          <w:marLeft w:val="0"/>
                                                          <w:marRight w:val="0"/>
                                                          <w:marTop w:val="0"/>
                                                          <w:marBottom w:val="0"/>
                                                          <w:divBdr>
                                                            <w:top w:val="none" w:sz="0" w:space="0" w:color="auto"/>
                                                            <w:left w:val="none" w:sz="0" w:space="0" w:color="auto"/>
                                                            <w:bottom w:val="none" w:sz="0" w:space="0" w:color="auto"/>
                                                            <w:right w:val="none" w:sz="0" w:space="0" w:color="auto"/>
                                                          </w:divBdr>
                                                        </w:div>
                                                        <w:div w:id="1609266730">
                                                          <w:marLeft w:val="0"/>
                                                          <w:marRight w:val="0"/>
                                                          <w:marTop w:val="0"/>
                                                          <w:marBottom w:val="0"/>
                                                          <w:divBdr>
                                                            <w:top w:val="none" w:sz="0" w:space="0" w:color="auto"/>
                                                            <w:left w:val="none" w:sz="0" w:space="0" w:color="auto"/>
                                                            <w:bottom w:val="none" w:sz="0" w:space="0" w:color="auto"/>
                                                            <w:right w:val="none" w:sz="0" w:space="0" w:color="auto"/>
                                                          </w:divBdr>
                                                        </w:div>
                                                        <w:div w:id="326596799">
                                                          <w:marLeft w:val="0"/>
                                                          <w:marRight w:val="0"/>
                                                          <w:marTop w:val="0"/>
                                                          <w:marBottom w:val="0"/>
                                                          <w:divBdr>
                                                            <w:top w:val="none" w:sz="0" w:space="0" w:color="auto"/>
                                                            <w:left w:val="none" w:sz="0" w:space="0" w:color="auto"/>
                                                            <w:bottom w:val="none" w:sz="0" w:space="0" w:color="auto"/>
                                                            <w:right w:val="none" w:sz="0" w:space="0" w:color="auto"/>
                                                          </w:divBdr>
                                                        </w:div>
                                                        <w:div w:id="1854224591">
                                                          <w:marLeft w:val="0"/>
                                                          <w:marRight w:val="0"/>
                                                          <w:marTop w:val="0"/>
                                                          <w:marBottom w:val="0"/>
                                                          <w:divBdr>
                                                            <w:top w:val="none" w:sz="0" w:space="0" w:color="auto"/>
                                                            <w:left w:val="none" w:sz="0" w:space="0" w:color="auto"/>
                                                            <w:bottom w:val="none" w:sz="0" w:space="0" w:color="auto"/>
                                                            <w:right w:val="none" w:sz="0" w:space="0" w:color="auto"/>
                                                          </w:divBdr>
                                                        </w:div>
                                                        <w:div w:id="13583703">
                                                          <w:marLeft w:val="0"/>
                                                          <w:marRight w:val="0"/>
                                                          <w:marTop w:val="0"/>
                                                          <w:marBottom w:val="0"/>
                                                          <w:divBdr>
                                                            <w:top w:val="none" w:sz="0" w:space="0" w:color="auto"/>
                                                            <w:left w:val="none" w:sz="0" w:space="0" w:color="auto"/>
                                                            <w:bottom w:val="none" w:sz="0" w:space="0" w:color="auto"/>
                                                            <w:right w:val="none" w:sz="0" w:space="0" w:color="auto"/>
                                                          </w:divBdr>
                                                        </w:div>
                                                        <w:div w:id="1085767116">
                                                          <w:marLeft w:val="0"/>
                                                          <w:marRight w:val="0"/>
                                                          <w:marTop w:val="0"/>
                                                          <w:marBottom w:val="0"/>
                                                          <w:divBdr>
                                                            <w:top w:val="none" w:sz="0" w:space="0" w:color="auto"/>
                                                            <w:left w:val="none" w:sz="0" w:space="0" w:color="auto"/>
                                                            <w:bottom w:val="none" w:sz="0" w:space="0" w:color="auto"/>
                                                            <w:right w:val="none" w:sz="0" w:space="0" w:color="auto"/>
                                                          </w:divBdr>
                                                        </w:div>
                                                        <w:div w:id="805127421">
                                                          <w:marLeft w:val="0"/>
                                                          <w:marRight w:val="0"/>
                                                          <w:marTop w:val="0"/>
                                                          <w:marBottom w:val="0"/>
                                                          <w:divBdr>
                                                            <w:top w:val="none" w:sz="0" w:space="0" w:color="auto"/>
                                                            <w:left w:val="none" w:sz="0" w:space="0" w:color="auto"/>
                                                            <w:bottom w:val="none" w:sz="0" w:space="0" w:color="auto"/>
                                                            <w:right w:val="none" w:sz="0" w:space="0" w:color="auto"/>
                                                          </w:divBdr>
                                                        </w:div>
                                                        <w:div w:id="1072117974">
                                                          <w:marLeft w:val="0"/>
                                                          <w:marRight w:val="0"/>
                                                          <w:marTop w:val="0"/>
                                                          <w:marBottom w:val="0"/>
                                                          <w:divBdr>
                                                            <w:top w:val="none" w:sz="0" w:space="0" w:color="auto"/>
                                                            <w:left w:val="none" w:sz="0" w:space="0" w:color="auto"/>
                                                            <w:bottom w:val="none" w:sz="0" w:space="0" w:color="auto"/>
                                                            <w:right w:val="none" w:sz="0" w:space="0" w:color="auto"/>
                                                          </w:divBdr>
                                                        </w:div>
                                                        <w:div w:id="2128352114">
                                                          <w:marLeft w:val="0"/>
                                                          <w:marRight w:val="0"/>
                                                          <w:marTop w:val="0"/>
                                                          <w:marBottom w:val="0"/>
                                                          <w:divBdr>
                                                            <w:top w:val="none" w:sz="0" w:space="0" w:color="auto"/>
                                                            <w:left w:val="none" w:sz="0" w:space="0" w:color="auto"/>
                                                            <w:bottom w:val="none" w:sz="0" w:space="0" w:color="auto"/>
                                                            <w:right w:val="none" w:sz="0" w:space="0" w:color="auto"/>
                                                          </w:divBdr>
                                                        </w:div>
                                                        <w:div w:id="486359518">
                                                          <w:marLeft w:val="0"/>
                                                          <w:marRight w:val="0"/>
                                                          <w:marTop w:val="0"/>
                                                          <w:marBottom w:val="0"/>
                                                          <w:divBdr>
                                                            <w:top w:val="none" w:sz="0" w:space="0" w:color="auto"/>
                                                            <w:left w:val="none" w:sz="0" w:space="0" w:color="auto"/>
                                                            <w:bottom w:val="none" w:sz="0" w:space="0" w:color="auto"/>
                                                            <w:right w:val="none" w:sz="0" w:space="0" w:color="auto"/>
                                                          </w:divBdr>
                                                        </w:div>
                                                        <w:div w:id="134375324">
                                                          <w:marLeft w:val="0"/>
                                                          <w:marRight w:val="0"/>
                                                          <w:marTop w:val="0"/>
                                                          <w:marBottom w:val="0"/>
                                                          <w:divBdr>
                                                            <w:top w:val="none" w:sz="0" w:space="0" w:color="auto"/>
                                                            <w:left w:val="none" w:sz="0" w:space="0" w:color="auto"/>
                                                            <w:bottom w:val="none" w:sz="0" w:space="0" w:color="auto"/>
                                                            <w:right w:val="none" w:sz="0" w:space="0" w:color="auto"/>
                                                          </w:divBdr>
                                                        </w:div>
                                                        <w:div w:id="2067103526">
                                                          <w:marLeft w:val="0"/>
                                                          <w:marRight w:val="0"/>
                                                          <w:marTop w:val="0"/>
                                                          <w:marBottom w:val="0"/>
                                                          <w:divBdr>
                                                            <w:top w:val="none" w:sz="0" w:space="0" w:color="auto"/>
                                                            <w:left w:val="none" w:sz="0" w:space="0" w:color="auto"/>
                                                            <w:bottom w:val="none" w:sz="0" w:space="0" w:color="auto"/>
                                                            <w:right w:val="none" w:sz="0" w:space="0" w:color="auto"/>
                                                          </w:divBdr>
                                                        </w:div>
                                                        <w:div w:id="33469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102815">
                                                  <w:marLeft w:val="0"/>
                                                  <w:marRight w:val="0"/>
                                                  <w:marTop w:val="0"/>
                                                  <w:marBottom w:val="0"/>
                                                  <w:divBdr>
                                                    <w:top w:val="none" w:sz="0" w:space="0" w:color="auto"/>
                                                    <w:left w:val="none" w:sz="0" w:space="0" w:color="auto"/>
                                                    <w:bottom w:val="none" w:sz="0" w:space="0" w:color="auto"/>
                                                    <w:right w:val="none" w:sz="0" w:space="0" w:color="auto"/>
                                                  </w:divBdr>
                                                  <w:divsChild>
                                                    <w:div w:id="560678803">
                                                      <w:marLeft w:val="0"/>
                                                      <w:marRight w:val="0"/>
                                                      <w:marTop w:val="0"/>
                                                      <w:marBottom w:val="0"/>
                                                      <w:divBdr>
                                                        <w:top w:val="none" w:sz="0" w:space="0" w:color="auto"/>
                                                        <w:left w:val="none" w:sz="0" w:space="0" w:color="auto"/>
                                                        <w:bottom w:val="none" w:sz="0" w:space="0" w:color="auto"/>
                                                        <w:right w:val="none" w:sz="0" w:space="0" w:color="auto"/>
                                                      </w:divBdr>
                                                    </w:div>
                                                  </w:divsChild>
                                                </w:div>
                                                <w:div w:id="472720399">
                                                  <w:marLeft w:val="0"/>
                                                  <w:marRight w:val="0"/>
                                                  <w:marTop w:val="0"/>
                                                  <w:marBottom w:val="0"/>
                                                  <w:divBdr>
                                                    <w:top w:val="none" w:sz="0" w:space="0" w:color="auto"/>
                                                    <w:left w:val="none" w:sz="0" w:space="0" w:color="auto"/>
                                                    <w:bottom w:val="none" w:sz="0" w:space="0" w:color="auto"/>
                                                    <w:right w:val="none" w:sz="0" w:space="0" w:color="auto"/>
                                                  </w:divBdr>
                                                  <w:divsChild>
                                                    <w:div w:id="1825777033">
                                                      <w:marLeft w:val="0"/>
                                                      <w:marRight w:val="0"/>
                                                      <w:marTop w:val="0"/>
                                                      <w:marBottom w:val="0"/>
                                                      <w:divBdr>
                                                        <w:top w:val="none" w:sz="0" w:space="0" w:color="auto"/>
                                                        <w:left w:val="none" w:sz="0" w:space="0" w:color="auto"/>
                                                        <w:bottom w:val="none" w:sz="0" w:space="0" w:color="auto"/>
                                                        <w:right w:val="none" w:sz="0" w:space="0" w:color="auto"/>
                                                      </w:divBdr>
                                                    </w:div>
                                                  </w:divsChild>
                                                </w:div>
                                                <w:div w:id="389815604">
                                                  <w:marLeft w:val="0"/>
                                                  <w:marRight w:val="0"/>
                                                  <w:marTop w:val="0"/>
                                                  <w:marBottom w:val="0"/>
                                                  <w:divBdr>
                                                    <w:top w:val="none" w:sz="0" w:space="0" w:color="auto"/>
                                                    <w:left w:val="none" w:sz="0" w:space="0" w:color="auto"/>
                                                    <w:bottom w:val="none" w:sz="0" w:space="0" w:color="auto"/>
                                                    <w:right w:val="none" w:sz="0" w:space="0" w:color="auto"/>
                                                  </w:divBdr>
                                                  <w:divsChild>
                                                    <w:div w:id="174406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198235">
      <w:bodyDiv w:val="1"/>
      <w:marLeft w:val="0"/>
      <w:marRight w:val="0"/>
      <w:marTop w:val="0"/>
      <w:marBottom w:val="0"/>
      <w:divBdr>
        <w:top w:val="none" w:sz="0" w:space="0" w:color="auto"/>
        <w:left w:val="none" w:sz="0" w:space="0" w:color="auto"/>
        <w:bottom w:val="none" w:sz="0" w:space="0" w:color="auto"/>
        <w:right w:val="none" w:sz="0" w:space="0" w:color="auto"/>
      </w:divBdr>
    </w:div>
    <w:div w:id="437146391">
      <w:bodyDiv w:val="1"/>
      <w:marLeft w:val="0"/>
      <w:marRight w:val="0"/>
      <w:marTop w:val="0"/>
      <w:marBottom w:val="0"/>
      <w:divBdr>
        <w:top w:val="none" w:sz="0" w:space="0" w:color="auto"/>
        <w:left w:val="none" w:sz="0" w:space="0" w:color="auto"/>
        <w:bottom w:val="none" w:sz="0" w:space="0" w:color="auto"/>
        <w:right w:val="none" w:sz="0" w:space="0" w:color="auto"/>
      </w:divBdr>
    </w:div>
    <w:div w:id="477846515">
      <w:bodyDiv w:val="1"/>
      <w:marLeft w:val="0"/>
      <w:marRight w:val="0"/>
      <w:marTop w:val="0"/>
      <w:marBottom w:val="0"/>
      <w:divBdr>
        <w:top w:val="none" w:sz="0" w:space="0" w:color="auto"/>
        <w:left w:val="none" w:sz="0" w:space="0" w:color="auto"/>
        <w:bottom w:val="none" w:sz="0" w:space="0" w:color="auto"/>
        <w:right w:val="none" w:sz="0" w:space="0" w:color="auto"/>
      </w:divBdr>
    </w:div>
    <w:div w:id="500127783">
      <w:bodyDiv w:val="1"/>
      <w:marLeft w:val="0"/>
      <w:marRight w:val="0"/>
      <w:marTop w:val="0"/>
      <w:marBottom w:val="0"/>
      <w:divBdr>
        <w:top w:val="none" w:sz="0" w:space="0" w:color="auto"/>
        <w:left w:val="none" w:sz="0" w:space="0" w:color="auto"/>
        <w:bottom w:val="none" w:sz="0" w:space="0" w:color="auto"/>
        <w:right w:val="none" w:sz="0" w:space="0" w:color="auto"/>
      </w:divBdr>
    </w:div>
    <w:div w:id="500395206">
      <w:bodyDiv w:val="1"/>
      <w:marLeft w:val="0"/>
      <w:marRight w:val="0"/>
      <w:marTop w:val="0"/>
      <w:marBottom w:val="0"/>
      <w:divBdr>
        <w:top w:val="none" w:sz="0" w:space="0" w:color="auto"/>
        <w:left w:val="none" w:sz="0" w:space="0" w:color="auto"/>
        <w:bottom w:val="none" w:sz="0" w:space="0" w:color="auto"/>
        <w:right w:val="none" w:sz="0" w:space="0" w:color="auto"/>
      </w:divBdr>
      <w:divsChild>
        <w:div w:id="1446119749">
          <w:marLeft w:val="0"/>
          <w:marRight w:val="0"/>
          <w:marTop w:val="0"/>
          <w:marBottom w:val="0"/>
          <w:divBdr>
            <w:top w:val="none" w:sz="0" w:space="0" w:color="auto"/>
            <w:left w:val="none" w:sz="0" w:space="0" w:color="auto"/>
            <w:bottom w:val="none" w:sz="0" w:space="0" w:color="auto"/>
            <w:right w:val="none" w:sz="0" w:space="0" w:color="auto"/>
          </w:divBdr>
          <w:divsChild>
            <w:div w:id="1012874967">
              <w:marLeft w:val="0"/>
              <w:marRight w:val="0"/>
              <w:marTop w:val="0"/>
              <w:marBottom w:val="0"/>
              <w:divBdr>
                <w:top w:val="none" w:sz="0" w:space="0" w:color="auto"/>
                <w:left w:val="none" w:sz="0" w:space="0" w:color="auto"/>
                <w:bottom w:val="none" w:sz="0" w:space="0" w:color="auto"/>
                <w:right w:val="none" w:sz="0" w:space="0" w:color="auto"/>
              </w:divBdr>
            </w:div>
            <w:div w:id="1305353721">
              <w:marLeft w:val="0"/>
              <w:marRight w:val="0"/>
              <w:marTop w:val="0"/>
              <w:marBottom w:val="0"/>
              <w:divBdr>
                <w:top w:val="none" w:sz="0" w:space="0" w:color="auto"/>
                <w:left w:val="none" w:sz="0" w:space="0" w:color="auto"/>
                <w:bottom w:val="none" w:sz="0" w:space="0" w:color="auto"/>
                <w:right w:val="none" w:sz="0" w:space="0" w:color="auto"/>
              </w:divBdr>
            </w:div>
            <w:div w:id="2061971519">
              <w:marLeft w:val="0"/>
              <w:marRight w:val="0"/>
              <w:marTop w:val="0"/>
              <w:marBottom w:val="0"/>
              <w:divBdr>
                <w:top w:val="none" w:sz="0" w:space="0" w:color="auto"/>
                <w:left w:val="none" w:sz="0" w:space="0" w:color="auto"/>
                <w:bottom w:val="none" w:sz="0" w:space="0" w:color="auto"/>
                <w:right w:val="none" w:sz="0" w:space="0" w:color="auto"/>
              </w:divBdr>
            </w:div>
            <w:div w:id="2067295147">
              <w:marLeft w:val="0"/>
              <w:marRight w:val="0"/>
              <w:marTop w:val="0"/>
              <w:marBottom w:val="0"/>
              <w:divBdr>
                <w:top w:val="none" w:sz="0" w:space="0" w:color="auto"/>
                <w:left w:val="none" w:sz="0" w:space="0" w:color="auto"/>
                <w:bottom w:val="none" w:sz="0" w:space="0" w:color="auto"/>
                <w:right w:val="none" w:sz="0" w:space="0" w:color="auto"/>
              </w:divBdr>
            </w:div>
            <w:div w:id="721751484">
              <w:marLeft w:val="0"/>
              <w:marRight w:val="0"/>
              <w:marTop w:val="0"/>
              <w:marBottom w:val="0"/>
              <w:divBdr>
                <w:top w:val="none" w:sz="0" w:space="0" w:color="auto"/>
                <w:left w:val="none" w:sz="0" w:space="0" w:color="auto"/>
                <w:bottom w:val="none" w:sz="0" w:space="0" w:color="auto"/>
                <w:right w:val="none" w:sz="0" w:space="0" w:color="auto"/>
              </w:divBdr>
            </w:div>
            <w:div w:id="6830190">
              <w:marLeft w:val="0"/>
              <w:marRight w:val="0"/>
              <w:marTop w:val="0"/>
              <w:marBottom w:val="0"/>
              <w:divBdr>
                <w:top w:val="none" w:sz="0" w:space="0" w:color="auto"/>
                <w:left w:val="none" w:sz="0" w:space="0" w:color="auto"/>
                <w:bottom w:val="none" w:sz="0" w:space="0" w:color="auto"/>
                <w:right w:val="none" w:sz="0" w:space="0" w:color="auto"/>
              </w:divBdr>
            </w:div>
            <w:div w:id="1866361374">
              <w:marLeft w:val="0"/>
              <w:marRight w:val="0"/>
              <w:marTop w:val="0"/>
              <w:marBottom w:val="0"/>
              <w:divBdr>
                <w:top w:val="none" w:sz="0" w:space="0" w:color="auto"/>
                <w:left w:val="none" w:sz="0" w:space="0" w:color="auto"/>
                <w:bottom w:val="none" w:sz="0" w:space="0" w:color="auto"/>
                <w:right w:val="none" w:sz="0" w:space="0" w:color="auto"/>
              </w:divBdr>
            </w:div>
            <w:div w:id="456946981">
              <w:marLeft w:val="0"/>
              <w:marRight w:val="0"/>
              <w:marTop w:val="0"/>
              <w:marBottom w:val="0"/>
              <w:divBdr>
                <w:top w:val="none" w:sz="0" w:space="0" w:color="auto"/>
                <w:left w:val="none" w:sz="0" w:space="0" w:color="auto"/>
                <w:bottom w:val="none" w:sz="0" w:space="0" w:color="auto"/>
                <w:right w:val="none" w:sz="0" w:space="0" w:color="auto"/>
              </w:divBdr>
            </w:div>
            <w:div w:id="1223523993">
              <w:marLeft w:val="0"/>
              <w:marRight w:val="0"/>
              <w:marTop w:val="0"/>
              <w:marBottom w:val="0"/>
              <w:divBdr>
                <w:top w:val="none" w:sz="0" w:space="0" w:color="auto"/>
                <w:left w:val="none" w:sz="0" w:space="0" w:color="auto"/>
                <w:bottom w:val="none" w:sz="0" w:space="0" w:color="auto"/>
                <w:right w:val="none" w:sz="0" w:space="0" w:color="auto"/>
              </w:divBdr>
            </w:div>
            <w:div w:id="1367175852">
              <w:marLeft w:val="0"/>
              <w:marRight w:val="0"/>
              <w:marTop w:val="0"/>
              <w:marBottom w:val="0"/>
              <w:divBdr>
                <w:top w:val="none" w:sz="0" w:space="0" w:color="auto"/>
                <w:left w:val="none" w:sz="0" w:space="0" w:color="auto"/>
                <w:bottom w:val="none" w:sz="0" w:space="0" w:color="auto"/>
                <w:right w:val="none" w:sz="0" w:space="0" w:color="auto"/>
              </w:divBdr>
            </w:div>
            <w:div w:id="169275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603475">
      <w:bodyDiv w:val="1"/>
      <w:marLeft w:val="0"/>
      <w:marRight w:val="0"/>
      <w:marTop w:val="0"/>
      <w:marBottom w:val="0"/>
      <w:divBdr>
        <w:top w:val="none" w:sz="0" w:space="0" w:color="auto"/>
        <w:left w:val="none" w:sz="0" w:space="0" w:color="auto"/>
        <w:bottom w:val="none" w:sz="0" w:space="0" w:color="auto"/>
        <w:right w:val="none" w:sz="0" w:space="0" w:color="auto"/>
      </w:divBdr>
    </w:div>
    <w:div w:id="510339966">
      <w:bodyDiv w:val="1"/>
      <w:marLeft w:val="0"/>
      <w:marRight w:val="0"/>
      <w:marTop w:val="0"/>
      <w:marBottom w:val="0"/>
      <w:divBdr>
        <w:top w:val="none" w:sz="0" w:space="0" w:color="auto"/>
        <w:left w:val="none" w:sz="0" w:space="0" w:color="auto"/>
        <w:bottom w:val="none" w:sz="0" w:space="0" w:color="auto"/>
        <w:right w:val="none" w:sz="0" w:space="0" w:color="auto"/>
      </w:divBdr>
      <w:divsChild>
        <w:div w:id="186911469">
          <w:marLeft w:val="0"/>
          <w:marRight w:val="0"/>
          <w:marTop w:val="0"/>
          <w:marBottom w:val="0"/>
          <w:divBdr>
            <w:top w:val="none" w:sz="0" w:space="0" w:color="auto"/>
            <w:left w:val="none" w:sz="0" w:space="0" w:color="auto"/>
            <w:bottom w:val="none" w:sz="0" w:space="0" w:color="auto"/>
            <w:right w:val="none" w:sz="0" w:space="0" w:color="auto"/>
          </w:divBdr>
        </w:div>
      </w:divsChild>
    </w:div>
    <w:div w:id="535243005">
      <w:bodyDiv w:val="1"/>
      <w:marLeft w:val="0"/>
      <w:marRight w:val="0"/>
      <w:marTop w:val="0"/>
      <w:marBottom w:val="0"/>
      <w:divBdr>
        <w:top w:val="none" w:sz="0" w:space="0" w:color="auto"/>
        <w:left w:val="none" w:sz="0" w:space="0" w:color="auto"/>
        <w:bottom w:val="none" w:sz="0" w:space="0" w:color="auto"/>
        <w:right w:val="none" w:sz="0" w:space="0" w:color="auto"/>
      </w:divBdr>
    </w:div>
    <w:div w:id="584413840">
      <w:bodyDiv w:val="1"/>
      <w:marLeft w:val="0"/>
      <w:marRight w:val="0"/>
      <w:marTop w:val="0"/>
      <w:marBottom w:val="0"/>
      <w:divBdr>
        <w:top w:val="none" w:sz="0" w:space="0" w:color="auto"/>
        <w:left w:val="none" w:sz="0" w:space="0" w:color="auto"/>
        <w:bottom w:val="none" w:sz="0" w:space="0" w:color="auto"/>
        <w:right w:val="none" w:sz="0" w:space="0" w:color="auto"/>
      </w:divBdr>
    </w:div>
    <w:div w:id="590044100">
      <w:bodyDiv w:val="1"/>
      <w:marLeft w:val="0"/>
      <w:marRight w:val="0"/>
      <w:marTop w:val="0"/>
      <w:marBottom w:val="0"/>
      <w:divBdr>
        <w:top w:val="none" w:sz="0" w:space="0" w:color="auto"/>
        <w:left w:val="none" w:sz="0" w:space="0" w:color="auto"/>
        <w:bottom w:val="none" w:sz="0" w:space="0" w:color="auto"/>
        <w:right w:val="none" w:sz="0" w:space="0" w:color="auto"/>
      </w:divBdr>
      <w:divsChild>
        <w:div w:id="1952588129">
          <w:marLeft w:val="0"/>
          <w:marRight w:val="0"/>
          <w:marTop w:val="0"/>
          <w:marBottom w:val="0"/>
          <w:divBdr>
            <w:top w:val="none" w:sz="0" w:space="0" w:color="auto"/>
            <w:left w:val="none" w:sz="0" w:space="0" w:color="auto"/>
            <w:bottom w:val="none" w:sz="0" w:space="0" w:color="auto"/>
            <w:right w:val="none" w:sz="0" w:space="0" w:color="auto"/>
          </w:divBdr>
          <w:divsChild>
            <w:div w:id="1070037997">
              <w:marLeft w:val="0"/>
              <w:marRight w:val="0"/>
              <w:marTop w:val="0"/>
              <w:marBottom w:val="0"/>
              <w:divBdr>
                <w:top w:val="none" w:sz="0" w:space="0" w:color="auto"/>
                <w:left w:val="none" w:sz="0" w:space="0" w:color="auto"/>
                <w:bottom w:val="none" w:sz="0" w:space="0" w:color="auto"/>
                <w:right w:val="none" w:sz="0" w:space="0" w:color="auto"/>
              </w:divBdr>
            </w:div>
            <w:div w:id="1364862926">
              <w:marLeft w:val="0"/>
              <w:marRight w:val="0"/>
              <w:marTop w:val="0"/>
              <w:marBottom w:val="0"/>
              <w:divBdr>
                <w:top w:val="none" w:sz="0" w:space="0" w:color="auto"/>
                <w:left w:val="none" w:sz="0" w:space="0" w:color="auto"/>
                <w:bottom w:val="none" w:sz="0" w:space="0" w:color="auto"/>
                <w:right w:val="none" w:sz="0" w:space="0" w:color="auto"/>
              </w:divBdr>
            </w:div>
            <w:div w:id="760217971">
              <w:marLeft w:val="0"/>
              <w:marRight w:val="0"/>
              <w:marTop w:val="0"/>
              <w:marBottom w:val="0"/>
              <w:divBdr>
                <w:top w:val="none" w:sz="0" w:space="0" w:color="auto"/>
                <w:left w:val="none" w:sz="0" w:space="0" w:color="auto"/>
                <w:bottom w:val="none" w:sz="0" w:space="0" w:color="auto"/>
                <w:right w:val="none" w:sz="0" w:space="0" w:color="auto"/>
              </w:divBdr>
            </w:div>
            <w:div w:id="567693939">
              <w:marLeft w:val="0"/>
              <w:marRight w:val="0"/>
              <w:marTop w:val="0"/>
              <w:marBottom w:val="0"/>
              <w:divBdr>
                <w:top w:val="none" w:sz="0" w:space="0" w:color="auto"/>
                <w:left w:val="none" w:sz="0" w:space="0" w:color="auto"/>
                <w:bottom w:val="none" w:sz="0" w:space="0" w:color="auto"/>
                <w:right w:val="none" w:sz="0" w:space="0" w:color="auto"/>
              </w:divBdr>
            </w:div>
            <w:div w:id="610670655">
              <w:marLeft w:val="0"/>
              <w:marRight w:val="0"/>
              <w:marTop w:val="0"/>
              <w:marBottom w:val="0"/>
              <w:divBdr>
                <w:top w:val="none" w:sz="0" w:space="0" w:color="auto"/>
                <w:left w:val="none" w:sz="0" w:space="0" w:color="auto"/>
                <w:bottom w:val="none" w:sz="0" w:space="0" w:color="auto"/>
                <w:right w:val="none" w:sz="0" w:space="0" w:color="auto"/>
              </w:divBdr>
            </w:div>
            <w:div w:id="1168401148">
              <w:marLeft w:val="0"/>
              <w:marRight w:val="0"/>
              <w:marTop w:val="0"/>
              <w:marBottom w:val="0"/>
              <w:divBdr>
                <w:top w:val="none" w:sz="0" w:space="0" w:color="auto"/>
                <w:left w:val="none" w:sz="0" w:space="0" w:color="auto"/>
                <w:bottom w:val="none" w:sz="0" w:space="0" w:color="auto"/>
                <w:right w:val="none" w:sz="0" w:space="0" w:color="auto"/>
              </w:divBdr>
            </w:div>
            <w:div w:id="189995520">
              <w:marLeft w:val="0"/>
              <w:marRight w:val="0"/>
              <w:marTop w:val="0"/>
              <w:marBottom w:val="0"/>
              <w:divBdr>
                <w:top w:val="none" w:sz="0" w:space="0" w:color="auto"/>
                <w:left w:val="none" w:sz="0" w:space="0" w:color="auto"/>
                <w:bottom w:val="none" w:sz="0" w:space="0" w:color="auto"/>
                <w:right w:val="none" w:sz="0" w:space="0" w:color="auto"/>
              </w:divBdr>
            </w:div>
            <w:div w:id="1871260458">
              <w:marLeft w:val="0"/>
              <w:marRight w:val="0"/>
              <w:marTop w:val="0"/>
              <w:marBottom w:val="0"/>
              <w:divBdr>
                <w:top w:val="none" w:sz="0" w:space="0" w:color="auto"/>
                <w:left w:val="none" w:sz="0" w:space="0" w:color="auto"/>
                <w:bottom w:val="none" w:sz="0" w:space="0" w:color="auto"/>
                <w:right w:val="none" w:sz="0" w:space="0" w:color="auto"/>
              </w:divBdr>
            </w:div>
            <w:div w:id="303630689">
              <w:marLeft w:val="0"/>
              <w:marRight w:val="0"/>
              <w:marTop w:val="0"/>
              <w:marBottom w:val="0"/>
              <w:divBdr>
                <w:top w:val="none" w:sz="0" w:space="0" w:color="auto"/>
                <w:left w:val="none" w:sz="0" w:space="0" w:color="auto"/>
                <w:bottom w:val="none" w:sz="0" w:space="0" w:color="auto"/>
                <w:right w:val="none" w:sz="0" w:space="0" w:color="auto"/>
              </w:divBdr>
            </w:div>
            <w:div w:id="1784694240">
              <w:marLeft w:val="0"/>
              <w:marRight w:val="0"/>
              <w:marTop w:val="0"/>
              <w:marBottom w:val="0"/>
              <w:divBdr>
                <w:top w:val="none" w:sz="0" w:space="0" w:color="auto"/>
                <w:left w:val="none" w:sz="0" w:space="0" w:color="auto"/>
                <w:bottom w:val="none" w:sz="0" w:space="0" w:color="auto"/>
                <w:right w:val="none" w:sz="0" w:space="0" w:color="auto"/>
              </w:divBdr>
            </w:div>
            <w:div w:id="128091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936037">
      <w:bodyDiv w:val="1"/>
      <w:marLeft w:val="0"/>
      <w:marRight w:val="0"/>
      <w:marTop w:val="0"/>
      <w:marBottom w:val="0"/>
      <w:divBdr>
        <w:top w:val="none" w:sz="0" w:space="0" w:color="auto"/>
        <w:left w:val="none" w:sz="0" w:space="0" w:color="auto"/>
        <w:bottom w:val="none" w:sz="0" w:space="0" w:color="auto"/>
        <w:right w:val="none" w:sz="0" w:space="0" w:color="auto"/>
      </w:divBdr>
      <w:divsChild>
        <w:div w:id="1293442069">
          <w:marLeft w:val="0"/>
          <w:marRight w:val="0"/>
          <w:marTop w:val="0"/>
          <w:marBottom w:val="0"/>
          <w:divBdr>
            <w:top w:val="none" w:sz="0" w:space="0" w:color="auto"/>
            <w:left w:val="none" w:sz="0" w:space="0" w:color="auto"/>
            <w:bottom w:val="none" w:sz="0" w:space="0" w:color="auto"/>
            <w:right w:val="none" w:sz="0" w:space="0" w:color="auto"/>
          </w:divBdr>
          <w:divsChild>
            <w:div w:id="853375207">
              <w:marLeft w:val="0"/>
              <w:marRight w:val="0"/>
              <w:marTop w:val="0"/>
              <w:marBottom w:val="0"/>
              <w:divBdr>
                <w:top w:val="none" w:sz="0" w:space="0" w:color="auto"/>
                <w:left w:val="none" w:sz="0" w:space="0" w:color="auto"/>
                <w:bottom w:val="none" w:sz="0" w:space="0" w:color="auto"/>
                <w:right w:val="none" w:sz="0" w:space="0" w:color="auto"/>
              </w:divBdr>
            </w:div>
            <w:div w:id="1728407658">
              <w:marLeft w:val="0"/>
              <w:marRight w:val="0"/>
              <w:marTop w:val="0"/>
              <w:marBottom w:val="0"/>
              <w:divBdr>
                <w:top w:val="none" w:sz="0" w:space="0" w:color="auto"/>
                <w:left w:val="none" w:sz="0" w:space="0" w:color="auto"/>
                <w:bottom w:val="none" w:sz="0" w:space="0" w:color="auto"/>
                <w:right w:val="none" w:sz="0" w:space="0" w:color="auto"/>
              </w:divBdr>
            </w:div>
            <w:div w:id="1128742066">
              <w:marLeft w:val="0"/>
              <w:marRight w:val="0"/>
              <w:marTop w:val="0"/>
              <w:marBottom w:val="0"/>
              <w:divBdr>
                <w:top w:val="none" w:sz="0" w:space="0" w:color="auto"/>
                <w:left w:val="none" w:sz="0" w:space="0" w:color="auto"/>
                <w:bottom w:val="none" w:sz="0" w:space="0" w:color="auto"/>
                <w:right w:val="none" w:sz="0" w:space="0" w:color="auto"/>
              </w:divBdr>
            </w:div>
            <w:div w:id="633948614">
              <w:marLeft w:val="0"/>
              <w:marRight w:val="0"/>
              <w:marTop w:val="0"/>
              <w:marBottom w:val="0"/>
              <w:divBdr>
                <w:top w:val="none" w:sz="0" w:space="0" w:color="auto"/>
                <w:left w:val="none" w:sz="0" w:space="0" w:color="auto"/>
                <w:bottom w:val="none" w:sz="0" w:space="0" w:color="auto"/>
                <w:right w:val="none" w:sz="0" w:space="0" w:color="auto"/>
              </w:divBdr>
            </w:div>
            <w:div w:id="1372614194">
              <w:marLeft w:val="0"/>
              <w:marRight w:val="0"/>
              <w:marTop w:val="0"/>
              <w:marBottom w:val="0"/>
              <w:divBdr>
                <w:top w:val="none" w:sz="0" w:space="0" w:color="auto"/>
                <w:left w:val="none" w:sz="0" w:space="0" w:color="auto"/>
                <w:bottom w:val="none" w:sz="0" w:space="0" w:color="auto"/>
                <w:right w:val="none" w:sz="0" w:space="0" w:color="auto"/>
              </w:divBdr>
            </w:div>
            <w:div w:id="378286561">
              <w:marLeft w:val="0"/>
              <w:marRight w:val="0"/>
              <w:marTop w:val="0"/>
              <w:marBottom w:val="0"/>
              <w:divBdr>
                <w:top w:val="none" w:sz="0" w:space="0" w:color="auto"/>
                <w:left w:val="none" w:sz="0" w:space="0" w:color="auto"/>
                <w:bottom w:val="none" w:sz="0" w:space="0" w:color="auto"/>
                <w:right w:val="none" w:sz="0" w:space="0" w:color="auto"/>
              </w:divBdr>
            </w:div>
            <w:div w:id="177044061">
              <w:marLeft w:val="0"/>
              <w:marRight w:val="0"/>
              <w:marTop w:val="0"/>
              <w:marBottom w:val="0"/>
              <w:divBdr>
                <w:top w:val="none" w:sz="0" w:space="0" w:color="auto"/>
                <w:left w:val="none" w:sz="0" w:space="0" w:color="auto"/>
                <w:bottom w:val="none" w:sz="0" w:space="0" w:color="auto"/>
                <w:right w:val="none" w:sz="0" w:space="0" w:color="auto"/>
              </w:divBdr>
            </w:div>
            <w:div w:id="1692995108">
              <w:marLeft w:val="0"/>
              <w:marRight w:val="0"/>
              <w:marTop w:val="0"/>
              <w:marBottom w:val="0"/>
              <w:divBdr>
                <w:top w:val="none" w:sz="0" w:space="0" w:color="auto"/>
                <w:left w:val="none" w:sz="0" w:space="0" w:color="auto"/>
                <w:bottom w:val="none" w:sz="0" w:space="0" w:color="auto"/>
                <w:right w:val="none" w:sz="0" w:space="0" w:color="auto"/>
              </w:divBdr>
            </w:div>
            <w:div w:id="36865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104821">
      <w:bodyDiv w:val="1"/>
      <w:marLeft w:val="0"/>
      <w:marRight w:val="0"/>
      <w:marTop w:val="0"/>
      <w:marBottom w:val="0"/>
      <w:divBdr>
        <w:top w:val="none" w:sz="0" w:space="0" w:color="auto"/>
        <w:left w:val="none" w:sz="0" w:space="0" w:color="auto"/>
        <w:bottom w:val="none" w:sz="0" w:space="0" w:color="auto"/>
        <w:right w:val="none" w:sz="0" w:space="0" w:color="auto"/>
      </w:divBdr>
      <w:divsChild>
        <w:div w:id="1047074108">
          <w:marLeft w:val="0"/>
          <w:marRight w:val="0"/>
          <w:marTop w:val="0"/>
          <w:marBottom w:val="0"/>
          <w:divBdr>
            <w:top w:val="none" w:sz="0" w:space="0" w:color="auto"/>
            <w:left w:val="none" w:sz="0" w:space="0" w:color="auto"/>
            <w:bottom w:val="none" w:sz="0" w:space="0" w:color="auto"/>
            <w:right w:val="none" w:sz="0" w:space="0" w:color="auto"/>
          </w:divBdr>
          <w:divsChild>
            <w:div w:id="1299218102">
              <w:marLeft w:val="0"/>
              <w:marRight w:val="0"/>
              <w:marTop w:val="0"/>
              <w:marBottom w:val="0"/>
              <w:divBdr>
                <w:top w:val="none" w:sz="0" w:space="0" w:color="auto"/>
                <w:left w:val="none" w:sz="0" w:space="0" w:color="auto"/>
                <w:bottom w:val="none" w:sz="0" w:space="0" w:color="auto"/>
                <w:right w:val="none" w:sz="0" w:space="0" w:color="auto"/>
              </w:divBdr>
              <w:divsChild>
                <w:div w:id="241716925">
                  <w:marLeft w:val="0"/>
                  <w:marRight w:val="0"/>
                  <w:marTop w:val="0"/>
                  <w:marBottom w:val="0"/>
                  <w:divBdr>
                    <w:top w:val="none" w:sz="0" w:space="0" w:color="auto"/>
                    <w:left w:val="none" w:sz="0" w:space="0" w:color="auto"/>
                    <w:bottom w:val="none" w:sz="0" w:space="0" w:color="auto"/>
                    <w:right w:val="none" w:sz="0" w:space="0" w:color="auto"/>
                  </w:divBdr>
                  <w:divsChild>
                    <w:div w:id="205801871">
                      <w:marLeft w:val="0"/>
                      <w:marRight w:val="0"/>
                      <w:marTop w:val="0"/>
                      <w:marBottom w:val="0"/>
                      <w:divBdr>
                        <w:top w:val="none" w:sz="0" w:space="0" w:color="auto"/>
                        <w:left w:val="none" w:sz="0" w:space="0" w:color="auto"/>
                        <w:bottom w:val="none" w:sz="0" w:space="0" w:color="auto"/>
                        <w:right w:val="none" w:sz="0" w:space="0" w:color="auto"/>
                      </w:divBdr>
                      <w:divsChild>
                        <w:div w:id="1794254104">
                          <w:marLeft w:val="0"/>
                          <w:marRight w:val="0"/>
                          <w:marTop w:val="0"/>
                          <w:marBottom w:val="0"/>
                          <w:divBdr>
                            <w:top w:val="none" w:sz="0" w:space="0" w:color="auto"/>
                            <w:left w:val="none" w:sz="0" w:space="0" w:color="auto"/>
                            <w:bottom w:val="none" w:sz="0" w:space="0" w:color="auto"/>
                            <w:right w:val="none" w:sz="0" w:space="0" w:color="auto"/>
                          </w:divBdr>
                          <w:divsChild>
                            <w:div w:id="969938715">
                              <w:marLeft w:val="0"/>
                              <w:marRight w:val="0"/>
                              <w:marTop w:val="0"/>
                              <w:marBottom w:val="0"/>
                              <w:divBdr>
                                <w:top w:val="none" w:sz="0" w:space="0" w:color="auto"/>
                                <w:left w:val="none" w:sz="0" w:space="0" w:color="auto"/>
                                <w:bottom w:val="none" w:sz="0" w:space="0" w:color="auto"/>
                                <w:right w:val="none" w:sz="0" w:space="0" w:color="auto"/>
                              </w:divBdr>
                              <w:divsChild>
                                <w:div w:id="59058724">
                                  <w:marLeft w:val="0"/>
                                  <w:marRight w:val="0"/>
                                  <w:marTop w:val="0"/>
                                  <w:marBottom w:val="0"/>
                                  <w:divBdr>
                                    <w:top w:val="none" w:sz="0" w:space="0" w:color="auto"/>
                                    <w:left w:val="none" w:sz="0" w:space="0" w:color="auto"/>
                                    <w:bottom w:val="none" w:sz="0" w:space="0" w:color="auto"/>
                                    <w:right w:val="none" w:sz="0" w:space="0" w:color="auto"/>
                                  </w:divBdr>
                                  <w:divsChild>
                                    <w:div w:id="2094203083">
                                      <w:marLeft w:val="0"/>
                                      <w:marRight w:val="0"/>
                                      <w:marTop w:val="0"/>
                                      <w:marBottom w:val="0"/>
                                      <w:divBdr>
                                        <w:top w:val="none" w:sz="0" w:space="0" w:color="auto"/>
                                        <w:left w:val="none" w:sz="0" w:space="0" w:color="auto"/>
                                        <w:bottom w:val="none" w:sz="0" w:space="0" w:color="auto"/>
                                        <w:right w:val="none" w:sz="0" w:space="0" w:color="auto"/>
                                      </w:divBdr>
                                      <w:divsChild>
                                        <w:div w:id="1935160931">
                                          <w:marLeft w:val="0"/>
                                          <w:marRight w:val="0"/>
                                          <w:marTop w:val="0"/>
                                          <w:marBottom w:val="0"/>
                                          <w:divBdr>
                                            <w:top w:val="none" w:sz="0" w:space="0" w:color="auto"/>
                                            <w:left w:val="none" w:sz="0" w:space="0" w:color="auto"/>
                                            <w:bottom w:val="none" w:sz="0" w:space="0" w:color="auto"/>
                                            <w:right w:val="none" w:sz="0" w:space="0" w:color="auto"/>
                                          </w:divBdr>
                                          <w:divsChild>
                                            <w:div w:id="89936461">
                                              <w:marLeft w:val="0"/>
                                              <w:marRight w:val="0"/>
                                              <w:marTop w:val="0"/>
                                              <w:marBottom w:val="0"/>
                                              <w:divBdr>
                                                <w:top w:val="none" w:sz="0" w:space="0" w:color="auto"/>
                                                <w:left w:val="none" w:sz="0" w:space="0" w:color="auto"/>
                                                <w:bottom w:val="none" w:sz="0" w:space="0" w:color="auto"/>
                                                <w:right w:val="none" w:sz="0" w:space="0" w:color="auto"/>
                                              </w:divBdr>
                                              <w:divsChild>
                                                <w:div w:id="164711768">
                                                  <w:marLeft w:val="0"/>
                                                  <w:marRight w:val="0"/>
                                                  <w:marTop w:val="0"/>
                                                  <w:marBottom w:val="0"/>
                                                  <w:divBdr>
                                                    <w:top w:val="none" w:sz="0" w:space="0" w:color="auto"/>
                                                    <w:left w:val="none" w:sz="0" w:space="0" w:color="auto"/>
                                                    <w:bottom w:val="none" w:sz="0" w:space="0" w:color="auto"/>
                                                    <w:right w:val="none" w:sz="0" w:space="0" w:color="auto"/>
                                                  </w:divBdr>
                                                  <w:divsChild>
                                                    <w:div w:id="1585725208">
                                                      <w:marLeft w:val="0"/>
                                                      <w:marRight w:val="0"/>
                                                      <w:marTop w:val="0"/>
                                                      <w:marBottom w:val="0"/>
                                                      <w:divBdr>
                                                        <w:top w:val="none" w:sz="0" w:space="0" w:color="auto"/>
                                                        <w:left w:val="none" w:sz="0" w:space="0" w:color="auto"/>
                                                        <w:bottom w:val="none" w:sz="0" w:space="0" w:color="auto"/>
                                                        <w:right w:val="none" w:sz="0" w:space="0" w:color="auto"/>
                                                      </w:divBdr>
                                                      <w:divsChild>
                                                        <w:div w:id="861748766">
                                                          <w:marLeft w:val="0"/>
                                                          <w:marRight w:val="0"/>
                                                          <w:marTop w:val="0"/>
                                                          <w:marBottom w:val="0"/>
                                                          <w:divBdr>
                                                            <w:top w:val="none" w:sz="0" w:space="0" w:color="auto"/>
                                                            <w:left w:val="none" w:sz="0" w:space="0" w:color="auto"/>
                                                            <w:bottom w:val="none" w:sz="0" w:space="0" w:color="auto"/>
                                                            <w:right w:val="none" w:sz="0" w:space="0" w:color="auto"/>
                                                          </w:divBdr>
                                                        </w:div>
                                                        <w:div w:id="232546517">
                                                          <w:marLeft w:val="0"/>
                                                          <w:marRight w:val="0"/>
                                                          <w:marTop w:val="0"/>
                                                          <w:marBottom w:val="0"/>
                                                          <w:divBdr>
                                                            <w:top w:val="none" w:sz="0" w:space="0" w:color="auto"/>
                                                            <w:left w:val="none" w:sz="0" w:space="0" w:color="auto"/>
                                                            <w:bottom w:val="none" w:sz="0" w:space="0" w:color="auto"/>
                                                            <w:right w:val="none" w:sz="0" w:space="0" w:color="auto"/>
                                                          </w:divBdr>
                                                        </w:div>
                                                        <w:div w:id="1965312377">
                                                          <w:marLeft w:val="0"/>
                                                          <w:marRight w:val="0"/>
                                                          <w:marTop w:val="0"/>
                                                          <w:marBottom w:val="0"/>
                                                          <w:divBdr>
                                                            <w:top w:val="none" w:sz="0" w:space="0" w:color="auto"/>
                                                            <w:left w:val="none" w:sz="0" w:space="0" w:color="auto"/>
                                                            <w:bottom w:val="none" w:sz="0" w:space="0" w:color="auto"/>
                                                            <w:right w:val="none" w:sz="0" w:space="0" w:color="auto"/>
                                                          </w:divBdr>
                                                        </w:div>
                                                        <w:div w:id="872309911">
                                                          <w:marLeft w:val="0"/>
                                                          <w:marRight w:val="0"/>
                                                          <w:marTop w:val="0"/>
                                                          <w:marBottom w:val="0"/>
                                                          <w:divBdr>
                                                            <w:top w:val="none" w:sz="0" w:space="0" w:color="auto"/>
                                                            <w:left w:val="none" w:sz="0" w:space="0" w:color="auto"/>
                                                            <w:bottom w:val="none" w:sz="0" w:space="0" w:color="auto"/>
                                                            <w:right w:val="none" w:sz="0" w:space="0" w:color="auto"/>
                                                          </w:divBdr>
                                                        </w:div>
                                                        <w:div w:id="410083001">
                                                          <w:marLeft w:val="0"/>
                                                          <w:marRight w:val="0"/>
                                                          <w:marTop w:val="0"/>
                                                          <w:marBottom w:val="0"/>
                                                          <w:divBdr>
                                                            <w:top w:val="none" w:sz="0" w:space="0" w:color="auto"/>
                                                            <w:left w:val="none" w:sz="0" w:space="0" w:color="auto"/>
                                                            <w:bottom w:val="none" w:sz="0" w:space="0" w:color="auto"/>
                                                            <w:right w:val="none" w:sz="0" w:space="0" w:color="auto"/>
                                                          </w:divBdr>
                                                        </w:div>
                                                        <w:div w:id="1906598474">
                                                          <w:marLeft w:val="0"/>
                                                          <w:marRight w:val="0"/>
                                                          <w:marTop w:val="0"/>
                                                          <w:marBottom w:val="0"/>
                                                          <w:divBdr>
                                                            <w:top w:val="none" w:sz="0" w:space="0" w:color="auto"/>
                                                            <w:left w:val="none" w:sz="0" w:space="0" w:color="auto"/>
                                                            <w:bottom w:val="none" w:sz="0" w:space="0" w:color="auto"/>
                                                            <w:right w:val="none" w:sz="0" w:space="0" w:color="auto"/>
                                                          </w:divBdr>
                                                        </w:div>
                                                        <w:div w:id="1221937503">
                                                          <w:marLeft w:val="0"/>
                                                          <w:marRight w:val="0"/>
                                                          <w:marTop w:val="0"/>
                                                          <w:marBottom w:val="0"/>
                                                          <w:divBdr>
                                                            <w:top w:val="none" w:sz="0" w:space="0" w:color="auto"/>
                                                            <w:left w:val="none" w:sz="0" w:space="0" w:color="auto"/>
                                                            <w:bottom w:val="none" w:sz="0" w:space="0" w:color="auto"/>
                                                            <w:right w:val="none" w:sz="0" w:space="0" w:color="auto"/>
                                                          </w:divBdr>
                                                        </w:div>
                                                        <w:div w:id="1450588839">
                                                          <w:marLeft w:val="0"/>
                                                          <w:marRight w:val="0"/>
                                                          <w:marTop w:val="0"/>
                                                          <w:marBottom w:val="0"/>
                                                          <w:divBdr>
                                                            <w:top w:val="none" w:sz="0" w:space="0" w:color="auto"/>
                                                            <w:left w:val="none" w:sz="0" w:space="0" w:color="auto"/>
                                                            <w:bottom w:val="none" w:sz="0" w:space="0" w:color="auto"/>
                                                            <w:right w:val="none" w:sz="0" w:space="0" w:color="auto"/>
                                                          </w:divBdr>
                                                        </w:div>
                                                        <w:div w:id="922371950">
                                                          <w:marLeft w:val="0"/>
                                                          <w:marRight w:val="0"/>
                                                          <w:marTop w:val="0"/>
                                                          <w:marBottom w:val="0"/>
                                                          <w:divBdr>
                                                            <w:top w:val="none" w:sz="0" w:space="0" w:color="auto"/>
                                                            <w:left w:val="none" w:sz="0" w:space="0" w:color="auto"/>
                                                            <w:bottom w:val="none" w:sz="0" w:space="0" w:color="auto"/>
                                                            <w:right w:val="none" w:sz="0" w:space="0" w:color="auto"/>
                                                          </w:divBdr>
                                                        </w:div>
                                                        <w:div w:id="1369450607">
                                                          <w:marLeft w:val="0"/>
                                                          <w:marRight w:val="0"/>
                                                          <w:marTop w:val="0"/>
                                                          <w:marBottom w:val="0"/>
                                                          <w:divBdr>
                                                            <w:top w:val="none" w:sz="0" w:space="0" w:color="auto"/>
                                                            <w:left w:val="none" w:sz="0" w:space="0" w:color="auto"/>
                                                            <w:bottom w:val="none" w:sz="0" w:space="0" w:color="auto"/>
                                                            <w:right w:val="none" w:sz="0" w:space="0" w:color="auto"/>
                                                          </w:divBdr>
                                                        </w:div>
                                                        <w:div w:id="965694934">
                                                          <w:marLeft w:val="0"/>
                                                          <w:marRight w:val="0"/>
                                                          <w:marTop w:val="0"/>
                                                          <w:marBottom w:val="0"/>
                                                          <w:divBdr>
                                                            <w:top w:val="none" w:sz="0" w:space="0" w:color="auto"/>
                                                            <w:left w:val="none" w:sz="0" w:space="0" w:color="auto"/>
                                                            <w:bottom w:val="none" w:sz="0" w:space="0" w:color="auto"/>
                                                            <w:right w:val="none" w:sz="0" w:space="0" w:color="auto"/>
                                                          </w:divBdr>
                                                        </w:div>
                                                        <w:div w:id="23099541">
                                                          <w:marLeft w:val="0"/>
                                                          <w:marRight w:val="0"/>
                                                          <w:marTop w:val="0"/>
                                                          <w:marBottom w:val="0"/>
                                                          <w:divBdr>
                                                            <w:top w:val="none" w:sz="0" w:space="0" w:color="auto"/>
                                                            <w:left w:val="none" w:sz="0" w:space="0" w:color="auto"/>
                                                            <w:bottom w:val="none" w:sz="0" w:space="0" w:color="auto"/>
                                                            <w:right w:val="none" w:sz="0" w:space="0" w:color="auto"/>
                                                          </w:divBdr>
                                                        </w:div>
                                                        <w:div w:id="99685534">
                                                          <w:marLeft w:val="0"/>
                                                          <w:marRight w:val="0"/>
                                                          <w:marTop w:val="0"/>
                                                          <w:marBottom w:val="0"/>
                                                          <w:divBdr>
                                                            <w:top w:val="none" w:sz="0" w:space="0" w:color="auto"/>
                                                            <w:left w:val="none" w:sz="0" w:space="0" w:color="auto"/>
                                                            <w:bottom w:val="none" w:sz="0" w:space="0" w:color="auto"/>
                                                            <w:right w:val="none" w:sz="0" w:space="0" w:color="auto"/>
                                                          </w:divBdr>
                                                        </w:div>
                                                        <w:div w:id="82187722">
                                                          <w:marLeft w:val="0"/>
                                                          <w:marRight w:val="0"/>
                                                          <w:marTop w:val="0"/>
                                                          <w:marBottom w:val="0"/>
                                                          <w:divBdr>
                                                            <w:top w:val="none" w:sz="0" w:space="0" w:color="auto"/>
                                                            <w:left w:val="none" w:sz="0" w:space="0" w:color="auto"/>
                                                            <w:bottom w:val="none" w:sz="0" w:space="0" w:color="auto"/>
                                                            <w:right w:val="none" w:sz="0" w:space="0" w:color="auto"/>
                                                          </w:divBdr>
                                                        </w:div>
                                                        <w:div w:id="1948585541">
                                                          <w:marLeft w:val="0"/>
                                                          <w:marRight w:val="0"/>
                                                          <w:marTop w:val="0"/>
                                                          <w:marBottom w:val="0"/>
                                                          <w:divBdr>
                                                            <w:top w:val="none" w:sz="0" w:space="0" w:color="auto"/>
                                                            <w:left w:val="none" w:sz="0" w:space="0" w:color="auto"/>
                                                            <w:bottom w:val="none" w:sz="0" w:space="0" w:color="auto"/>
                                                            <w:right w:val="none" w:sz="0" w:space="0" w:color="auto"/>
                                                          </w:divBdr>
                                                        </w:div>
                                                        <w:div w:id="1977710542">
                                                          <w:marLeft w:val="0"/>
                                                          <w:marRight w:val="0"/>
                                                          <w:marTop w:val="0"/>
                                                          <w:marBottom w:val="0"/>
                                                          <w:divBdr>
                                                            <w:top w:val="none" w:sz="0" w:space="0" w:color="auto"/>
                                                            <w:left w:val="none" w:sz="0" w:space="0" w:color="auto"/>
                                                            <w:bottom w:val="none" w:sz="0" w:space="0" w:color="auto"/>
                                                            <w:right w:val="none" w:sz="0" w:space="0" w:color="auto"/>
                                                          </w:divBdr>
                                                        </w:div>
                                                        <w:div w:id="1154100040">
                                                          <w:marLeft w:val="0"/>
                                                          <w:marRight w:val="0"/>
                                                          <w:marTop w:val="0"/>
                                                          <w:marBottom w:val="0"/>
                                                          <w:divBdr>
                                                            <w:top w:val="none" w:sz="0" w:space="0" w:color="auto"/>
                                                            <w:left w:val="none" w:sz="0" w:space="0" w:color="auto"/>
                                                            <w:bottom w:val="none" w:sz="0" w:space="0" w:color="auto"/>
                                                            <w:right w:val="none" w:sz="0" w:space="0" w:color="auto"/>
                                                          </w:divBdr>
                                                        </w:div>
                                                        <w:div w:id="1933775833">
                                                          <w:marLeft w:val="0"/>
                                                          <w:marRight w:val="0"/>
                                                          <w:marTop w:val="0"/>
                                                          <w:marBottom w:val="0"/>
                                                          <w:divBdr>
                                                            <w:top w:val="none" w:sz="0" w:space="0" w:color="auto"/>
                                                            <w:left w:val="none" w:sz="0" w:space="0" w:color="auto"/>
                                                            <w:bottom w:val="none" w:sz="0" w:space="0" w:color="auto"/>
                                                            <w:right w:val="none" w:sz="0" w:space="0" w:color="auto"/>
                                                          </w:divBdr>
                                                        </w:div>
                                                        <w:div w:id="6294630">
                                                          <w:marLeft w:val="0"/>
                                                          <w:marRight w:val="0"/>
                                                          <w:marTop w:val="0"/>
                                                          <w:marBottom w:val="0"/>
                                                          <w:divBdr>
                                                            <w:top w:val="none" w:sz="0" w:space="0" w:color="auto"/>
                                                            <w:left w:val="none" w:sz="0" w:space="0" w:color="auto"/>
                                                            <w:bottom w:val="none" w:sz="0" w:space="0" w:color="auto"/>
                                                            <w:right w:val="none" w:sz="0" w:space="0" w:color="auto"/>
                                                          </w:divBdr>
                                                        </w:div>
                                                        <w:div w:id="895242731">
                                                          <w:marLeft w:val="0"/>
                                                          <w:marRight w:val="0"/>
                                                          <w:marTop w:val="0"/>
                                                          <w:marBottom w:val="0"/>
                                                          <w:divBdr>
                                                            <w:top w:val="none" w:sz="0" w:space="0" w:color="auto"/>
                                                            <w:left w:val="none" w:sz="0" w:space="0" w:color="auto"/>
                                                            <w:bottom w:val="none" w:sz="0" w:space="0" w:color="auto"/>
                                                            <w:right w:val="none" w:sz="0" w:space="0" w:color="auto"/>
                                                          </w:divBdr>
                                                        </w:div>
                                                        <w:div w:id="988436778">
                                                          <w:marLeft w:val="0"/>
                                                          <w:marRight w:val="0"/>
                                                          <w:marTop w:val="0"/>
                                                          <w:marBottom w:val="0"/>
                                                          <w:divBdr>
                                                            <w:top w:val="none" w:sz="0" w:space="0" w:color="auto"/>
                                                            <w:left w:val="none" w:sz="0" w:space="0" w:color="auto"/>
                                                            <w:bottom w:val="none" w:sz="0" w:space="0" w:color="auto"/>
                                                            <w:right w:val="none" w:sz="0" w:space="0" w:color="auto"/>
                                                          </w:divBdr>
                                                        </w:div>
                                                        <w:div w:id="973412309">
                                                          <w:marLeft w:val="0"/>
                                                          <w:marRight w:val="0"/>
                                                          <w:marTop w:val="0"/>
                                                          <w:marBottom w:val="0"/>
                                                          <w:divBdr>
                                                            <w:top w:val="none" w:sz="0" w:space="0" w:color="auto"/>
                                                            <w:left w:val="none" w:sz="0" w:space="0" w:color="auto"/>
                                                            <w:bottom w:val="none" w:sz="0" w:space="0" w:color="auto"/>
                                                            <w:right w:val="none" w:sz="0" w:space="0" w:color="auto"/>
                                                          </w:divBdr>
                                                        </w:div>
                                                        <w:div w:id="1333921169">
                                                          <w:marLeft w:val="0"/>
                                                          <w:marRight w:val="0"/>
                                                          <w:marTop w:val="0"/>
                                                          <w:marBottom w:val="0"/>
                                                          <w:divBdr>
                                                            <w:top w:val="none" w:sz="0" w:space="0" w:color="auto"/>
                                                            <w:left w:val="none" w:sz="0" w:space="0" w:color="auto"/>
                                                            <w:bottom w:val="none" w:sz="0" w:space="0" w:color="auto"/>
                                                            <w:right w:val="none" w:sz="0" w:space="0" w:color="auto"/>
                                                          </w:divBdr>
                                                        </w:div>
                                                        <w:div w:id="177937763">
                                                          <w:marLeft w:val="0"/>
                                                          <w:marRight w:val="0"/>
                                                          <w:marTop w:val="0"/>
                                                          <w:marBottom w:val="0"/>
                                                          <w:divBdr>
                                                            <w:top w:val="none" w:sz="0" w:space="0" w:color="auto"/>
                                                            <w:left w:val="none" w:sz="0" w:space="0" w:color="auto"/>
                                                            <w:bottom w:val="none" w:sz="0" w:space="0" w:color="auto"/>
                                                            <w:right w:val="none" w:sz="0" w:space="0" w:color="auto"/>
                                                          </w:divBdr>
                                                        </w:div>
                                                        <w:div w:id="1784616956">
                                                          <w:marLeft w:val="0"/>
                                                          <w:marRight w:val="0"/>
                                                          <w:marTop w:val="0"/>
                                                          <w:marBottom w:val="0"/>
                                                          <w:divBdr>
                                                            <w:top w:val="none" w:sz="0" w:space="0" w:color="auto"/>
                                                            <w:left w:val="none" w:sz="0" w:space="0" w:color="auto"/>
                                                            <w:bottom w:val="none" w:sz="0" w:space="0" w:color="auto"/>
                                                            <w:right w:val="none" w:sz="0" w:space="0" w:color="auto"/>
                                                          </w:divBdr>
                                                        </w:div>
                                                        <w:div w:id="590314851">
                                                          <w:marLeft w:val="0"/>
                                                          <w:marRight w:val="0"/>
                                                          <w:marTop w:val="0"/>
                                                          <w:marBottom w:val="0"/>
                                                          <w:divBdr>
                                                            <w:top w:val="none" w:sz="0" w:space="0" w:color="auto"/>
                                                            <w:left w:val="none" w:sz="0" w:space="0" w:color="auto"/>
                                                            <w:bottom w:val="none" w:sz="0" w:space="0" w:color="auto"/>
                                                            <w:right w:val="none" w:sz="0" w:space="0" w:color="auto"/>
                                                          </w:divBdr>
                                                        </w:div>
                                                        <w:div w:id="1942882091">
                                                          <w:marLeft w:val="0"/>
                                                          <w:marRight w:val="0"/>
                                                          <w:marTop w:val="0"/>
                                                          <w:marBottom w:val="0"/>
                                                          <w:divBdr>
                                                            <w:top w:val="none" w:sz="0" w:space="0" w:color="auto"/>
                                                            <w:left w:val="none" w:sz="0" w:space="0" w:color="auto"/>
                                                            <w:bottom w:val="none" w:sz="0" w:space="0" w:color="auto"/>
                                                            <w:right w:val="none" w:sz="0" w:space="0" w:color="auto"/>
                                                          </w:divBdr>
                                                        </w:div>
                                                        <w:div w:id="352149755">
                                                          <w:marLeft w:val="0"/>
                                                          <w:marRight w:val="0"/>
                                                          <w:marTop w:val="0"/>
                                                          <w:marBottom w:val="0"/>
                                                          <w:divBdr>
                                                            <w:top w:val="none" w:sz="0" w:space="0" w:color="auto"/>
                                                            <w:left w:val="none" w:sz="0" w:space="0" w:color="auto"/>
                                                            <w:bottom w:val="none" w:sz="0" w:space="0" w:color="auto"/>
                                                            <w:right w:val="none" w:sz="0" w:space="0" w:color="auto"/>
                                                          </w:divBdr>
                                                        </w:div>
                                                        <w:div w:id="272059803">
                                                          <w:marLeft w:val="0"/>
                                                          <w:marRight w:val="0"/>
                                                          <w:marTop w:val="0"/>
                                                          <w:marBottom w:val="0"/>
                                                          <w:divBdr>
                                                            <w:top w:val="none" w:sz="0" w:space="0" w:color="auto"/>
                                                            <w:left w:val="none" w:sz="0" w:space="0" w:color="auto"/>
                                                            <w:bottom w:val="none" w:sz="0" w:space="0" w:color="auto"/>
                                                            <w:right w:val="none" w:sz="0" w:space="0" w:color="auto"/>
                                                          </w:divBdr>
                                                        </w:div>
                                                        <w:div w:id="111243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098563">
                                                  <w:marLeft w:val="0"/>
                                                  <w:marRight w:val="0"/>
                                                  <w:marTop w:val="0"/>
                                                  <w:marBottom w:val="0"/>
                                                  <w:divBdr>
                                                    <w:top w:val="none" w:sz="0" w:space="0" w:color="auto"/>
                                                    <w:left w:val="none" w:sz="0" w:space="0" w:color="auto"/>
                                                    <w:bottom w:val="none" w:sz="0" w:space="0" w:color="auto"/>
                                                    <w:right w:val="none" w:sz="0" w:space="0" w:color="auto"/>
                                                  </w:divBdr>
                                                  <w:divsChild>
                                                    <w:div w:id="1322657380">
                                                      <w:marLeft w:val="0"/>
                                                      <w:marRight w:val="0"/>
                                                      <w:marTop w:val="0"/>
                                                      <w:marBottom w:val="0"/>
                                                      <w:divBdr>
                                                        <w:top w:val="none" w:sz="0" w:space="0" w:color="auto"/>
                                                        <w:left w:val="none" w:sz="0" w:space="0" w:color="auto"/>
                                                        <w:bottom w:val="none" w:sz="0" w:space="0" w:color="auto"/>
                                                        <w:right w:val="none" w:sz="0" w:space="0" w:color="auto"/>
                                                      </w:divBdr>
                                                    </w:div>
                                                  </w:divsChild>
                                                </w:div>
                                                <w:div w:id="1540118542">
                                                  <w:marLeft w:val="0"/>
                                                  <w:marRight w:val="0"/>
                                                  <w:marTop w:val="0"/>
                                                  <w:marBottom w:val="0"/>
                                                  <w:divBdr>
                                                    <w:top w:val="none" w:sz="0" w:space="0" w:color="auto"/>
                                                    <w:left w:val="none" w:sz="0" w:space="0" w:color="auto"/>
                                                    <w:bottom w:val="none" w:sz="0" w:space="0" w:color="auto"/>
                                                    <w:right w:val="none" w:sz="0" w:space="0" w:color="auto"/>
                                                  </w:divBdr>
                                                  <w:divsChild>
                                                    <w:div w:id="1042291106">
                                                      <w:marLeft w:val="0"/>
                                                      <w:marRight w:val="0"/>
                                                      <w:marTop w:val="0"/>
                                                      <w:marBottom w:val="0"/>
                                                      <w:divBdr>
                                                        <w:top w:val="none" w:sz="0" w:space="0" w:color="auto"/>
                                                        <w:left w:val="none" w:sz="0" w:space="0" w:color="auto"/>
                                                        <w:bottom w:val="none" w:sz="0" w:space="0" w:color="auto"/>
                                                        <w:right w:val="none" w:sz="0" w:space="0" w:color="auto"/>
                                                      </w:divBdr>
                                                    </w:div>
                                                  </w:divsChild>
                                                </w:div>
                                                <w:div w:id="1693722633">
                                                  <w:marLeft w:val="0"/>
                                                  <w:marRight w:val="0"/>
                                                  <w:marTop w:val="0"/>
                                                  <w:marBottom w:val="0"/>
                                                  <w:divBdr>
                                                    <w:top w:val="none" w:sz="0" w:space="0" w:color="auto"/>
                                                    <w:left w:val="none" w:sz="0" w:space="0" w:color="auto"/>
                                                    <w:bottom w:val="none" w:sz="0" w:space="0" w:color="auto"/>
                                                    <w:right w:val="none" w:sz="0" w:space="0" w:color="auto"/>
                                                  </w:divBdr>
                                                  <w:divsChild>
                                                    <w:div w:id="108750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7153440">
      <w:bodyDiv w:val="1"/>
      <w:marLeft w:val="0"/>
      <w:marRight w:val="0"/>
      <w:marTop w:val="0"/>
      <w:marBottom w:val="0"/>
      <w:divBdr>
        <w:top w:val="none" w:sz="0" w:space="0" w:color="auto"/>
        <w:left w:val="none" w:sz="0" w:space="0" w:color="auto"/>
        <w:bottom w:val="none" w:sz="0" w:space="0" w:color="auto"/>
        <w:right w:val="none" w:sz="0" w:space="0" w:color="auto"/>
      </w:divBdr>
      <w:divsChild>
        <w:div w:id="944338396">
          <w:marLeft w:val="0"/>
          <w:marRight w:val="0"/>
          <w:marTop w:val="0"/>
          <w:marBottom w:val="0"/>
          <w:divBdr>
            <w:top w:val="none" w:sz="0" w:space="0" w:color="auto"/>
            <w:left w:val="none" w:sz="0" w:space="0" w:color="auto"/>
            <w:bottom w:val="none" w:sz="0" w:space="0" w:color="auto"/>
            <w:right w:val="none" w:sz="0" w:space="0" w:color="auto"/>
          </w:divBdr>
          <w:divsChild>
            <w:div w:id="133372542">
              <w:marLeft w:val="0"/>
              <w:marRight w:val="0"/>
              <w:marTop w:val="0"/>
              <w:marBottom w:val="0"/>
              <w:divBdr>
                <w:top w:val="none" w:sz="0" w:space="0" w:color="auto"/>
                <w:left w:val="none" w:sz="0" w:space="0" w:color="auto"/>
                <w:bottom w:val="none" w:sz="0" w:space="0" w:color="auto"/>
                <w:right w:val="none" w:sz="0" w:space="0" w:color="auto"/>
              </w:divBdr>
            </w:div>
            <w:div w:id="1352224665">
              <w:marLeft w:val="0"/>
              <w:marRight w:val="0"/>
              <w:marTop w:val="0"/>
              <w:marBottom w:val="0"/>
              <w:divBdr>
                <w:top w:val="none" w:sz="0" w:space="0" w:color="auto"/>
                <w:left w:val="none" w:sz="0" w:space="0" w:color="auto"/>
                <w:bottom w:val="none" w:sz="0" w:space="0" w:color="auto"/>
                <w:right w:val="none" w:sz="0" w:space="0" w:color="auto"/>
              </w:divBdr>
            </w:div>
            <w:div w:id="1011184142">
              <w:marLeft w:val="0"/>
              <w:marRight w:val="0"/>
              <w:marTop w:val="0"/>
              <w:marBottom w:val="0"/>
              <w:divBdr>
                <w:top w:val="none" w:sz="0" w:space="0" w:color="auto"/>
                <w:left w:val="none" w:sz="0" w:space="0" w:color="auto"/>
                <w:bottom w:val="none" w:sz="0" w:space="0" w:color="auto"/>
                <w:right w:val="none" w:sz="0" w:space="0" w:color="auto"/>
              </w:divBdr>
            </w:div>
            <w:div w:id="1029338490">
              <w:marLeft w:val="0"/>
              <w:marRight w:val="0"/>
              <w:marTop w:val="0"/>
              <w:marBottom w:val="0"/>
              <w:divBdr>
                <w:top w:val="none" w:sz="0" w:space="0" w:color="auto"/>
                <w:left w:val="none" w:sz="0" w:space="0" w:color="auto"/>
                <w:bottom w:val="none" w:sz="0" w:space="0" w:color="auto"/>
                <w:right w:val="none" w:sz="0" w:space="0" w:color="auto"/>
              </w:divBdr>
            </w:div>
            <w:div w:id="1965455836">
              <w:marLeft w:val="0"/>
              <w:marRight w:val="0"/>
              <w:marTop w:val="0"/>
              <w:marBottom w:val="0"/>
              <w:divBdr>
                <w:top w:val="none" w:sz="0" w:space="0" w:color="auto"/>
                <w:left w:val="none" w:sz="0" w:space="0" w:color="auto"/>
                <w:bottom w:val="none" w:sz="0" w:space="0" w:color="auto"/>
                <w:right w:val="none" w:sz="0" w:space="0" w:color="auto"/>
              </w:divBdr>
            </w:div>
            <w:div w:id="525489881">
              <w:marLeft w:val="0"/>
              <w:marRight w:val="0"/>
              <w:marTop w:val="0"/>
              <w:marBottom w:val="0"/>
              <w:divBdr>
                <w:top w:val="none" w:sz="0" w:space="0" w:color="auto"/>
                <w:left w:val="none" w:sz="0" w:space="0" w:color="auto"/>
                <w:bottom w:val="none" w:sz="0" w:space="0" w:color="auto"/>
                <w:right w:val="none" w:sz="0" w:space="0" w:color="auto"/>
              </w:divBdr>
            </w:div>
            <w:div w:id="1397556244">
              <w:marLeft w:val="0"/>
              <w:marRight w:val="0"/>
              <w:marTop w:val="0"/>
              <w:marBottom w:val="0"/>
              <w:divBdr>
                <w:top w:val="none" w:sz="0" w:space="0" w:color="auto"/>
                <w:left w:val="none" w:sz="0" w:space="0" w:color="auto"/>
                <w:bottom w:val="none" w:sz="0" w:space="0" w:color="auto"/>
                <w:right w:val="none" w:sz="0" w:space="0" w:color="auto"/>
              </w:divBdr>
            </w:div>
            <w:div w:id="2025473162">
              <w:marLeft w:val="0"/>
              <w:marRight w:val="0"/>
              <w:marTop w:val="0"/>
              <w:marBottom w:val="0"/>
              <w:divBdr>
                <w:top w:val="none" w:sz="0" w:space="0" w:color="auto"/>
                <w:left w:val="none" w:sz="0" w:space="0" w:color="auto"/>
                <w:bottom w:val="none" w:sz="0" w:space="0" w:color="auto"/>
                <w:right w:val="none" w:sz="0" w:space="0" w:color="auto"/>
              </w:divBdr>
            </w:div>
            <w:div w:id="157431988">
              <w:marLeft w:val="0"/>
              <w:marRight w:val="0"/>
              <w:marTop w:val="0"/>
              <w:marBottom w:val="0"/>
              <w:divBdr>
                <w:top w:val="none" w:sz="0" w:space="0" w:color="auto"/>
                <w:left w:val="none" w:sz="0" w:space="0" w:color="auto"/>
                <w:bottom w:val="none" w:sz="0" w:space="0" w:color="auto"/>
                <w:right w:val="none" w:sz="0" w:space="0" w:color="auto"/>
              </w:divBdr>
            </w:div>
            <w:div w:id="1486320397">
              <w:marLeft w:val="0"/>
              <w:marRight w:val="0"/>
              <w:marTop w:val="0"/>
              <w:marBottom w:val="0"/>
              <w:divBdr>
                <w:top w:val="none" w:sz="0" w:space="0" w:color="auto"/>
                <w:left w:val="none" w:sz="0" w:space="0" w:color="auto"/>
                <w:bottom w:val="none" w:sz="0" w:space="0" w:color="auto"/>
                <w:right w:val="none" w:sz="0" w:space="0" w:color="auto"/>
              </w:divBdr>
            </w:div>
            <w:div w:id="1441607427">
              <w:marLeft w:val="0"/>
              <w:marRight w:val="0"/>
              <w:marTop w:val="0"/>
              <w:marBottom w:val="0"/>
              <w:divBdr>
                <w:top w:val="none" w:sz="0" w:space="0" w:color="auto"/>
                <w:left w:val="none" w:sz="0" w:space="0" w:color="auto"/>
                <w:bottom w:val="none" w:sz="0" w:space="0" w:color="auto"/>
                <w:right w:val="none" w:sz="0" w:space="0" w:color="auto"/>
              </w:divBdr>
            </w:div>
            <w:div w:id="45051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46173">
      <w:bodyDiv w:val="1"/>
      <w:marLeft w:val="0"/>
      <w:marRight w:val="0"/>
      <w:marTop w:val="0"/>
      <w:marBottom w:val="0"/>
      <w:divBdr>
        <w:top w:val="none" w:sz="0" w:space="0" w:color="auto"/>
        <w:left w:val="none" w:sz="0" w:space="0" w:color="auto"/>
        <w:bottom w:val="none" w:sz="0" w:space="0" w:color="auto"/>
        <w:right w:val="none" w:sz="0" w:space="0" w:color="auto"/>
      </w:divBdr>
    </w:div>
    <w:div w:id="678969199">
      <w:bodyDiv w:val="1"/>
      <w:marLeft w:val="0"/>
      <w:marRight w:val="0"/>
      <w:marTop w:val="0"/>
      <w:marBottom w:val="0"/>
      <w:divBdr>
        <w:top w:val="none" w:sz="0" w:space="0" w:color="auto"/>
        <w:left w:val="none" w:sz="0" w:space="0" w:color="auto"/>
        <w:bottom w:val="none" w:sz="0" w:space="0" w:color="auto"/>
        <w:right w:val="none" w:sz="0" w:space="0" w:color="auto"/>
      </w:divBdr>
      <w:divsChild>
        <w:div w:id="1469978853">
          <w:marLeft w:val="0"/>
          <w:marRight w:val="0"/>
          <w:marTop w:val="0"/>
          <w:marBottom w:val="0"/>
          <w:divBdr>
            <w:top w:val="none" w:sz="0" w:space="0" w:color="auto"/>
            <w:left w:val="none" w:sz="0" w:space="0" w:color="auto"/>
            <w:bottom w:val="none" w:sz="0" w:space="0" w:color="auto"/>
            <w:right w:val="none" w:sz="0" w:space="0" w:color="auto"/>
          </w:divBdr>
          <w:divsChild>
            <w:div w:id="771515051">
              <w:marLeft w:val="0"/>
              <w:marRight w:val="0"/>
              <w:marTop w:val="0"/>
              <w:marBottom w:val="0"/>
              <w:divBdr>
                <w:top w:val="none" w:sz="0" w:space="0" w:color="auto"/>
                <w:left w:val="none" w:sz="0" w:space="0" w:color="auto"/>
                <w:bottom w:val="none" w:sz="0" w:space="0" w:color="auto"/>
                <w:right w:val="none" w:sz="0" w:space="0" w:color="auto"/>
              </w:divBdr>
              <w:divsChild>
                <w:div w:id="517276226">
                  <w:marLeft w:val="0"/>
                  <w:marRight w:val="0"/>
                  <w:marTop w:val="0"/>
                  <w:marBottom w:val="0"/>
                  <w:divBdr>
                    <w:top w:val="none" w:sz="0" w:space="0" w:color="auto"/>
                    <w:left w:val="none" w:sz="0" w:space="0" w:color="auto"/>
                    <w:bottom w:val="none" w:sz="0" w:space="0" w:color="auto"/>
                    <w:right w:val="none" w:sz="0" w:space="0" w:color="auto"/>
                  </w:divBdr>
                  <w:divsChild>
                    <w:div w:id="1330526396">
                      <w:marLeft w:val="0"/>
                      <w:marRight w:val="0"/>
                      <w:marTop w:val="0"/>
                      <w:marBottom w:val="0"/>
                      <w:divBdr>
                        <w:top w:val="none" w:sz="0" w:space="0" w:color="auto"/>
                        <w:left w:val="none" w:sz="0" w:space="0" w:color="auto"/>
                        <w:bottom w:val="none" w:sz="0" w:space="0" w:color="auto"/>
                        <w:right w:val="none" w:sz="0" w:space="0" w:color="auto"/>
                      </w:divBdr>
                      <w:divsChild>
                        <w:div w:id="2045061328">
                          <w:marLeft w:val="0"/>
                          <w:marRight w:val="0"/>
                          <w:marTop w:val="0"/>
                          <w:marBottom w:val="0"/>
                          <w:divBdr>
                            <w:top w:val="none" w:sz="0" w:space="0" w:color="auto"/>
                            <w:left w:val="none" w:sz="0" w:space="0" w:color="auto"/>
                            <w:bottom w:val="none" w:sz="0" w:space="0" w:color="auto"/>
                            <w:right w:val="none" w:sz="0" w:space="0" w:color="auto"/>
                          </w:divBdr>
                          <w:divsChild>
                            <w:div w:id="2042632073">
                              <w:marLeft w:val="0"/>
                              <w:marRight w:val="0"/>
                              <w:marTop w:val="0"/>
                              <w:marBottom w:val="0"/>
                              <w:divBdr>
                                <w:top w:val="none" w:sz="0" w:space="0" w:color="auto"/>
                                <w:left w:val="none" w:sz="0" w:space="0" w:color="auto"/>
                                <w:bottom w:val="none" w:sz="0" w:space="0" w:color="auto"/>
                                <w:right w:val="none" w:sz="0" w:space="0" w:color="auto"/>
                              </w:divBdr>
                              <w:divsChild>
                                <w:div w:id="2032603260">
                                  <w:marLeft w:val="0"/>
                                  <w:marRight w:val="0"/>
                                  <w:marTop w:val="0"/>
                                  <w:marBottom w:val="0"/>
                                  <w:divBdr>
                                    <w:top w:val="none" w:sz="0" w:space="0" w:color="auto"/>
                                    <w:left w:val="none" w:sz="0" w:space="0" w:color="auto"/>
                                    <w:bottom w:val="none" w:sz="0" w:space="0" w:color="auto"/>
                                    <w:right w:val="none" w:sz="0" w:space="0" w:color="auto"/>
                                  </w:divBdr>
                                  <w:divsChild>
                                    <w:div w:id="1600600641">
                                      <w:marLeft w:val="0"/>
                                      <w:marRight w:val="0"/>
                                      <w:marTop w:val="0"/>
                                      <w:marBottom w:val="0"/>
                                      <w:divBdr>
                                        <w:top w:val="none" w:sz="0" w:space="0" w:color="auto"/>
                                        <w:left w:val="none" w:sz="0" w:space="0" w:color="auto"/>
                                        <w:bottom w:val="none" w:sz="0" w:space="0" w:color="auto"/>
                                        <w:right w:val="none" w:sz="0" w:space="0" w:color="auto"/>
                                      </w:divBdr>
                                      <w:divsChild>
                                        <w:div w:id="665329368">
                                          <w:marLeft w:val="0"/>
                                          <w:marRight w:val="0"/>
                                          <w:marTop w:val="0"/>
                                          <w:marBottom w:val="0"/>
                                          <w:divBdr>
                                            <w:top w:val="none" w:sz="0" w:space="0" w:color="auto"/>
                                            <w:left w:val="none" w:sz="0" w:space="0" w:color="auto"/>
                                            <w:bottom w:val="none" w:sz="0" w:space="0" w:color="auto"/>
                                            <w:right w:val="none" w:sz="0" w:space="0" w:color="auto"/>
                                          </w:divBdr>
                                          <w:divsChild>
                                            <w:div w:id="1230383184">
                                              <w:marLeft w:val="0"/>
                                              <w:marRight w:val="0"/>
                                              <w:marTop w:val="0"/>
                                              <w:marBottom w:val="0"/>
                                              <w:divBdr>
                                                <w:top w:val="none" w:sz="0" w:space="0" w:color="auto"/>
                                                <w:left w:val="none" w:sz="0" w:space="0" w:color="auto"/>
                                                <w:bottom w:val="none" w:sz="0" w:space="0" w:color="auto"/>
                                                <w:right w:val="none" w:sz="0" w:space="0" w:color="auto"/>
                                              </w:divBdr>
                                              <w:divsChild>
                                                <w:div w:id="1171526309">
                                                  <w:marLeft w:val="0"/>
                                                  <w:marRight w:val="0"/>
                                                  <w:marTop w:val="0"/>
                                                  <w:marBottom w:val="0"/>
                                                  <w:divBdr>
                                                    <w:top w:val="none" w:sz="0" w:space="0" w:color="auto"/>
                                                    <w:left w:val="none" w:sz="0" w:space="0" w:color="auto"/>
                                                    <w:bottom w:val="none" w:sz="0" w:space="0" w:color="auto"/>
                                                    <w:right w:val="none" w:sz="0" w:space="0" w:color="auto"/>
                                                  </w:divBdr>
                                                  <w:divsChild>
                                                    <w:div w:id="1159152516">
                                                      <w:marLeft w:val="0"/>
                                                      <w:marRight w:val="0"/>
                                                      <w:marTop w:val="0"/>
                                                      <w:marBottom w:val="0"/>
                                                      <w:divBdr>
                                                        <w:top w:val="none" w:sz="0" w:space="0" w:color="auto"/>
                                                        <w:left w:val="none" w:sz="0" w:space="0" w:color="auto"/>
                                                        <w:bottom w:val="none" w:sz="0" w:space="0" w:color="auto"/>
                                                        <w:right w:val="none" w:sz="0" w:space="0" w:color="auto"/>
                                                      </w:divBdr>
                                                      <w:divsChild>
                                                        <w:div w:id="1802066547">
                                                          <w:marLeft w:val="0"/>
                                                          <w:marRight w:val="0"/>
                                                          <w:marTop w:val="0"/>
                                                          <w:marBottom w:val="0"/>
                                                          <w:divBdr>
                                                            <w:top w:val="none" w:sz="0" w:space="0" w:color="auto"/>
                                                            <w:left w:val="none" w:sz="0" w:space="0" w:color="auto"/>
                                                            <w:bottom w:val="none" w:sz="0" w:space="0" w:color="auto"/>
                                                            <w:right w:val="none" w:sz="0" w:space="0" w:color="auto"/>
                                                          </w:divBdr>
                                                        </w:div>
                                                        <w:div w:id="229077032">
                                                          <w:marLeft w:val="0"/>
                                                          <w:marRight w:val="0"/>
                                                          <w:marTop w:val="0"/>
                                                          <w:marBottom w:val="0"/>
                                                          <w:divBdr>
                                                            <w:top w:val="none" w:sz="0" w:space="0" w:color="auto"/>
                                                            <w:left w:val="none" w:sz="0" w:space="0" w:color="auto"/>
                                                            <w:bottom w:val="none" w:sz="0" w:space="0" w:color="auto"/>
                                                            <w:right w:val="none" w:sz="0" w:space="0" w:color="auto"/>
                                                          </w:divBdr>
                                                        </w:div>
                                                        <w:div w:id="1262909947">
                                                          <w:marLeft w:val="0"/>
                                                          <w:marRight w:val="0"/>
                                                          <w:marTop w:val="0"/>
                                                          <w:marBottom w:val="0"/>
                                                          <w:divBdr>
                                                            <w:top w:val="none" w:sz="0" w:space="0" w:color="auto"/>
                                                            <w:left w:val="none" w:sz="0" w:space="0" w:color="auto"/>
                                                            <w:bottom w:val="none" w:sz="0" w:space="0" w:color="auto"/>
                                                            <w:right w:val="none" w:sz="0" w:space="0" w:color="auto"/>
                                                          </w:divBdr>
                                                        </w:div>
                                                        <w:div w:id="1051657300">
                                                          <w:marLeft w:val="0"/>
                                                          <w:marRight w:val="0"/>
                                                          <w:marTop w:val="0"/>
                                                          <w:marBottom w:val="0"/>
                                                          <w:divBdr>
                                                            <w:top w:val="none" w:sz="0" w:space="0" w:color="auto"/>
                                                            <w:left w:val="none" w:sz="0" w:space="0" w:color="auto"/>
                                                            <w:bottom w:val="none" w:sz="0" w:space="0" w:color="auto"/>
                                                            <w:right w:val="none" w:sz="0" w:space="0" w:color="auto"/>
                                                          </w:divBdr>
                                                        </w:div>
                                                        <w:div w:id="366758589">
                                                          <w:marLeft w:val="0"/>
                                                          <w:marRight w:val="0"/>
                                                          <w:marTop w:val="0"/>
                                                          <w:marBottom w:val="0"/>
                                                          <w:divBdr>
                                                            <w:top w:val="none" w:sz="0" w:space="0" w:color="auto"/>
                                                            <w:left w:val="none" w:sz="0" w:space="0" w:color="auto"/>
                                                            <w:bottom w:val="none" w:sz="0" w:space="0" w:color="auto"/>
                                                            <w:right w:val="none" w:sz="0" w:space="0" w:color="auto"/>
                                                          </w:divBdr>
                                                        </w:div>
                                                        <w:div w:id="1620917168">
                                                          <w:marLeft w:val="0"/>
                                                          <w:marRight w:val="0"/>
                                                          <w:marTop w:val="0"/>
                                                          <w:marBottom w:val="0"/>
                                                          <w:divBdr>
                                                            <w:top w:val="none" w:sz="0" w:space="0" w:color="auto"/>
                                                            <w:left w:val="none" w:sz="0" w:space="0" w:color="auto"/>
                                                            <w:bottom w:val="none" w:sz="0" w:space="0" w:color="auto"/>
                                                            <w:right w:val="none" w:sz="0" w:space="0" w:color="auto"/>
                                                          </w:divBdr>
                                                        </w:div>
                                                        <w:div w:id="1787506028">
                                                          <w:marLeft w:val="0"/>
                                                          <w:marRight w:val="0"/>
                                                          <w:marTop w:val="0"/>
                                                          <w:marBottom w:val="0"/>
                                                          <w:divBdr>
                                                            <w:top w:val="none" w:sz="0" w:space="0" w:color="auto"/>
                                                            <w:left w:val="none" w:sz="0" w:space="0" w:color="auto"/>
                                                            <w:bottom w:val="none" w:sz="0" w:space="0" w:color="auto"/>
                                                            <w:right w:val="none" w:sz="0" w:space="0" w:color="auto"/>
                                                          </w:divBdr>
                                                        </w:div>
                                                        <w:div w:id="561526201">
                                                          <w:marLeft w:val="0"/>
                                                          <w:marRight w:val="0"/>
                                                          <w:marTop w:val="0"/>
                                                          <w:marBottom w:val="0"/>
                                                          <w:divBdr>
                                                            <w:top w:val="none" w:sz="0" w:space="0" w:color="auto"/>
                                                            <w:left w:val="none" w:sz="0" w:space="0" w:color="auto"/>
                                                            <w:bottom w:val="none" w:sz="0" w:space="0" w:color="auto"/>
                                                            <w:right w:val="none" w:sz="0" w:space="0" w:color="auto"/>
                                                          </w:divBdr>
                                                        </w:div>
                                                        <w:div w:id="62222651">
                                                          <w:marLeft w:val="0"/>
                                                          <w:marRight w:val="0"/>
                                                          <w:marTop w:val="0"/>
                                                          <w:marBottom w:val="0"/>
                                                          <w:divBdr>
                                                            <w:top w:val="none" w:sz="0" w:space="0" w:color="auto"/>
                                                            <w:left w:val="none" w:sz="0" w:space="0" w:color="auto"/>
                                                            <w:bottom w:val="none" w:sz="0" w:space="0" w:color="auto"/>
                                                            <w:right w:val="none" w:sz="0" w:space="0" w:color="auto"/>
                                                          </w:divBdr>
                                                        </w:div>
                                                        <w:div w:id="455293805">
                                                          <w:marLeft w:val="0"/>
                                                          <w:marRight w:val="0"/>
                                                          <w:marTop w:val="0"/>
                                                          <w:marBottom w:val="0"/>
                                                          <w:divBdr>
                                                            <w:top w:val="none" w:sz="0" w:space="0" w:color="auto"/>
                                                            <w:left w:val="none" w:sz="0" w:space="0" w:color="auto"/>
                                                            <w:bottom w:val="none" w:sz="0" w:space="0" w:color="auto"/>
                                                            <w:right w:val="none" w:sz="0" w:space="0" w:color="auto"/>
                                                          </w:divBdr>
                                                        </w:div>
                                                        <w:div w:id="1493643175">
                                                          <w:marLeft w:val="0"/>
                                                          <w:marRight w:val="0"/>
                                                          <w:marTop w:val="0"/>
                                                          <w:marBottom w:val="0"/>
                                                          <w:divBdr>
                                                            <w:top w:val="none" w:sz="0" w:space="0" w:color="auto"/>
                                                            <w:left w:val="none" w:sz="0" w:space="0" w:color="auto"/>
                                                            <w:bottom w:val="none" w:sz="0" w:space="0" w:color="auto"/>
                                                            <w:right w:val="none" w:sz="0" w:space="0" w:color="auto"/>
                                                          </w:divBdr>
                                                        </w:div>
                                                        <w:div w:id="886189062">
                                                          <w:marLeft w:val="0"/>
                                                          <w:marRight w:val="0"/>
                                                          <w:marTop w:val="0"/>
                                                          <w:marBottom w:val="0"/>
                                                          <w:divBdr>
                                                            <w:top w:val="none" w:sz="0" w:space="0" w:color="auto"/>
                                                            <w:left w:val="none" w:sz="0" w:space="0" w:color="auto"/>
                                                            <w:bottom w:val="none" w:sz="0" w:space="0" w:color="auto"/>
                                                            <w:right w:val="none" w:sz="0" w:space="0" w:color="auto"/>
                                                          </w:divBdr>
                                                        </w:div>
                                                        <w:div w:id="109056586">
                                                          <w:marLeft w:val="0"/>
                                                          <w:marRight w:val="0"/>
                                                          <w:marTop w:val="0"/>
                                                          <w:marBottom w:val="0"/>
                                                          <w:divBdr>
                                                            <w:top w:val="none" w:sz="0" w:space="0" w:color="auto"/>
                                                            <w:left w:val="none" w:sz="0" w:space="0" w:color="auto"/>
                                                            <w:bottom w:val="none" w:sz="0" w:space="0" w:color="auto"/>
                                                            <w:right w:val="none" w:sz="0" w:space="0" w:color="auto"/>
                                                          </w:divBdr>
                                                        </w:div>
                                                        <w:div w:id="521558258">
                                                          <w:marLeft w:val="0"/>
                                                          <w:marRight w:val="0"/>
                                                          <w:marTop w:val="0"/>
                                                          <w:marBottom w:val="0"/>
                                                          <w:divBdr>
                                                            <w:top w:val="none" w:sz="0" w:space="0" w:color="auto"/>
                                                            <w:left w:val="none" w:sz="0" w:space="0" w:color="auto"/>
                                                            <w:bottom w:val="none" w:sz="0" w:space="0" w:color="auto"/>
                                                            <w:right w:val="none" w:sz="0" w:space="0" w:color="auto"/>
                                                          </w:divBdr>
                                                        </w:div>
                                                        <w:div w:id="1686207642">
                                                          <w:marLeft w:val="0"/>
                                                          <w:marRight w:val="0"/>
                                                          <w:marTop w:val="0"/>
                                                          <w:marBottom w:val="0"/>
                                                          <w:divBdr>
                                                            <w:top w:val="none" w:sz="0" w:space="0" w:color="auto"/>
                                                            <w:left w:val="none" w:sz="0" w:space="0" w:color="auto"/>
                                                            <w:bottom w:val="none" w:sz="0" w:space="0" w:color="auto"/>
                                                            <w:right w:val="none" w:sz="0" w:space="0" w:color="auto"/>
                                                          </w:divBdr>
                                                        </w:div>
                                                        <w:div w:id="1560945767">
                                                          <w:marLeft w:val="0"/>
                                                          <w:marRight w:val="0"/>
                                                          <w:marTop w:val="0"/>
                                                          <w:marBottom w:val="0"/>
                                                          <w:divBdr>
                                                            <w:top w:val="none" w:sz="0" w:space="0" w:color="auto"/>
                                                            <w:left w:val="none" w:sz="0" w:space="0" w:color="auto"/>
                                                            <w:bottom w:val="none" w:sz="0" w:space="0" w:color="auto"/>
                                                            <w:right w:val="none" w:sz="0" w:space="0" w:color="auto"/>
                                                          </w:divBdr>
                                                        </w:div>
                                                        <w:div w:id="206793863">
                                                          <w:marLeft w:val="0"/>
                                                          <w:marRight w:val="0"/>
                                                          <w:marTop w:val="0"/>
                                                          <w:marBottom w:val="0"/>
                                                          <w:divBdr>
                                                            <w:top w:val="none" w:sz="0" w:space="0" w:color="auto"/>
                                                            <w:left w:val="none" w:sz="0" w:space="0" w:color="auto"/>
                                                            <w:bottom w:val="none" w:sz="0" w:space="0" w:color="auto"/>
                                                            <w:right w:val="none" w:sz="0" w:space="0" w:color="auto"/>
                                                          </w:divBdr>
                                                        </w:div>
                                                        <w:div w:id="462232279">
                                                          <w:marLeft w:val="0"/>
                                                          <w:marRight w:val="0"/>
                                                          <w:marTop w:val="0"/>
                                                          <w:marBottom w:val="0"/>
                                                          <w:divBdr>
                                                            <w:top w:val="none" w:sz="0" w:space="0" w:color="auto"/>
                                                            <w:left w:val="none" w:sz="0" w:space="0" w:color="auto"/>
                                                            <w:bottom w:val="none" w:sz="0" w:space="0" w:color="auto"/>
                                                            <w:right w:val="none" w:sz="0" w:space="0" w:color="auto"/>
                                                          </w:divBdr>
                                                        </w:div>
                                                        <w:div w:id="936863222">
                                                          <w:marLeft w:val="0"/>
                                                          <w:marRight w:val="0"/>
                                                          <w:marTop w:val="0"/>
                                                          <w:marBottom w:val="0"/>
                                                          <w:divBdr>
                                                            <w:top w:val="none" w:sz="0" w:space="0" w:color="auto"/>
                                                            <w:left w:val="none" w:sz="0" w:space="0" w:color="auto"/>
                                                            <w:bottom w:val="none" w:sz="0" w:space="0" w:color="auto"/>
                                                            <w:right w:val="none" w:sz="0" w:space="0" w:color="auto"/>
                                                          </w:divBdr>
                                                        </w:div>
                                                        <w:div w:id="1071268281">
                                                          <w:marLeft w:val="0"/>
                                                          <w:marRight w:val="0"/>
                                                          <w:marTop w:val="0"/>
                                                          <w:marBottom w:val="0"/>
                                                          <w:divBdr>
                                                            <w:top w:val="none" w:sz="0" w:space="0" w:color="auto"/>
                                                            <w:left w:val="none" w:sz="0" w:space="0" w:color="auto"/>
                                                            <w:bottom w:val="none" w:sz="0" w:space="0" w:color="auto"/>
                                                            <w:right w:val="none" w:sz="0" w:space="0" w:color="auto"/>
                                                          </w:divBdr>
                                                        </w:div>
                                                        <w:div w:id="1897203847">
                                                          <w:marLeft w:val="0"/>
                                                          <w:marRight w:val="0"/>
                                                          <w:marTop w:val="0"/>
                                                          <w:marBottom w:val="0"/>
                                                          <w:divBdr>
                                                            <w:top w:val="none" w:sz="0" w:space="0" w:color="auto"/>
                                                            <w:left w:val="none" w:sz="0" w:space="0" w:color="auto"/>
                                                            <w:bottom w:val="none" w:sz="0" w:space="0" w:color="auto"/>
                                                            <w:right w:val="none" w:sz="0" w:space="0" w:color="auto"/>
                                                          </w:divBdr>
                                                        </w:div>
                                                        <w:div w:id="847986495">
                                                          <w:marLeft w:val="0"/>
                                                          <w:marRight w:val="0"/>
                                                          <w:marTop w:val="0"/>
                                                          <w:marBottom w:val="0"/>
                                                          <w:divBdr>
                                                            <w:top w:val="none" w:sz="0" w:space="0" w:color="auto"/>
                                                            <w:left w:val="none" w:sz="0" w:space="0" w:color="auto"/>
                                                            <w:bottom w:val="none" w:sz="0" w:space="0" w:color="auto"/>
                                                            <w:right w:val="none" w:sz="0" w:space="0" w:color="auto"/>
                                                          </w:divBdr>
                                                        </w:div>
                                                        <w:div w:id="1808161950">
                                                          <w:marLeft w:val="0"/>
                                                          <w:marRight w:val="0"/>
                                                          <w:marTop w:val="0"/>
                                                          <w:marBottom w:val="0"/>
                                                          <w:divBdr>
                                                            <w:top w:val="none" w:sz="0" w:space="0" w:color="auto"/>
                                                            <w:left w:val="none" w:sz="0" w:space="0" w:color="auto"/>
                                                            <w:bottom w:val="none" w:sz="0" w:space="0" w:color="auto"/>
                                                            <w:right w:val="none" w:sz="0" w:space="0" w:color="auto"/>
                                                          </w:divBdr>
                                                        </w:div>
                                                        <w:div w:id="935212090">
                                                          <w:marLeft w:val="0"/>
                                                          <w:marRight w:val="0"/>
                                                          <w:marTop w:val="0"/>
                                                          <w:marBottom w:val="0"/>
                                                          <w:divBdr>
                                                            <w:top w:val="none" w:sz="0" w:space="0" w:color="auto"/>
                                                            <w:left w:val="none" w:sz="0" w:space="0" w:color="auto"/>
                                                            <w:bottom w:val="none" w:sz="0" w:space="0" w:color="auto"/>
                                                            <w:right w:val="none" w:sz="0" w:space="0" w:color="auto"/>
                                                          </w:divBdr>
                                                        </w:div>
                                                        <w:div w:id="438764371">
                                                          <w:marLeft w:val="0"/>
                                                          <w:marRight w:val="0"/>
                                                          <w:marTop w:val="0"/>
                                                          <w:marBottom w:val="0"/>
                                                          <w:divBdr>
                                                            <w:top w:val="none" w:sz="0" w:space="0" w:color="auto"/>
                                                            <w:left w:val="none" w:sz="0" w:space="0" w:color="auto"/>
                                                            <w:bottom w:val="none" w:sz="0" w:space="0" w:color="auto"/>
                                                            <w:right w:val="none" w:sz="0" w:space="0" w:color="auto"/>
                                                          </w:divBdr>
                                                        </w:div>
                                                        <w:div w:id="255948197">
                                                          <w:marLeft w:val="0"/>
                                                          <w:marRight w:val="0"/>
                                                          <w:marTop w:val="0"/>
                                                          <w:marBottom w:val="0"/>
                                                          <w:divBdr>
                                                            <w:top w:val="none" w:sz="0" w:space="0" w:color="auto"/>
                                                            <w:left w:val="none" w:sz="0" w:space="0" w:color="auto"/>
                                                            <w:bottom w:val="none" w:sz="0" w:space="0" w:color="auto"/>
                                                            <w:right w:val="none" w:sz="0" w:space="0" w:color="auto"/>
                                                          </w:divBdr>
                                                        </w:div>
                                                        <w:div w:id="1782066523">
                                                          <w:marLeft w:val="0"/>
                                                          <w:marRight w:val="0"/>
                                                          <w:marTop w:val="0"/>
                                                          <w:marBottom w:val="0"/>
                                                          <w:divBdr>
                                                            <w:top w:val="none" w:sz="0" w:space="0" w:color="auto"/>
                                                            <w:left w:val="none" w:sz="0" w:space="0" w:color="auto"/>
                                                            <w:bottom w:val="none" w:sz="0" w:space="0" w:color="auto"/>
                                                            <w:right w:val="none" w:sz="0" w:space="0" w:color="auto"/>
                                                          </w:divBdr>
                                                        </w:div>
                                                        <w:div w:id="263005425">
                                                          <w:marLeft w:val="0"/>
                                                          <w:marRight w:val="0"/>
                                                          <w:marTop w:val="0"/>
                                                          <w:marBottom w:val="0"/>
                                                          <w:divBdr>
                                                            <w:top w:val="none" w:sz="0" w:space="0" w:color="auto"/>
                                                            <w:left w:val="none" w:sz="0" w:space="0" w:color="auto"/>
                                                            <w:bottom w:val="none" w:sz="0" w:space="0" w:color="auto"/>
                                                            <w:right w:val="none" w:sz="0" w:space="0" w:color="auto"/>
                                                          </w:divBdr>
                                                        </w:div>
                                                        <w:div w:id="908926247">
                                                          <w:marLeft w:val="0"/>
                                                          <w:marRight w:val="0"/>
                                                          <w:marTop w:val="0"/>
                                                          <w:marBottom w:val="0"/>
                                                          <w:divBdr>
                                                            <w:top w:val="none" w:sz="0" w:space="0" w:color="auto"/>
                                                            <w:left w:val="none" w:sz="0" w:space="0" w:color="auto"/>
                                                            <w:bottom w:val="none" w:sz="0" w:space="0" w:color="auto"/>
                                                            <w:right w:val="none" w:sz="0" w:space="0" w:color="auto"/>
                                                          </w:divBdr>
                                                        </w:div>
                                                        <w:div w:id="190922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993043">
                                                  <w:marLeft w:val="0"/>
                                                  <w:marRight w:val="0"/>
                                                  <w:marTop w:val="0"/>
                                                  <w:marBottom w:val="0"/>
                                                  <w:divBdr>
                                                    <w:top w:val="none" w:sz="0" w:space="0" w:color="auto"/>
                                                    <w:left w:val="none" w:sz="0" w:space="0" w:color="auto"/>
                                                    <w:bottom w:val="none" w:sz="0" w:space="0" w:color="auto"/>
                                                    <w:right w:val="none" w:sz="0" w:space="0" w:color="auto"/>
                                                  </w:divBdr>
                                                  <w:divsChild>
                                                    <w:div w:id="1522402637">
                                                      <w:marLeft w:val="0"/>
                                                      <w:marRight w:val="0"/>
                                                      <w:marTop w:val="0"/>
                                                      <w:marBottom w:val="0"/>
                                                      <w:divBdr>
                                                        <w:top w:val="none" w:sz="0" w:space="0" w:color="auto"/>
                                                        <w:left w:val="none" w:sz="0" w:space="0" w:color="auto"/>
                                                        <w:bottom w:val="none" w:sz="0" w:space="0" w:color="auto"/>
                                                        <w:right w:val="none" w:sz="0" w:space="0" w:color="auto"/>
                                                      </w:divBdr>
                                                    </w:div>
                                                  </w:divsChild>
                                                </w:div>
                                                <w:div w:id="1796486435">
                                                  <w:marLeft w:val="0"/>
                                                  <w:marRight w:val="0"/>
                                                  <w:marTop w:val="0"/>
                                                  <w:marBottom w:val="0"/>
                                                  <w:divBdr>
                                                    <w:top w:val="none" w:sz="0" w:space="0" w:color="auto"/>
                                                    <w:left w:val="none" w:sz="0" w:space="0" w:color="auto"/>
                                                    <w:bottom w:val="none" w:sz="0" w:space="0" w:color="auto"/>
                                                    <w:right w:val="none" w:sz="0" w:space="0" w:color="auto"/>
                                                  </w:divBdr>
                                                  <w:divsChild>
                                                    <w:div w:id="976835326">
                                                      <w:marLeft w:val="0"/>
                                                      <w:marRight w:val="0"/>
                                                      <w:marTop w:val="0"/>
                                                      <w:marBottom w:val="0"/>
                                                      <w:divBdr>
                                                        <w:top w:val="none" w:sz="0" w:space="0" w:color="auto"/>
                                                        <w:left w:val="none" w:sz="0" w:space="0" w:color="auto"/>
                                                        <w:bottom w:val="none" w:sz="0" w:space="0" w:color="auto"/>
                                                        <w:right w:val="none" w:sz="0" w:space="0" w:color="auto"/>
                                                      </w:divBdr>
                                                    </w:div>
                                                  </w:divsChild>
                                                </w:div>
                                                <w:div w:id="137773616">
                                                  <w:marLeft w:val="0"/>
                                                  <w:marRight w:val="0"/>
                                                  <w:marTop w:val="0"/>
                                                  <w:marBottom w:val="0"/>
                                                  <w:divBdr>
                                                    <w:top w:val="none" w:sz="0" w:space="0" w:color="auto"/>
                                                    <w:left w:val="none" w:sz="0" w:space="0" w:color="auto"/>
                                                    <w:bottom w:val="none" w:sz="0" w:space="0" w:color="auto"/>
                                                    <w:right w:val="none" w:sz="0" w:space="0" w:color="auto"/>
                                                  </w:divBdr>
                                                  <w:divsChild>
                                                    <w:div w:id="9976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3094400">
      <w:bodyDiv w:val="1"/>
      <w:marLeft w:val="0"/>
      <w:marRight w:val="0"/>
      <w:marTop w:val="0"/>
      <w:marBottom w:val="0"/>
      <w:divBdr>
        <w:top w:val="none" w:sz="0" w:space="0" w:color="auto"/>
        <w:left w:val="none" w:sz="0" w:space="0" w:color="auto"/>
        <w:bottom w:val="none" w:sz="0" w:space="0" w:color="auto"/>
        <w:right w:val="none" w:sz="0" w:space="0" w:color="auto"/>
      </w:divBdr>
    </w:div>
    <w:div w:id="706031611">
      <w:bodyDiv w:val="1"/>
      <w:marLeft w:val="0"/>
      <w:marRight w:val="0"/>
      <w:marTop w:val="0"/>
      <w:marBottom w:val="0"/>
      <w:divBdr>
        <w:top w:val="none" w:sz="0" w:space="0" w:color="auto"/>
        <w:left w:val="none" w:sz="0" w:space="0" w:color="auto"/>
        <w:bottom w:val="none" w:sz="0" w:space="0" w:color="auto"/>
        <w:right w:val="none" w:sz="0" w:space="0" w:color="auto"/>
      </w:divBdr>
    </w:div>
    <w:div w:id="711150116">
      <w:bodyDiv w:val="1"/>
      <w:marLeft w:val="0"/>
      <w:marRight w:val="0"/>
      <w:marTop w:val="0"/>
      <w:marBottom w:val="0"/>
      <w:divBdr>
        <w:top w:val="none" w:sz="0" w:space="0" w:color="auto"/>
        <w:left w:val="none" w:sz="0" w:space="0" w:color="auto"/>
        <w:bottom w:val="none" w:sz="0" w:space="0" w:color="auto"/>
        <w:right w:val="none" w:sz="0" w:space="0" w:color="auto"/>
      </w:divBdr>
    </w:div>
    <w:div w:id="717054284">
      <w:bodyDiv w:val="1"/>
      <w:marLeft w:val="0"/>
      <w:marRight w:val="0"/>
      <w:marTop w:val="0"/>
      <w:marBottom w:val="0"/>
      <w:divBdr>
        <w:top w:val="none" w:sz="0" w:space="0" w:color="auto"/>
        <w:left w:val="none" w:sz="0" w:space="0" w:color="auto"/>
        <w:bottom w:val="none" w:sz="0" w:space="0" w:color="auto"/>
        <w:right w:val="none" w:sz="0" w:space="0" w:color="auto"/>
      </w:divBdr>
    </w:div>
    <w:div w:id="740174731">
      <w:bodyDiv w:val="1"/>
      <w:marLeft w:val="0"/>
      <w:marRight w:val="0"/>
      <w:marTop w:val="0"/>
      <w:marBottom w:val="0"/>
      <w:divBdr>
        <w:top w:val="none" w:sz="0" w:space="0" w:color="auto"/>
        <w:left w:val="none" w:sz="0" w:space="0" w:color="auto"/>
        <w:bottom w:val="none" w:sz="0" w:space="0" w:color="auto"/>
        <w:right w:val="none" w:sz="0" w:space="0" w:color="auto"/>
      </w:divBdr>
    </w:div>
    <w:div w:id="749813241">
      <w:bodyDiv w:val="1"/>
      <w:marLeft w:val="0"/>
      <w:marRight w:val="0"/>
      <w:marTop w:val="0"/>
      <w:marBottom w:val="0"/>
      <w:divBdr>
        <w:top w:val="none" w:sz="0" w:space="0" w:color="auto"/>
        <w:left w:val="none" w:sz="0" w:space="0" w:color="auto"/>
        <w:bottom w:val="none" w:sz="0" w:space="0" w:color="auto"/>
        <w:right w:val="none" w:sz="0" w:space="0" w:color="auto"/>
      </w:divBdr>
    </w:div>
    <w:div w:id="762381305">
      <w:bodyDiv w:val="1"/>
      <w:marLeft w:val="0"/>
      <w:marRight w:val="0"/>
      <w:marTop w:val="0"/>
      <w:marBottom w:val="0"/>
      <w:divBdr>
        <w:top w:val="none" w:sz="0" w:space="0" w:color="auto"/>
        <w:left w:val="none" w:sz="0" w:space="0" w:color="auto"/>
        <w:bottom w:val="none" w:sz="0" w:space="0" w:color="auto"/>
        <w:right w:val="none" w:sz="0" w:space="0" w:color="auto"/>
      </w:divBdr>
    </w:div>
    <w:div w:id="786780524">
      <w:bodyDiv w:val="1"/>
      <w:marLeft w:val="0"/>
      <w:marRight w:val="0"/>
      <w:marTop w:val="0"/>
      <w:marBottom w:val="0"/>
      <w:divBdr>
        <w:top w:val="none" w:sz="0" w:space="0" w:color="auto"/>
        <w:left w:val="none" w:sz="0" w:space="0" w:color="auto"/>
        <w:bottom w:val="none" w:sz="0" w:space="0" w:color="auto"/>
        <w:right w:val="none" w:sz="0" w:space="0" w:color="auto"/>
      </w:divBdr>
      <w:divsChild>
        <w:div w:id="473065183">
          <w:marLeft w:val="0"/>
          <w:marRight w:val="0"/>
          <w:marTop w:val="0"/>
          <w:marBottom w:val="0"/>
          <w:divBdr>
            <w:top w:val="none" w:sz="0" w:space="0" w:color="auto"/>
            <w:left w:val="none" w:sz="0" w:space="0" w:color="auto"/>
            <w:bottom w:val="none" w:sz="0" w:space="0" w:color="auto"/>
            <w:right w:val="none" w:sz="0" w:space="0" w:color="auto"/>
          </w:divBdr>
          <w:divsChild>
            <w:div w:id="1622296058">
              <w:marLeft w:val="0"/>
              <w:marRight w:val="0"/>
              <w:marTop w:val="0"/>
              <w:marBottom w:val="0"/>
              <w:divBdr>
                <w:top w:val="none" w:sz="0" w:space="0" w:color="auto"/>
                <w:left w:val="none" w:sz="0" w:space="0" w:color="auto"/>
                <w:bottom w:val="none" w:sz="0" w:space="0" w:color="auto"/>
                <w:right w:val="none" w:sz="0" w:space="0" w:color="auto"/>
              </w:divBdr>
              <w:divsChild>
                <w:div w:id="771970647">
                  <w:marLeft w:val="0"/>
                  <w:marRight w:val="0"/>
                  <w:marTop w:val="0"/>
                  <w:marBottom w:val="0"/>
                  <w:divBdr>
                    <w:top w:val="none" w:sz="0" w:space="0" w:color="auto"/>
                    <w:left w:val="none" w:sz="0" w:space="0" w:color="auto"/>
                    <w:bottom w:val="none" w:sz="0" w:space="0" w:color="auto"/>
                    <w:right w:val="none" w:sz="0" w:space="0" w:color="auto"/>
                  </w:divBdr>
                  <w:divsChild>
                    <w:div w:id="1704360706">
                      <w:marLeft w:val="0"/>
                      <w:marRight w:val="0"/>
                      <w:marTop w:val="0"/>
                      <w:marBottom w:val="0"/>
                      <w:divBdr>
                        <w:top w:val="none" w:sz="0" w:space="0" w:color="auto"/>
                        <w:left w:val="none" w:sz="0" w:space="0" w:color="auto"/>
                        <w:bottom w:val="none" w:sz="0" w:space="0" w:color="auto"/>
                        <w:right w:val="none" w:sz="0" w:space="0" w:color="auto"/>
                      </w:divBdr>
                      <w:divsChild>
                        <w:div w:id="1166743283">
                          <w:marLeft w:val="0"/>
                          <w:marRight w:val="0"/>
                          <w:marTop w:val="0"/>
                          <w:marBottom w:val="0"/>
                          <w:divBdr>
                            <w:top w:val="none" w:sz="0" w:space="0" w:color="auto"/>
                            <w:left w:val="none" w:sz="0" w:space="0" w:color="auto"/>
                            <w:bottom w:val="none" w:sz="0" w:space="0" w:color="auto"/>
                            <w:right w:val="none" w:sz="0" w:space="0" w:color="auto"/>
                          </w:divBdr>
                          <w:divsChild>
                            <w:div w:id="831797867">
                              <w:marLeft w:val="0"/>
                              <w:marRight w:val="0"/>
                              <w:marTop w:val="0"/>
                              <w:marBottom w:val="0"/>
                              <w:divBdr>
                                <w:top w:val="none" w:sz="0" w:space="0" w:color="auto"/>
                                <w:left w:val="none" w:sz="0" w:space="0" w:color="auto"/>
                                <w:bottom w:val="none" w:sz="0" w:space="0" w:color="auto"/>
                                <w:right w:val="none" w:sz="0" w:space="0" w:color="auto"/>
                              </w:divBdr>
                              <w:divsChild>
                                <w:div w:id="1625964813">
                                  <w:marLeft w:val="0"/>
                                  <w:marRight w:val="0"/>
                                  <w:marTop w:val="0"/>
                                  <w:marBottom w:val="0"/>
                                  <w:divBdr>
                                    <w:top w:val="none" w:sz="0" w:space="0" w:color="auto"/>
                                    <w:left w:val="none" w:sz="0" w:space="0" w:color="auto"/>
                                    <w:bottom w:val="none" w:sz="0" w:space="0" w:color="auto"/>
                                    <w:right w:val="none" w:sz="0" w:space="0" w:color="auto"/>
                                  </w:divBdr>
                                  <w:divsChild>
                                    <w:div w:id="494348023">
                                      <w:marLeft w:val="0"/>
                                      <w:marRight w:val="0"/>
                                      <w:marTop w:val="0"/>
                                      <w:marBottom w:val="0"/>
                                      <w:divBdr>
                                        <w:top w:val="none" w:sz="0" w:space="0" w:color="auto"/>
                                        <w:left w:val="none" w:sz="0" w:space="0" w:color="auto"/>
                                        <w:bottom w:val="none" w:sz="0" w:space="0" w:color="auto"/>
                                        <w:right w:val="none" w:sz="0" w:space="0" w:color="auto"/>
                                      </w:divBdr>
                                      <w:divsChild>
                                        <w:div w:id="1196189504">
                                          <w:marLeft w:val="0"/>
                                          <w:marRight w:val="0"/>
                                          <w:marTop w:val="0"/>
                                          <w:marBottom w:val="0"/>
                                          <w:divBdr>
                                            <w:top w:val="none" w:sz="0" w:space="0" w:color="auto"/>
                                            <w:left w:val="none" w:sz="0" w:space="0" w:color="auto"/>
                                            <w:bottom w:val="none" w:sz="0" w:space="0" w:color="auto"/>
                                            <w:right w:val="none" w:sz="0" w:space="0" w:color="auto"/>
                                          </w:divBdr>
                                          <w:divsChild>
                                            <w:div w:id="1748990716">
                                              <w:marLeft w:val="0"/>
                                              <w:marRight w:val="0"/>
                                              <w:marTop w:val="0"/>
                                              <w:marBottom w:val="0"/>
                                              <w:divBdr>
                                                <w:top w:val="none" w:sz="0" w:space="0" w:color="auto"/>
                                                <w:left w:val="none" w:sz="0" w:space="0" w:color="auto"/>
                                                <w:bottom w:val="none" w:sz="0" w:space="0" w:color="auto"/>
                                                <w:right w:val="none" w:sz="0" w:space="0" w:color="auto"/>
                                              </w:divBdr>
                                              <w:divsChild>
                                                <w:div w:id="2105492305">
                                                  <w:marLeft w:val="0"/>
                                                  <w:marRight w:val="0"/>
                                                  <w:marTop w:val="0"/>
                                                  <w:marBottom w:val="0"/>
                                                  <w:divBdr>
                                                    <w:top w:val="none" w:sz="0" w:space="0" w:color="auto"/>
                                                    <w:left w:val="none" w:sz="0" w:space="0" w:color="auto"/>
                                                    <w:bottom w:val="none" w:sz="0" w:space="0" w:color="auto"/>
                                                    <w:right w:val="none" w:sz="0" w:space="0" w:color="auto"/>
                                                  </w:divBdr>
                                                  <w:divsChild>
                                                    <w:div w:id="942230536">
                                                      <w:marLeft w:val="0"/>
                                                      <w:marRight w:val="0"/>
                                                      <w:marTop w:val="0"/>
                                                      <w:marBottom w:val="0"/>
                                                      <w:divBdr>
                                                        <w:top w:val="none" w:sz="0" w:space="0" w:color="auto"/>
                                                        <w:left w:val="none" w:sz="0" w:space="0" w:color="auto"/>
                                                        <w:bottom w:val="none" w:sz="0" w:space="0" w:color="auto"/>
                                                        <w:right w:val="none" w:sz="0" w:space="0" w:color="auto"/>
                                                      </w:divBdr>
                                                      <w:divsChild>
                                                        <w:div w:id="1675449301">
                                                          <w:marLeft w:val="0"/>
                                                          <w:marRight w:val="0"/>
                                                          <w:marTop w:val="0"/>
                                                          <w:marBottom w:val="0"/>
                                                          <w:divBdr>
                                                            <w:top w:val="none" w:sz="0" w:space="0" w:color="auto"/>
                                                            <w:left w:val="none" w:sz="0" w:space="0" w:color="auto"/>
                                                            <w:bottom w:val="none" w:sz="0" w:space="0" w:color="auto"/>
                                                            <w:right w:val="none" w:sz="0" w:space="0" w:color="auto"/>
                                                          </w:divBdr>
                                                        </w:div>
                                                        <w:div w:id="758988454">
                                                          <w:marLeft w:val="0"/>
                                                          <w:marRight w:val="0"/>
                                                          <w:marTop w:val="0"/>
                                                          <w:marBottom w:val="0"/>
                                                          <w:divBdr>
                                                            <w:top w:val="none" w:sz="0" w:space="0" w:color="auto"/>
                                                            <w:left w:val="none" w:sz="0" w:space="0" w:color="auto"/>
                                                            <w:bottom w:val="none" w:sz="0" w:space="0" w:color="auto"/>
                                                            <w:right w:val="none" w:sz="0" w:space="0" w:color="auto"/>
                                                          </w:divBdr>
                                                        </w:div>
                                                        <w:div w:id="1901331259">
                                                          <w:marLeft w:val="0"/>
                                                          <w:marRight w:val="0"/>
                                                          <w:marTop w:val="0"/>
                                                          <w:marBottom w:val="0"/>
                                                          <w:divBdr>
                                                            <w:top w:val="none" w:sz="0" w:space="0" w:color="auto"/>
                                                            <w:left w:val="none" w:sz="0" w:space="0" w:color="auto"/>
                                                            <w:bottom w:val="none" w:sz="0" w:space="0" w:color="auto"/>
                                                            <w:right w:val="none" w:sz="0" w:space="0" w:color="auto"/>
                                                          </w:divBdr>
                                                        </w:div>
                                                        <w:div w:id="1764302673">
                                                          <w:marLeft w:val="0"/>
                                                          <w:marRight w:val="0"/>
                                                          <w:marTop w:val="0"/>
                                                          <w:marBottom w:val="0"/>
                                                          <w:divBdr>
                                                            <w:top w:val="none" w:sz="0" w:space="0" w:color="auto"/>
                                                            <w:left w:val="none" w:sz="0" w:space="0" w:color="auto"/>
                                                            <w:bottom w:val="none" w:sz="0" w:space="0" w:color="auto"/>
                                                            <w:right w:val="none" w:sz="0" w:space="0" w:color="auto"/>
                                                          </w:divBdr>
                                                        </w:div>
                                                        <w:div w:id="87846424">
                                                          <w:marLeft w:val="0"/>
                                                          <w:marRight w:val="0"/>
                                                          <w:marTop w:val="0"/>
                                                          <w:marBottom w:val="0"/>
                                                          <w:divBdr>
                                                            <w:top w:val="none" w:sz="0" w:space="0" w:color="auto"/>
                                                            <w:left w:val="none" w:sz="0" w:space="0" w:color="auto"/>
                                                            <w:bottom w:val="none" w:sz="0" w:space="0" w:color="auto"/>
                                                            <w:right w:val="none" w:sz="0" w:space="0" w:color="auto"/>
                                                          </w:divBdr>
                                                        </w:div>
                                                        <w:div w:id="629553548">
                                                          <w:marLeft w:val="0"/>
                                                          <w:marRight w:val="0"/>
                                                          <w:marTop w:val="0"/>
                                                          <w:marBottom w:val="0"/>
                                                          <w:divBdr>
                                                            <w:top w:val="none" w:sz="0" w:space="0" w:color="auto"/>
                                                            <w:left w:val="none" w:sz="0" w:space="0" w:color="auto"/>
                                                            <w:bottom w:val="none" w:sz="0" w:space="0" w:color="auto"/>
                                                            <w:right w:val="none" w:sz="0" w:space="0" w:color="auto"/>
                                                          </w:divBdr>
                                                        </w:div>
                                                        <w:div w:id="1436173585">
                                                          <w:marLeft w:val="0"/>
                                                          <w:marRight w:val="0"/>
                                                          <w:marTop w:val="0"/>
                                                          <w:marBottom w:val="0"/>
                                                          <w:divBdr>
                                                            <w:top w:val="none" w:sz="0" w:space="0" w:color="auto"/>
                                                            <w:left w:val="none" w:sz="0" w:space="0" w:color="auto"/>
                                                            <w:bottom w:val="none" w:sz="0" w:space="0" w:color="auto"/>
                                                            <w:right w:val="none" w:sz="0" w:space="0" w:color="auto"/>
                                                          </w:divBdr>
                                                        </w:div>
                                                        <w:div w:id="1136991455">
                                                          <w:marLeft w:val="0"/>
                                                          <w:marRight w:val="0"/>
                                                          <w:marTop w:val="0"/>
                                                          <w:marBottom w:val="0"/>
                                                          <w:divBdr>
                                                            <w:top w:val="none" w:sz="0" w:space="0" w:color="auto"/>
                                                            <w:left w:val="none" w:sz="0" w:space="0" w:color="auto"/>
                                                            <w:bottom w:val="none" w:sz="0" w:space="0" w:color="auto"/>
                                                            <w:right w:val="none" w:sz="0" w:space="0" w:color="auto"/>
                                                          </w:divBdr>
                                                        </w:div>
                                                        <w:div w:id="515311380">
                                                          <w:marLeft w:val="0"/>
                                                          <w:marRight w:val="0"/>
                                                          <w:marTop w:val="0"/>
                                                          <w:marBottom w:val="0"/>
                                                          <w:divBdr>
                                                            <w:top w:val="none" w:sz="0" w:space="0" w:color="auto"/>
                                                            <w:left w:val="none" w:sz="0" w:space="0" w:color="auto"/>
                                                            <w:bottom w:val="none" w:sz="0" w:space="0" w:color="auto"/>
                                                            <w:right w:val="none" w:sz="0" w:space="0" w:color="auto"/>
                                                          </w:divBdr>
                                                        </w:div>
                                                        <w:div w:id="589580402">
                                                          <w:marLeft w:val="0"/>
                                                          <w:marRight w:val="0"/>
                                                          <w:marTop w:val="0"/>
                                                          <w:marBottom w:val="0"/>
                                                          <w:divBdr>
                                                            <w:top w:val="none" w:sz="0" w:space="0" w:color="auto"/>
                                                            <w:left w:val="none" w:sz="0" w:space="0" w:color="auto"/>
                                                            <w:bottom w:val="none" w:sz="0" w:space="0" w:color="auto"/>
                                                            <w:right w:val="none" w:sz="0" w:space="0" w:color="auto"/>
                                                          </w:divBdr>
                                                        </w:div>
                                                        <w:div w:id="1219130835">
                                                          <w:marLeft w:val="0"/>
                                                          <w:marRight w:val="0"/>
                                                          <w:marTop w:val="0"/>
                                                          <w:marBottom w:val="0"/>
                                                          <w:divBdr>
                                                            <w:top w:val="none" w:sz="0" w:space="0" w:color="auto"/>
                                                            <w:left w:val="none" w:sz="0" w:space="0" w:color="auto"/>
                                                            <w:bottom w:val="none" w:sz="0" w:space="0" w:color="auto"/>
                                                            <w:right w:val="none" w:sz="0" w:space="0" w:color="auto"/>
                                                          </w:divBdr>
                                                        </w:div>
                                                        <w:div w:id="1514950624">
                                                          <w:marLeft w:val="0"/>
                                                          <w:marRight w:val="0"/>
                                                          <w:marTop w:val="0"/>
                                                          <w:marBottom w:val="0"/>
                                                          <w:divBdr>
                                                            <w:top w:val="none" w:sz="0" w:space="0" w:color="auto"/>
                                                            <w:left w:val="none" w:sz="0" w:space="0" w:color="auto"/>
                                                            <w:bottom w:val="none" w:sz="0" w:space="0" w:color="auto"/>
                                                            <w:right w:val="none" w:sz="0" w:space="0" w:color="auto"/>
                                                          </w:divBdr>
                                                        </w:div>
                                                        <w:div w:id="1751081960">
                                                          <w:marLeft w:val="0"/>
                                                          <w:marRight w:val="0"/>
                                                          <w:marTop w:val="0"/>
                                                          <w:marBottom w:val="0"/>
                                                          <w:divBdr>
                                                            <w:top w:val="none" w:sz="0" w:space="0" w:color="auto"/>
                                                            <w:left w:val="none" w:sz="0" w:space="0" w:color="auto"/>
                                                            <w:bottom w:val="none" w:sz="0" w:space="0" w:color="auto"/>
                                                            <w:right w:val="none" w:sz="0" w:space="0" w:color="auto"/>
                                                          </w:divBdr>
                                                        </w:div>
                                                        <w:div w:id="1856188011">
                                                          <w:marLeft w:val="0"/>
                                                          <w:marRight w:val="0"/>
                                                          <w:marTop w:val="0"/>
                                                          <w:marBottom w:val="0"/>
                                                          <w:divBdr>
                                                            <w:top w:val="none" w:sz="0" w:space="0" w:color="auto"/>
                                                            <w:left w:val="none" w:sz="0" w:space="0" w:color="auto"/>
                                                            <w:bottom w:val="none" w:sz="0" w:space="0" w:color="auto"/>
                                                            <w:right w:val="none" w:sz="0" w:space="0" w:color="auto"/>
                                                          </w:divBdr>
                                                        </w:div>
                                                        <w:div w:id="1301768110">
                                                          <w:marLeft w:val="0"/>
                                                          <w:marRight w:val="0"/>
                                                          <w:marTop w:val="0"/>
                                                          <w:marBottom w:val="0"/>
                                                          <w:divBdr>
                                                            <w:top w:val="none" w:sz="0" w:space="0" w:color="auto"/>
                                                            <w:left w:val="none" w:sz="0" w:space="0" w:color="auto"/>
                                                            <w:bottom w:val="none" w:sz="0" w:space="0" w:color="auto"/>
                                                            <w:right w:val="none" w:sz="0" w:space="0" w:color="auto"/>
                                                          </w:divBdr>
                                                        </w:div>
                                                        <w:div w:id="614101652">
                                                          <w:marLeft w:val="0"/>
                                                          <w:marRight w:val="0"/>
                                                          <w:marTop w:val="0"/>
                                                          <w:marBottom w:val="0"/>
                                                          <w:divBdr>
                                                            <w:top w:val="none" w:sz="0" w:space="0" w:color="auto"/>
                                                            <w:left w:val="none" w:sz="0" w:space="0" w:color="auto"/>
                                                            <w:bottom w:val="none" w:sz="0" w:space="0" w:color="auto"/>
                                                            <w:right w:val="none" w:sz="0" w:space="0" w:color="auto"/>
                                                          </w:divBdr>
                                                        </w:div>
                                                        <w:div w:id="1275752544">
                                                          <w:marLeft w:val="0"/>
                                                          <w:marRight w:val="0"/>
                                                          <w:marTop w:val="0"/>
                                                          <w:marBottom w:val="0"/>
                                                          <w:divBdr>
                                                            <w:top w:val="none" w:sz="0" w:space="0" w:color="auto"/>
                                                            <w:left w:val="none" w:sz="0" w:space="0" w:color="auto"/>
                                                            <w:bottom w:val="none" w:sz="0" w:space="0" w:color="auto"/>
                                                            <w:right w:val="none" w:sz="0" w:space="0" w:color="auto"/>
                                                          </w:divBdr>
                                                        </w:div>
                                                        <w:div w:id="1263298194">
                                                          <w:marLeft w:val="0"/>
                                                          <w:marRight w:val="0"/>
                                                          <w:marTop w:val="0"/>
                                                          <w:marBottom w:val="0"/>
                                                          <w:divBdr>
                                                            <w:top w:val="none" w:sz="0" w:space="0" w:color="auto"/>
                                                            <w:left w:val="none" w:sz="0" w:space="0" w:color="auto"/>
                                                            <w:bottom w:val="none" w:sz="0" w:space="0" w:color="auto"/>
                                                            <w:right w:val="none" w:sz="0" w:space="0" w:color="auto"/>
                                                          </w:divBdr>
                                                        </w:div>
                                                        <w:div w:id="580526683">
                                                          <w:marLeft w:val="0"/>
                                                          <w:marRight w:val="0"/>
                                                          <w:marTop w:val="0"/>
                                                          <w:marBottom w:val="0"/>
                                                          <w:divBdr>
                                                            <w:top w:val="none" w:sz="0" w:space="0" w:color="auto"/>
                                                            <w:left w:val="none" w:sz="0" w:space="0" w:color="auto"/>
                                                            <w:bottom w:val="none" w:sz="0" w:space="0" w:color="auto"/>
                                                            <w:right w:val="none" w:sz="0" w:space="0" w:color="auto"/>
                                                          </w:divBdr>
                                                        </w:div>
                                                        <w:div w:id="389232396">
                                                          <w:marLeft w:val="0"/>
                                                          <w:marRight w:val="0"/>
                                                          <w:marTop w:val="0"/>
                                                          <w:marBottom w:val="0"/>
                                                          <w:divBdr>
                                                            <w:top w:val="none" w:sz="0" w:space="0" w:color="auto"/>
                                                            <w:left w:val="none" w:sz="0" w:space="0" w:color="auto"/>
                                                            <w:bottom w:val="none" w:sz="0" w:space="0" w:color="auto"/>
                                                            <w:right w:val="none" w:sz="0" w:space="0" w:color="auto"/>
                                                          </w:divBdr>
                                                        </w:div>
                                                        <w:div w:id="1885209834">
                                                          <w:marLeft w:val="0"/>
                                                          <w:marRight w:val="0"/>
                                                          <w:marTop w:val="0"/>
                                                          <w:marBottom w:val="0"/>
                                                          <w:divBdr>
                                                            <w:top w:val="none" w:sz="0" w:space="0" w:color="auto"/>
                                                            <w:left w:val="none" w:sz="0" w:space="0" w:color="auto"/>
                                                            <w:bottom w:val="none" w:sz="0" w:space="0" w:color="auto"/>
                                                            <w:right w:val="none" w:sz="0" w:space="0" w:color="auto"/>
                                                          </w:divBdr>
                                                        </w:div>
                                                        <w:div w:id="312485518">
                                                          <w:marLeft w:val="0"/>
                                                          <w:marRight w:val="0"/>
                                                          <w:marTop w:val="0"/>
                                                          <w:marBottom w:val="0"/>
                                                          <w:divBdr>
                                                            <w:top w:val="none" w:sz="0" w:space="0" w:color="auto"/>
                                                            <w:left w:val="none" w:sz="0" w:space="0" w:color="auto"/>
                                                            <w:bottom w:val="none" w:sz="0" w:space="0" w:color="auto"/>
                                                            <w:right w:val="none" w:sz="0" w:space="0" w:color="auto"/>
                                                          </w:divBdr>
                                                        </w:div>
                                                        <w:div w:id="963192470">
                                                          <w:marLeft w:val="0"/>
                                                          <w:marRight w:val="0"/>
                                                          <w:marTop w:val="0"/>
                                                          <w:marBottom w:val="0"/>
                                                          <w:divBdr>
                                                            <w:top w:val="none" w:sz="0" w:space="0" w:color="auto"/>
                                                            <w:left w:val="none" w:sz="0" w:space="0" w:color="auto"/>
                                                            <w:bottom w:val="none" w:sz="0" w:space="0" w:color="auto"/>
                                                            <w:right w:val="none" w:sz="0" w:space="0" w:color="auto"/>
                                                          </w:divBdr>
                                                        </w:div>
                                                        <w:div w:id="1567036489">
                                                          <w:marLeft w:val="0"/>
                                                          <w:marRight w:val="0"/>
                                                          <w:marTop w:val="0"/>
                                                          <w:marBottom w:val="0"/>
                                                          <w:divBdr>
                                                            <w:top w:val="none" w:sz="0" w:space="0" w:color="auto"/>
                                                            <w:left w:val="none" w:sz="0" w:space="0" w:color="auto"/>
                                                            <w:bottom w:val="none" w:sz="0" w:space="0" w:color="auto"/>
                                                            <w:right w:val="none" w:sz="0" w:space="0" w:color="auto"/>
                                                          </w:divBdr>
                                                        </w:div>
                                                        <w:div w:id="1149206349">
                                                          <w:marLeft w:val="0"/>
                                                          <w:marRight w:val="0"/>
                                                          <w:marTop w:val="0"/>
                                                          <w:marBottom w:val="0"/>
                                                          <w:divBdr>
                                                            <w:top w:val="none" w:sz="0" w:space="0" w:color="auto"/>
                                                            <w:left w:val="none" w:sz="0" w:space="0" w:color="auto"/>
                                                            <w:bottom w:val="none" w:sz="0" w:space="0" w:color="auto"/>
                                                            <w:right w:val="none" w:sz="0" w:space="0" w:color="auto"/>
                                                          </w:divBdr>
                                                        </w:div>
                                                        <w:div w:id="1533155284">
                                                          <w:marLeft w:val="0"/>
                                                          <w:marRight w:val="0"/>
                                                          <w:marTop w:val="0"/>
                                                          <w:marBottom w:val="0"/>
                                                          <w:divBdr>
                                                            <w:top w:val="none" w:sz="0" w:space="0" w:color="auto"/>
                                                            <w:left w:val="none" w:sz="0" w:space="0" w:color="auto"/>
                                                            <w:bottom w:val="none" w:sz="0" w:space="0" w:color="auto"/>
                                                            <w:right w:val="none" w:sz="0" w:space="0" w:color="auto"/>
                                                          </w:divBdr>
                                                        </w:div>
                                                        <w:div w:id="1012218988">
                                                          <w:marLeft w:val="0"/>
                                                          <w:marRight w:val="0"/>
                                                          <w:marTop w:val="0"/>
                                                          <w:marBottom w:val="0"/>
                                                          <w:divBdr>
                                                            <w:top w:val="none" w:sz="0" w:space="0" w:color="auto"/>
                                                            <w:left w:val="none" w:sz="0" w:space="0" w:color="auto"/>
                                                            <w:bottom w:val="none" w:sz="0" w:space="0" w:color="auto"/>
                                                            <w:right w:val="none" w:sz="0" w:space="0" w:color="auto"/>
                                                          </w:divBdr>
                                                        </w:div>
                                                        <w:div w:id="157310437">
                                                          <w:marLeft w:val="0"/>
                                                          <w:marRight w:val="0"/>
                                                          <w:marTop w:val="0"/>
                                                          <w:marBottom w:val="0"/>
                                                          <w:divBdr>
                                                            <w:top w:val="none" w:sz="0" w:space="0" w:color="auto"/>
                                                            <w:left w:val="none" w:sz="0" w:space="0" w:color="auto"/>
                                                            <w:bottom w:val="none" w:sz="0" w:space="0" w:color="auto"/>
                                                            <w:right w:val="none" w:sz="0" w:space="0" w:color="auto"/>
                                                          </w:divBdr>
                                                        </w:div>
                                                        <w:div w:id="854031791">
                                                          <w:marLeft w:val="0"/>
                                                          <w:marRight w:val="0"/>
                                                          <w:marTop w:val="0"/>
                                                          <w:marBottom w:val="0"/>
                                                          <w:divBdr>
                                                            <w:top w:val="none" w:sz="0" w:space="0" w:color="auto"/>
                                                            <w:left w:val="none" w:sz="0" w:space="0" w:color="auto"/>
                                                            <w:bottom w:val="none" w:sz="0" w:space="0" w:color="auto"/>
                                                            <w:right w:val="none" w:sz="0" w:space="0" w:color="auto"/>
                                                          </w:divBdr>
                                                        </w:div>
                                                        <w:div w:id="1134953135">
                                                          <w:marLeft w:val="0"/>
                                                          <w:marRight w:val="0"/>
                                                          <w:marTop w:val="0"/>
                                                          <w:marBottom w:val="0"/>
                                                          <w:divBdr>
                                                            <w:top w:val="none" w:sz="0" w:space="0" w:color="auto"/>
                                                            <w:left w:val="none" w:sz="0" w:space="0" w:color="auto"/>
                                                            <w:bottom w:val="none" w:sz="0" w:space="0" w:color="auto"/>
                                                            <w:right w:val="none" w:sz="0" w:space="0" w:color="auto"/>
                                                          </w:divBdr>
                                                        </w:div>
                                                        <w:div w:id="2122071065">
                                                          <w:marLeft w:val="0"/>
                                                          <w:marRight w:val="0"/>
                                                          <w:marTop w:val="0"/>
                                                          <w:marBottom w:val="0"/>
                                                          <w:divBdr>
                                                            <w:top w:val="none" w:sz="0" w:space="0" w:color="auto"/>
                                                            <w:left w:val="none" w:sz="0" w:space="0" w:color="auto"/>
                                                            <w:bottom w:val="none" w:sz="0" w:space="0" w:color="auto"/>
                                                            <w:right w:val="none" w:sz="0" w:space="0" w:color="auto"/>
                                                          </w:divBdr>
                                                        </w:div>
                                                        <w:div w:id="897931941">
                                                          <w:marLeft w:val="0"/>
                                                          <w:marRight w:val="0"/>
                                                          <w:marTop w:val="0"/>
                                                          <w:marBottom w:val="0"/>
                                                          <w:divBdr>
                                                            <w:top w:val="none" w:sz="0" w:space="0" w:color="auto"/>
                                                            <w:left w:val="none" w:sz="0" w:space="0" w:color="auto"/>
                                                            <w:bottom w:val="none" w:sz="0" w:space="0" w:color="auto"/>
                                                            <w:right w:val="none" w:sz="0" w:space="0" w:color="auto"/>
                                                          </w:divBdr>
                                                        </w:div>
                                                        <w:div w:id="558126474">
                                                          <w:marLeft w:val="0"/>
                                                          <w:marRight w:val="0"/>
                                                          <w:marTop w:val="0"/>
                                                          <w:marBottom w:val="0"/>
                                                          <w:divBdr>
                                                            <w:top w:val="none" w:sz="0" w:space="0" w:color="auto"/>
                                                            <w:left w:val="none" w:sz="0" w:space="0" w:color="auto"/>
                                                            <w:bottom w:val="none" w:sz="0" w:space="0" w:color="auto"/>
                                                            <w:right w:val="none" w:sz="0" w:space="0" w:color="auto"/>
                                                          </w:divBdr>
                                                        </w:div>
                                                        <w:div w:id="864173888">
                                                          <w:marLeft w:val="0"/>
                                                          <w:marRight w:val="0"/>
                                                          <w:marTop w:val="0"/>
                                                          <w:marBottom w:val="0"/>
                                                          <w:divBdr>
                                                            <w:top w:val="none" w:sz="0" w:space="0" w:color="auto"/>
                                                            <w:left w:val="none" w:sz="0" w:space="0" w:color="auto"/>
                                                            <w:bottom w:val="none" w:sz="0" w:space="0" w:color="auto"/>
                                                            <w:right w:val="none" w:sz="0" w:space="0" w:color="auto"/>
                                                          </w:divBdr>
                                                        </w:div>
                                                        <w:div w:id="443311014">
                                                          <w:marLeft w:val="0"/>
                                                          <w:marRight w:val="0"/>
                                                          <w:marTop w:val="0"/>
                                                          <w:marBottom w:val="0"/>
                                                          <w:divBdr>
                                                            <w:top w:val="none" w:sz="0" w:space="0" w:color="auto"/>
                                                            <w:left w:val="none" w:sz="0" w:space="0" w:color="auto"/>
                                                            <w:bottom w:val="none" w:sz="0" w:space="0" w:color="auto"/>
                                                            <w:right w:val="none" w:sz="0" w:space="0" w:color="auto"/>
                                                          </w:divBdr>
                                                        </w:div>
                                                        <w:div w:id="1797527307">
                                                          <w:marLeft w:val="0"/>
                                                          <w:marRight w:val="0"/>
                                                          <w:marTop w:val="0"/>
                                                          <w:marBottom w:val="0"/>
                                                          <w:divBdr>
                                                            <w:top w:val="none" w:sz="0" w:space="0" w:color="auto"/>
                                                            <w:left w:val="none" w:sz="0" w:space="0" w:color="auto"/>
                                                            <w:bottom w:val="none" w:sz="0" w:space="0" w:color="auto"/>
                                                            <w:right w:val="none" w:sz="0" w:space="0" w:color="auto"/>
                                                          </w:divBdr>
                                                        </w:div>
                                                        <w:div w:id="155613132">
                                                          <w:marLeft w:val="0"/>
                                                          <w:marRight w:val="0"/>
                                                          <w:marTop w:val="0"/>
                                                          <w:marBottom w:val="0"/>
                                                          <w:divBdr>
                                                            <w:top w:val="none" w:sz="0" w:space="0" w:color="auto"/>
                                                            <w:left w:val="none" w:sz="0" w:space="0" w:color="auto"/>
                                                            <w:bottom w:val="none" w:sz="0" w:space="0" w:color="auto"/>
                                                            <w:right w:val="none" w:sz="0" w:space="0" w:color="auto"/>
                                                          </w:divBdr>
                                                        </w:div>
                                                        <w:div w:id="2109346579">
                                                          <w:marLeft w:val="0"/>
                                                          <w:marRight w:val="0"/>
                                                          <w:marTop w:val="0"/>
                                                          <w:marBottom w:val="0"/>
                                                          <w:divBdr>
                                                            <w:top w:val="none" w:sz="0" w:space="0" w:color="auto"/>
                                                            <w:left w:val="none" w:sz="0" w:space="0" w:color="auto"/>
                                                            <w:bottom w:val="none" w:sz="0" w:space="0" w:color="auto"/>
                                                            <w:right w:val="none" w:sz="0" w:space="0" w:color="auto"/>
                                                          </w:divBdr>
                                                        </w:div>
                                                        <w:div w:id="153106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85638">
                                                  <w:marLeft w:val="0"/>
                                                  <w:marRight w:val="0"/>
                                                  <w:marTop w:val="0"/>
                                                  <w:marBottom w:val="0"/>
                                                  <w:divBdr>
                                                    <w:top w:val="none" w:sz="0" w:space="0" w:color="auto"/>
                                                    <w:left w:val="none" w:sz="0" w:space="0" w:color="auto"/>
                                                    <w:bottom w:val="none" w:sz="0" w:space="0" w:color="auto"/>
                                                    <w:right w:val="none" w:sz="0" w:space="0" w:color="auto"/>
                                                  </w:divBdr>
                                                  <w:divsChild>
                                                    <w:div w:id="330718977">
                                                      <w:marLeft w:val="0"/>
                                                      <w:marRight w:val="0"/>
                                                      <w:marTop w:val="0"/>
                                                      <w:marBottom w:val="0"/>
                                                      <w:divBdr>
                                                        <w:top w:val="none" w:sz="0" w:space="0" w:color="auto"/>
                                                        <w:left w:val="none" w:sz="0" w:space="0" w:color="auto"/>
                                                        <w:bottom w:val="none" w:sz="0" w:space="0" w:color="auto"/>
                                                        <w:right w:val="none" w:sz="0" w:space="0" w:color="auto"/>
                                                      </w:divBdr>
                                                    </w:div>
                                                  </w:divsChild>
                                                </w:div>
                                                <w:div w:id="468208659">
                                                  <w:marLeft w:val="0"/>
                                                  <w:marRight w:val="0"/>
                                                  <w:marTop w:val="0"/>
                                                  <w:marBottom w:val="0"/>
                                                  <w:divBdr>
                                                    <w:top w:val="none" w:sz="0" w:space="0" w:color="auto"/>
                                                    <w:left w:val="none" w:sz="0" w:space="0" w:color="auto"/>
                                                    <w:bottom w:val="none" w:sz="0" w:space="0" w:color="auto"/>
                                                    <w:right w:val="none" w:sz="0" w:space="0" w:color="auto"/>
                                                  </w:divBdr>
                                                  <w:divsChild>
                                                    <w:div w:id="590357831">
                                                      <w:marLeft w:val="0"/>
                                                      <w:marRight w:val="0"/>
                                                      <w:marTop w:val="0"/>
                                                      <w:marBottom w:val="0"/>
                                                      <w:divBdr>
                                                        <w:top w:val="none" w:sz="0" w:space="0" w:color="auto"/>
                                                        <w:left w:val="none" w:sz="0" w:space="0" w:color="auto"/>
                                                        <w:bottom w:val="none" w:sz="0" w:space="0" w:color="auto"/>
                                                        <w:right w:val="none" w:sz="0" w:space="0" w:color="auto"/>
                                                      </w:divBdr>
                                                    </w:div>
                                                  </w:divsChild>
                                                </w:div>
                                                <w:div w:id="1688482302">
                                                  <w:marLeft w:val="0"/>
                                                  <w:marRight w:val="0"/>
                                                  <w:marTop w:val="0"/>
                                                  <w:marBottom w:val="0"/>
                                                  <w:divBdr>
                                                    <w:top w:val="none" w:sz="0" w:space="0" w:color="auto"/>
                                                    <w:left w:val="none" w:sz="0" w:space="0" w:color="auto"/>
                                                    <w:bottom w:val="none" w:sz="0" w:space="0" w:color="auto"/>
                                                    <w:right w:val="none" w:sz="0" w:space="0" w:color="auto"/>
                                                  </w:divBdr>
                                                  <w:divsChild>
                                                    <w:div w:id="27074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40744">
                                              <w:marLeft w:val="0"/>
                                              <w:marRight w:val="0"/>
                                              <w:marTop w:val="0"/>
                                              <w:marBottom w:val="0"/>
                                              <w:divBdr>
                                                <w:top w:val="none" w:sz="0" w:space="0" w:color="auto"/>
                                                <w:left w:val="none" w:sz="0" w:space="0" w:color="auto"/>
                                                <w:bottom w:val="none" w:sz="0" w:space="0" w:color="auto"/>
                                                <w:right w:val="none" w:sz="0" w:space="0" w:color="auto"/>
                                              </w:divBdr>
                                              <w:divsChild>
                                                <w:div w:id="917439873">
                                                  <w:marLeft w:val="0"/>
                                                  <w:marRight w:val="0"/>
                                                  <w:marTop w:val="0"/>
                                                  <w:marBottom w:val="0"/>
                                                  <w:divBdr>
                                                    <w:top w:val="none" w:sz="0" w:space="0" w:color="auto"/>
                                                    <w:left w:val="none" w:sz="0" w:space="0" w:color="auto"/>
                                                    <w:bottom w:val="none" w:sz="0" w:space="0" w:color="auto"/>
                                                    <w:right w:val="none" w:sz="0" w:space="0" w:color="auto"/>
                                                  </w:divBdr>
                                                  <w:divsChild>
                                                    <w:div w:id="117106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764872">
                                              <w:marLeft w:val="0"/>
                                              <w:marRight w:val="0"/>
                                              <w:marTop w:val="0"/>
                                              <w:marBottom w:val="0"/>
                                              <w:divBdr>
                                                <w:top w:val="none" w:sz="0" w:space="0" w:color="auto"/>
                                                <w:left w:val="none" w:sz="0" w:space="0" w:color="auto"/>
                                                <w:bottom w:val="none" w:sz="0" w:space="0" w:color="auto"/>
                                                <w:right w:val="none" w:sz="0" w:space="0" w:color="auto"/>
                                              </w:divBdr>
                                              <w:divsChild>
                                                <w:div w:id="1371294978">
                                                  <w:marLeft w:val="0"/>
                                                  <w:marRight w:val="0"/>
                                                  <w:marTop w:val="0"/>
                                                  <w:marBottom w:val="0"/>
                                                  <w:divBdr>
                                                    <w:top w:val="none" w:sz="0" w:space="0" w:color="auto"/>
                                                    <w:left w:val="none" w:sz="0" w:space="0" w:color="auto"/>
                                                    <w:bottom w:val="none" w:sz="0" w:space="0" w:color="auto"/>
                                                    <w:right w:val="none" w:sz="0" w:space="0" w:color="auto"/>
                                                  </w:divBdr>
                                                  <w:divsChild>
                                                    <w:div w:id="1070496295">
                                                      <w:marLeft w:val="0"/>
                                                      <w:marRight w:val="0"/>
                                                      <w:marTop w:val="0"/>
                                                      <w:marBottom w:val="0"/>
                                                      <w:divBdr>
                                                        <w:top w:val="none" w:sz="0" w:space="0" w:color="auto"/>
                                                        <w:left w:val="none" w:sz="0" w:space="0" w:color="auto"/>
                                                        <w:bottom w:val="none" w:sz="0" w:space="0" w:color="auto"/>
                                                        <w:right w:val="none" w:sz="0" w:space="0" w:color="auto"/>
                                                      </w:divBdr>
                                                      <w:divsChild>
                                                        <w:div w:id="1063796590">
                                                          <w:marLeft w:val="0"/>
                                                          <w:marRight w:val="0"/>
                                                          <w:marTop w:val="0"/>
                                                          <w:marBottom w:val="0"/>
                                                          <w:divBdr>
                                                            <w:top w:val="none" w:sz="0" w:space="0" w:color="auto"/>
                                                            <w:left w:val="none" w:sz="0" w:space="0" w:color="auto"/>
                                                            <w:bottom w:val="none" w:sz="0" w:space="0" w:color="auto"/>
                                                            <w:right w:val="none" w:sz="0" w:space="0" w:color="auto"/>
                                                          </w:divBdr>
                                                        </w:div>
                                                        <w:div w:id="1729760576">
                                                          <w:marLeft w:val="0"/>
                                                          <w:marRight w:val="0"/>
                                                          <w:marTop w:val="0"/>
                                                          <w:marBottom w:val="0"/>
                                                          <w:divBdr>
                                                            <w:top w:val="none" w:sz="0" w:space="0" w:color="auto"/>
                                                            <w:left w:val="none" w:sz="0" w:space="0" w:color="auto"/>
                                                            <w:bottom w:val="none" w:sz="0" w:space="0" w:color="auto"/>
                                                            <w:right w:val="none" w:sz="0" w:space="0" w:color="auto"/>
                                                          </w:divBdr>
                                                        </w:div>
                                                        <w:div w:id="1486508617">
                                                          <w:marLeft w:val="0"/>
                                                          <w:marRight w:val="0"/>
                                                          <w:marTop w:val="0"/>
                                                          <w:marBottom w:val="0"/>
                                                          <w:divBdr>
                                                            <w:top w:val="none" w:sz="0" w:space="0" w:color="auto"/>
                                                            <w:left w:val="none" w:sz="0" w:space="0" w:color="auto"/>
                                                            <w:bottom w:val="none" w:sz="0" w:space="0" w:color="auto"/>
                                                            <w:right w:val="none" w:sz="0" w:space="0" w:color="auto"/>
                                                          </w:divBdr>
                                                        </w:div>
                                                        <w:div w:id="1840853543">
                                                          <w:marLeft w:val="0"/>
                                                          <w:marRight w:val="0"/>
                                                          <w:marTop w:val="0"/>
                                                          <w:marBottom w:val="0"/>
                                                          <w:divBdr>
                                                            <w:top w:val="none" w:sz="0" w:space="0" w:color="auto"/>
                                                            <w:left w:val="none" w:sz="0" w:space="0" w:color="auto"/>
                                                            <w:bottom w:val="none" w:sz="0" w:space="0" w:color="auto"/>
                                                            <w:right w:val="none" w:sz="0" w:space="0" w:color="auto"/>
                                                          </w:divBdr>
                                                        </w:div>
                                                        <w:div w:id="528298417">
                                                          <w:marLeft w:val="0"/>
                                                          <w:marRight w:val="0"/>
                                                          <w:marTop w:val="0"/>
                                                          <w:marBottom w:val="0"/>
                                                          <w:divBdr>
                                                            <w:top w:val="none" w:sz="0" w:space="0" w:color="auto"/>
                                                            <w:left w:val="none" w:sz="0" w:space="0" w:color="auto"/>
                                                            <w:bottom w:val="none" w:sz="0" w:space="0" w:color="auto"/>
                                                            <w:right w:val="none" w:sz="0" w:space="0" w:color="auto"/>
                                                          </w:divBdr>
                                                        </w:div>
                                                        <w:div w:id="1670791480">
                                                          <w:marLeft w:val="0"/>
                                                          <w:marRight w:val="0"/>
                                                          <w:marTop w:val="0"/>
                                                          <w:marBottom w:val="0"/>
                                                          <w:divBdr>
                                                            <w:top w:val="none" w:sz="0" w:space="0" w:color="auto"/>
                                                            <w:left w:val="none" w:sz="0" w:space="0" w:color="auto"/>
                                                            <w:bottom w:val="none" w:sz="0" w:space="0" w:color="auto"/>
                                                            <w:right w:val="none" w:sz="0" w:space="0" w:color="auto"/>
                                                          </w:divBdr>
                                                        </w:div>
                                                        <w:div w:id="370879860">
                                                          <w:marLeft w:val="0"/>
                                                          <w:marRight w:val="0"/>
                                                          <w:marTop w:val="0"/>
                                                          <w:marBottom w:val="0"/>
                                                          <w:divBdr>
                                                            <w:top w:val="none" w:sz="0" w:space="0" w:color="auto"/>
                                                            <w:left w:val="none" w:sz="0" w:space="0" w:color="auto"/>
                                                            <w:bottom w:val="none" w:sz="0" w:space="0" w:color="auto"/>
                                                            <w:right w:val="none" w:sz="0" w:space="0" w:color="auto"/>
                                                          </w:divBdr>
                                                        </w:div>
                                                        <w:div w:id="1174881924">
                                                          <w:marLeft w:val="0"/>
                                                          <w:marRight w:val="0"/>
                                                          <w:marTop w:val="0"/>
                                                          <w:marBottom w:val="0"/>
                                                          <w:divBdr>
                                                            <w:top w:val="none" w:sz="0" w:space="0" w:color="auto"/>
                                                            <w:left w:val="none" w:sz="0" w:space="0" w:color="auto"/>
                                                            <w:bottom w:val="none" w:sz="0" w:space="0" w:color="auto"/>
                                                            <w:right w:val="none" w:sz="0" w:space="0" w:color="auto"/>
                                                          </w:divBdr>
                                                        </w:div>
                                                        <w:div w:id="1249852282">
                                                          <w:marLeft w:val="0"/>
                                                          <w:marRight w:val="0"/>
                                                          <w:marTop w:val="0"/>
                                                          <w:marBottom w:val="0"/>
                                                          <w:divBdr>
                                                            <w:top w:val="none" w:sz="0" w:space="0" w:color="auto"/>
                                                            <w:left w:val="none" w:sz="0" w:space="0" w:color="auto"/>
                                                            <w:bottom w:val="none" w:sz="0" w:space="0" w:color="auto"/>
                                                            <w:right w:val="none" w:sz="0" w:space="0" w:color="auto"/>
                                                          </w:divBdr>
                                                        </w:div>
                                                        <w:div w:id="1175071637">
                                                          <w:marLeft w:val="0"/>
                                                          <w:marRight w:val="0"/>
                                                          <w:marTop w:val="0"/>
                                                          <w:marBottom w:val="0"/>
                                                          <w:divBdr>
                                                            <w:top w:val="none" w:sz="0" w:space="0" w:color="auto"/>
                                                            <w:left w:val="none" w:sz="0" w:space="0" w:color="auto"/>
                                                            <w:bottom w:val="none" w:sz="0" w:space="0" w:color="auto"/>
                                                            <w:right w:val="none" w:sz="0" w:space="0" w:color="auto"/>
                                                          </w:divBdr>
                                                        </w:div>
                                                        <w:div w:id="83455312">
                                                          <w:marLeft w:val="0"/>
                                                          <w:marRight w:val="0"/>
                                                          <w:marTop w:val="0"/>
                                                          <w:marBottom w:val="0"/>
                                                          <w:divBdr>
                                                            <w:top w:val="none" w:sz="0" w:space="0" w:color="auto"/>
                                                            <w:left w:val="none" w:sz="0" w:space="0" w:color="auto"/>
                                                            <w:bottom w:val="none" w:sz="0" w:space="0" w:color="auto"/>
                                                            <w:right w:val="none" w:sz="0" w:space="0" w:color="auto"/>
                                                          </w:divBdr>
                                                        </w:div>
                                                        <w:div w:id="1250427395">
                                                          <w:marLeft w:val="0"/>
                                                          <w:marRight w:val="0"/>
                                                          <w:marTop w:val="0"/>
                                                          <w:marBottom w:val="0"/>
                                                          <w:divBdr>
                                                            <w:top w:val="none" w:sz="0" w:space="0" w:color="auto"/>
                                                            <w:left w:val="none" w:sz="0" w:space="0" w:color="auto"/>
                                                            <w:bottom w:val="none" w:sz="0" w:space="0" w:color="auto"/>
                                                            <w:right w:val="none" w:sz="0" w:space="0" w:color="auto"/>
                                                          </w:divBdr>
                                                        </w:div>
                                                        <w:div w:id="703212653">
                                                          <w:marLeft w:val="0"/>
                                                          <w:marRight w:val="0"/>
                                                          <w:marTop w:val="0"/>
                                                          <w:marBottom w:val="0"/>
                                                          <w:divBdr>
                                                            <w:top w:val="none" w:sz="0" w:space="0" w:color="auto"/>
                                                            <w:left w:val="none" w:sz="0" w:space="0" w:color="auto"/>
                                                            <w:bottom w:val="none" w:sz="0" w:space="0" w:color="auto"/>
                                                            <w:right w:val="none" w:sz="0" w:space="0" w:color="auto"/>
                                                          </w:divBdr>
                                                        </w:div>
                                                        <w:div w:id="1506431324">
                                                          <w:marLeft w:val="0"/>
                                                          <w:marRight w:val="0"/>
                                                          <w:marTop w:val="0"/>
                                                          <w:marBottom w:val="0"/>
                                                          <w:divBdr>
                                                            <w:top w:val="none" w:sz="0" w:space="0" w:color="auto"/>
                                                            <w:left w:val="none" w:sz="0" w:space="0" w:color="auto"/>
                                                            <w:bottom w:val="none" w:sz="0" w:space="0" w:color="auto"/>
                                                            <w:right w:val="none" w:sz="0" w:space="0" w:color="auto"/>
                                                          </w:divBdr>
                                                        </w:div>
                                                        <w:div w:id="1503162397">
                                                          <w:marLeft w:val="0"/>
                                                          <w:marRight w:val="0"/>
                                                          <w:marTop w:val="0"/>
                                                          <w:marBottom w:val="0"/>
                                                          <w:divBdr>
                                                            <w:top w:val="none" w:sz="0" w:space="0" w:color="auto"/>
                                                            <w:left w:val="none" w:sz="0" w:space="0" w:color="auto"/>
                                                            <w:bottom w:val="none" w:sz="0" w:space="0" w:color="auto"/>
                                                            <w:right w:val="none" w:sz="0" w:space="0" w:color="auto"/>
                                                          </w:divBdr>
                                                        </w:div>
                                                        <w:div w:id="732892693">
                                                          <w:marLeft w:val="0"/>
                                                          <w:marRight w:val="0"/>
                                                          <w:marTop w:val="0"/>
                                                          <w:marBottom w:val="0"/>
                                                          <w:divBdr>
                                                            <w:top w:val="none" w:sz="0" w:space="0" w:color="auto"/>
                                                            <w:left w:val="none" w:sz="0" w:space="0" w:color="auto"/>
                                                            <w:bottom w:val="none" w:sz="0" w:space="0" w:color="auto"/>
                                                            <w:right w:val="none" w:sz="0" w:space="0" w:color="auto"/>
                                                          </w:divBdr>
                                                        </w:div>
                                                        <w:div w:id="1251231550">
                                                          <w:marLeft w:val="0"/>
                                                          <w:marRight w:val="0"/>
                                                          <w:marTop w:val="0"/>
                                                          <w:marBottom w:val="0"/>
                                                          <w:divBdr>
                                                            <w:top w:val="none" w:sz="0" w:space="0" w:color="auto"/>
                                                            <w:left w:val="none" w:sz="0" w:space="0" w:color="auto"/>
                                                            <w:bottom w:val="none" w:sz="0" w:space="0" w:color="auto"/>
                                                            <w:right w:val="none" w:sz="0" w:space="0" w:color="auto"/>
                                                          </w:divBdr>
                                                        </w:div>
                                                        <w:div w:id="713509532">
                                                          <w:marLeft w:val="0"/>
                                                          <w:marRight w:val="0"/>
                                                          <w:marTop w:val="0"/>
                                                          <w:marBottom w:val="0"/>
                                                          <w:divBdr>
                                                            <w:top w:val="none" w:sz="0" w:space="0" w:color="auto"/>
                                                            <w:left w:val="none" w:sz="0" w:space="0" w:color="auto"/>
                                                            <w:bottom w:val="none" w:sz="0" w:space="0" w:color="auto"/>
                                                            <w:right w:val="none" w:sz="0" w:space="0" w:color="auto"/>
                                                          </w:divBdr>
                                                        </w:div>
                                                        <w:div w:id="1769160572">
                                                          <w:marLeft w:val="0"/>
                                                          <w:marRight w:val="0"/>
                                                          <w:marTop w:val="0"/>
                                                          <w:marBottom w:val="0"/>
                                                          <w:divBdr>
                                                            <w:top w:val="none" w:sz="0" w:space="0" w:color="auto"/>
                                                            <w:left w:val="none" w:sz="0" w:space="0" w:color="auto"/>
                                                            <w:bottom w:val="none" w:sz="0" w:space="0" w:color="auto"/>
                                                            <w:right w:val="none" w:sz="0" w:space="0" w:color="auto"/>
                                                          </w:divBdr>
                                                        </w:div>
                                                        <w:div w:id="324281988">
                                                          <w:marLeft w:val="0"/>
                                                          <w:marRight w:val="0"/>
                                                          <w:marTop w:val="0"/>
                                                          <w:marBottom w:val="0"/>
                                                          <w:divBdr>
                                                            <w:top w:val="none" w:sz="0" w:space="0" w:color="auto"/>
                                                            <w:left w:val="none" w:sz="0" w:space="0" w:color="auto"/>
                                                            <w:bottom w:val="none" w:sz="0" w:space="0" w:color="auto"/>
                                                            <w:right w:val="none" w:sz="0" w:space="0" w:color="auto"/>
                                                          </w:divBdr>
                                                        </w:div>
                                                        <w:div w:id="678317512">
                                                          <w:marLeft w:val="0"/>
                                                          <w:marRight w:val="0"/>
                                                          <w:marTop w:val="0"/>
                                                          <w:marBottom w:val="0"/>
                                                          <w:divBdr>
                                                            <w:top w:val="none" w:sz="0" w:space="0" w:color="auto"/>
                                                            <w:left w:val="none" w:sz="0" w:space="0" w:color="auto"/>
                                                            <w:bottom w:val="none" w:sz="0" w:space="0" w:color="auto"/>
                                                            <w:right w:val="none" w:sz="0" w:space="0" w:color="auto"/>
                                                          </w:divBdr>
                                                        </w:div>
                                                        <w:div w:id="498471105">
                                                          <w:marLeft w:val="0"/>
                                                          <w:marRight w:val="0"/>
                                                          <w:marTop w:val="0"/>
                                                          <w:marBottom w:val="0"/>
                                                          <w:divBdr>
                                                            <w:top w:val="none" w:sz="0" w:space="0" w:color="auto"/>
                                                            <w:left w:val="none" w:sz="0" w:space="0" w:color="auto"/>
                                                            <w:bottom w:val="none" w:sz="0" w:space="0" w:color="auto"/>
                                                            <w:right w:val="none" w:sz="0" w:space="0" w:color="auto"/>
                                                          </w:divBdr>
                                                        </w:div>
                                                        <w:div w:id="1297757219">
                                                          <w:marLeft w:val="0"/>
                                                          <w:marRight w:val="0"/>
                                                          <w:marTop w:val="0"/>
                                                          <w:marBottom w:val="0"/>
                                                          <w:divBdr>
                                                            <w:top w:val="none" w:sz="0" w:space="0" w:color="auto"/>
                                                            <w:left w:val="none" w:sz="0" w:space="0" w:color="auto"/>
                                                            <w:bottom w:val="none" w:sz="0" w:space="0" w:color="auto"/>
                                                            <w:right w:val="none" w:sz="0" w:space="0" w:color="auto"/>
                                                          </w:divBdr>
                                                        </w:div>
                                                        <w:div w:id="776174029">
                                                          <w:marLeft w:val="0"/>
                                                          <w:marRight w:val="0"/>
                                                          <w:marTop w:val="0"/>
                                                          <w:marBottom w:val="0"/>
                                                          <w:divBdr>
                                                            <w:top w:val="none" w:sz="0" w:space="0" w:color="auto"/>
                                                            <w:left w:val="none" w:sz="0" w:space="0" w:color="auto"/>
                                                            <w:bottom w:val="none" w:sz="0" w:space="0" w:color="auto"/>
                                                            <w:right w:val="none" w:sz="0" w:space="0" w:color="auto"/>
                                                          </w:divBdr>
                                                        </w:div>
                                                        <w:div w:id="1438789841">
                                                          <w:marLeft w:val="0"/>
                                                          <w:marRight w:val="0"/>
                                                          <w:marTop w:val="0"/>
                                                          <w:marBottom w:val="0"/>
                                                          <w:divBdr>
                                                            <w:top w:val="none" w:sz="0" w:space="0" w:color="auto"/>
                                                            <w:left w:val="none" w:sz="0" w:space="0" w:color="auto"/>
                                                            <w:bottom w:val="none" w:sz="0" w:space="0" w:color="auto"/>
                                                            <w:right w:val="none" w:sz="0" w:space="0" w:color="auto"/>
                                                          </w:divBdr>
                                                        </w:div>
                                                        <w:div w:id="1413812646">
                                                          <w:marLeft w:val="0"/>
                                                          <w:marRight w:val="0"/>
                                                          <w:marTop w:val="0"/>
                                                          <w:marBottom w:val="0"/>
                                                          <w:divBdr>
                                                            <w:top w:val="none" w:sz="0" w:space="0" w:color="auto"/>
                                                            <w:left w:val="none" w:sz="0" w:space="0" w:color="auto"/>
                                                            <w:bottom w:val="none" w:sz="0" w:space="0" w:color="auto"/>
                                                            <w:right w:val="none" w:sz="0" w:space="0" w:color="auto"/>
                                                          </w:divBdr>
                                                        </w:div>
                                                        <w:div w:id="511528787">
                                                          <w:marLeft w:val="0"/>
                                                          <w:marRight w:val="0"/>
                                                          <w:marTop w:val="0"/>
                                                          <w:marBottom w:val="0"/>
                                                          <w:divBdr>
                                                            <w:top w:val="none" w:sz="0" w:space="0" w:color="auto"/>
                                                            <w:left w:val="none" w:sz="0" w:space="0" w:color="auto"/>
                                                            <w:bottom w:val="none" w:sz="0" w:space="0" w:color="auto"/>
                                                            <w:right w:val="none" w:sz="0" w:space="0" w:color="auto"/>
                                                          </w:divBdr>
                                                        </w:div>
                                                        <w:div w:id="1367483980">
                                                          <w:marLeft w:val="0"/>
                                                          <w:marRight w:val="0"/>
                                                          <w:marTop w:val="0"/>
                                                          <w:marBottom w:val="0"/>
                                                          <w:divBdr>
                                                            <w:top w:val="none" w:sz="0" w:space="0" w:color="auto"/>
                                                            <w:left w:val="none" w:sz="0" w:space="0" w:color="auto"/>
                                                            <w:bottom w:val="none" w:sz="0" w:space="0" w:color="auto"/>
                                                            <w:right w:val="none" w:sz="0" w:space="0" w:color="auto"/>
                                                          </w:divBdr>
                                                        </w:div>
                                                        <w:div w:id="1153181768">
                                                          <w:marLeft w:val="0"/>
                                                          <w:marRight w:val="0"/>
                                                          <w:marTop w:val="0"/>
                                                          <w:marBottom w:val="0"/>
                                                          <w:divBdr>
                                                            <w:top w:val="none" w:sz="0" w:space="0" w:color="auto"/>
                                                            <w:left w:val="none" w:sz="0" w:space="0" w:color="auto"/>
                                                            <w:bottom w:val="none" w:sz="0" w:space="0" w:color="auto"/>
                                                            <w:right w:val="none" w:sz="0" w:space="0" w:color="auto"/>
                                                          </w:divBdr>
                                                        </w:div>
                                                        <w:div w:id="1839072939">
                                                          <w:marLeft w:val="0"/>
                                                          <w:marRight w:val="0"/>
                                                          <w:marTop w:val="0"/>
                                                          <w:marBottom w:val="0"/>
                                                          <w:divBdr>
                                                            <w:top w:val="none" w:sz="0" w:space="0" w:color="auto"/>
                                                            <w:left w:val="none" w:sz="0" w:space="0" w:color="auto"/>
                                                            <w:bottom w:val="none" w:sz="0" w:space="0" w:color="auto"/>
                                                            <w:right w:val="none" w:sz="0" w:space="0" w:color="auto"/>
                                                          </w:divBdr>
                                                        </w:div>
                                                        <w:div w:id="1657563238">
                                                          <w:marLeft w:val="0"/>
                                                          <w:marRight w:val="0"/>
                                                          <w:marTop w:val="0"/>
                                                          <w:marBottom w:val="0"/>
                                                          <w:divBdr>
                                                            <w:top w:val="none" w:sz="0" w:space="0" w:color="auto"/>
                                                            <w:left w:val="none" w:sz="0" w:space="0" w:color="auto"/>
                                                            <w:bottom w:val="none" w:sz="0" w:space="0" w:color="auto"/>
                                                            <w:right w:val="none" w:sz="0" w:space="0" w:color="auto"/>
                                                          </w:divBdr>
                                                        </w:div>
                                                        <w:div w:id="435558314">
                                                          <w:marLeft w:val="0"/>
                                                          <w:marRight w:val="0"/>
                                                          <w:marTop w:val="0"/>
                                                          <w:marBottom w:val="0"/>
                                                          <w:divBdr>
                                                            <w:top w:val="none" w:sz="0" w:space="0" w:color="auto"/>
                                                            <w:left w:val="none" w:sz="0" w:space="0" w:color="auto"/>
                                                            <w:bottom w:val="none" w:sz="0" w:space="0" w:color="auto"/>
                                                            <w:right w:val="none" w:sz="0" w:space="0" w:color="auto"/>
                                                          </w:divBdr>
                                                        </w:div>
                                                        <w:div w:id="1406142698">
                                                          <w:marLeft w:val="0"/>
                                                          <w:marRight w:val="0"/>
                                                          <w:marTop w:val="0"/>
                                                          <w:marBottom w:val="0"/>
                                                          <w:divBdr>
                                                            <w:top w:val="none" w:sz="0" w:space="0" w:color="auto"/>
                                                            <w:left w:val="none" w:sz="0" w:space="0" w:color="auto"/>
                                                            <w:bottom w:val="none" w:sz="0" w:space="0" w:color="auto"/>
                                                            <w:right w:val="none" w:sz="0" w:space="0" w:color="auto"/>
                                                          </w:divBdr>
                                                        </w:div>
                                                        <w:div w:id="235481126">
                                                          <w:marLeft w:val="0"/>
                                                          <w:marRight w:val="0"/>
                                                          <w:marTop w:val="0"/>
                                                          <w:marBottom w:val="0"/>
                                                          <w:divBdr>
                                                            <w:top w:val="none" w:sz="0" w:space="0" w:color="auto"/>
                                                            <w:left w:val="none" w:sz="0" w:space="0" w:color="auto"/>
                                                            <w:bottom w:val="none" w:sz="0" w:space="0" w:color="auto"/>
                                                            <w:right w:val="none" w:sz="0" w:space="0" w:color="auto"/>
                                                          </w:divBdr>
                                                        </w:div>
                                                        <w:div w:id="1266380169">
                                                          <w:marLeft w:val="0"/>
                                                          <w:marRight w:val="0"/>
                                                          <w:marTop w:val="0"/>
                                                          <w:marBottom w:val="0"/>
                                                          <w:divBdr>
                                                            <w:top w:val="none" w:sz="0" w:space="0" w:color="auto"/>
                                                            <w:left w:val="none" w:sz="0" w:space="0" w:color="auto"/>
                                                            <w:bottom w:val="none" w:sz="0" w:space="0" w:color="auto"/>
                                                            <w:right w:val="none" w:sz="0" w:space="0" w:color="auto"/>
                                                          </w:divBdr>
                                                        </w:div>
                                                        <w:div w:id="1065301250">
                                                          <w:marLeft w:val="0"/>
                                                          <w:marRight w:val="0"/>
                                                          <w:marTop w:val="0"/>
                                                          <w:marBottom w:val="0"/>
                                                          <w:divBdr>
                                                            <w:top w:val="none" w:sz="0" w:space="0" w:color="auto"/>
                                                            <w:left w:val="none" w:sz="0" w:space="0" w:color="auto"/>
                                                            <w:bottom w:val="none" w:sz="0" w:space="0" w:color="auto"/>
                                                            <w:right w:val="none" w:sz="0" w:space="0" w:color="auto"/>
                                                          </w:divBdr>
                                                        </w:div>
                                                        <w:div w:id="584387237">
                                                          <w:marLeft w:val="0"/>
                                                          <w:marRight w:val="0"/>
                                                          <w:marTop w:val="0"/>
                                                          <w:marBottom w:val="0"/>
                                                          <w:divBdr>
                                                            <w:top w:val="none" w:sz="0" w:space="0" w:color="auto"/>
                                                            <w:left w:val="none" w:sz="0" w:space="0" w:color="auto"/>
                                                            <w:bottom w:val="none" w:sz="0" w:space="0" w:color="auto"/>
                                                            <w:right w:val="none" w:sz="0" w:space="0" w:color="auto"/>
                                                          </w:divBdr>
                                                        </w:div>
                                                        <w:div w:id="1548099743">
                                                          <w:marLeft w:val="0"/>
                                                          <w:marRight w:val="0"/>
                                                          <w:marTop w:val="0"/>
                                                          <w:marBottom w:val="0"/>
                                                          <w:divBdr>
                                                            <w:top w:val="none" w:sz="0" w:space="0" w:color="auto"/>
                                                            <w:left w:val="none" w:sz="0" w:space="0" w:color="auto"/>
                                                            <w:bottom w:val="none" w:sz="0" w:space="0" w:color="auto"/>
                                                            <w:right w:val="none" w:sz="0" w:space="0" w:color="auto"/>
                                                          </w:divBdr>
                                                        </w:div>
                                                        <w:div w:id="2093315007">
                                                          <w:marLeft w:val="0"/>
                                                          <w:marRight w:val="0"/>
                                                          <w:marTop w:val="0"/>
                                                          <w:marBottom w:val="0"/>
                                                          <w:divBdr>
                                                            <w:top w:val="none" w:sz="0" w:space="0" w:color="auto"/>
                                                            <w:left w:val="none" w:sz="0" w:space="0" w:color="auto"/>
                                                            <w:bottom w:val="none" w:sz="0" w:space="0" w:color="auto"/>
                                                            <w:right w:val="none" w:sz="0" w:space="0" w:color="auto"/>
                                                          </w:divBdr>
                                                        </w:div>
                                                        <w:div w:id="2113698851">
                                                          <w:marLeft w:val="0"/>
                                                          <w:marRight w:val="0"/>
                                                          <w:marTop w:val="0"/>
                                                          <w:marBottom w:val="0"/>
                                                          <w:divBdr>
                                                            <w:top w:val="none" w:sz="0" w:space="0" w:color="auto"/>
                                                            <w:left w:val="none" w:sz="0" w:space="0" w:color="auto"/>
                                                            <w:bottom w:val="none" w:sz="0" w:space="0" w:color="auto"/>
                                                            <w:right w:val="none" w:sz="0" w:space="0" w:color="auto"/>
                                                          </w:divBdr>
                                                        </w:div>
                                                        <w:div w:id="61299336">
                                                          <w:marLeft w:val="0"/>
                                                          <w:marRight w:val="0"/>
                                                          <w:marTop w:val="0"/>
                                                          <w:marBottom w:val="0"/>
                                                          <w:divBdr>
                                                            <w:top w:val="none" w:sz="0" w:space="0" w:color="auto"/>
                                                            <w:left w:val="none" w:sz="0" w:space="0" w:color="auto"/>
                                                            <w:bottom w:val="none" w:sz="0" w:space="0" w:color="auto"/>
                                                            <w:right w:val="none" w:sz="0" w:space="0" w:color="auto"/>
                                                          </w:divBdr>
                                                        </w:div>
                                                        <w:div w:id="94138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24512">
                                                  <w:marLeft w:val="0"/>
                                                  <w:marRight w:val="0"/>
                                                  <w:marTop w:val="0"/>
                                                  <w:marBottom w:val="0"/>
                                                  <w:divBdr>
                                                    <w:top w:val="none" w:sz="0" w:space="0" w:color="auto"/>
                                                    <w:left w:val="none" w:sz="0" w:space="0" w:color="auto"/>
                                                    <w:bottom w:val="none" w:sz="0" w:space="0" w:color="auto"/>
                                                    <w:right w:val="none" w:sz="0" w:space="0" w:color="auto"/>
                                                  </w:divBdr>
                                                  <w:divsChild>
                                                    <w:div w:id="1488089178">
                                                      <w:marLeft w:val="0"/>
                                                      <w:marRight w:val="0"/>
                                                      <w:marTop w:val="0"/>
                                                      <w:marBottom w:val="0"/>
                                                      <w:divBdr>
                                                        <w:top w:val="none" w:sz="0" w:space="0" w:color="auto"/>
                                                        <w:left w:val="none" w:sz="0" w:space="0" w:color="auto"/>
                                                        <w:bottom w:val="none" w:sz="0" w:space="0" w:color="auto"/>
                                                        <w:right w:val="none" w:sz="0" w:space="0" w:color="auto"/>
                                                      </w:divBdr>
                                                    </w:div>
                                                  </w:divsChild>
                                                </w:div>
                                                <w:div w:id="1249653710">
                                                  <w:marLeft w:val="0"/>
                                                  <w:marRight w:val="0"/>
                                                  <w:marTop w:val="0"/>
                                                  <w:marBottom w:val="0"/>
                                                  <w:divBdr>
                                                    <w:top w:val="none" w:sz="0" w:space="0" w:color="auto"/>
                                                    <w:left w:val="none" w:sz="0" w:space="0" w:color="auto"/>
                                                    <w:bottom w:val="none" w:sz="0" w:space="0" w:color="auto"/>
                                                    <w:right w:val="none" w:sz="0" w:space="0" w:color="auto"/>
                                                  </w:divBdr>
                                                  <w:divsChild>
                                                    <w:div w:id="1954702438">
                                                      <w:marLeft w:val="0"/>
                                                      <w:marRight w:val="0"/>
                                                      <w:marTop w:val="0"/>
                                                      <w:marBottom w:val="0"/>
                                                      <w:divBdr>
                                                        <w:top w:val="none" w:sz="0" w:space="0" w:color="auto"/>
                                                        <w:left w:val="none" w:sz="0" w:space="0" w:color="auto"/>
                                                        <w:bottom w:val="none" w:sz="0" w:space="0" w:color="auto"/>
                                                        <w:right w:val="none" w:sz="0" w:space="0" w:color="auto"/>
                                                      </w:divBdr>
                                                    </w:div>
                                                  </w:divsChild>
                                                </w:div>
                                                <w:div w:id="1878081467">
                                                  <w:marLeft w:val="0"/>
                                                  <w:marRight w:val="0"/>
                                                  <w:marTop w:val="0"/>
                                                  <w:marBottom w:val="0"/>
                                                  <w:divBdr>
                                                    <w:top w:val="none" w:sz="0" w:space="0" w:color="auto"/>
                                                    <w:left w:val="none" w:sz="0" w:space="0" w:color="auto"/>
                                                    <w:bottom w:val="none" w:sz="0" w:space="0" w:color="auto"/>
                                                    <w:right w:val="none" w:sz="0" w:space="0" w:color="auto"/>
                                                  </w:divBdr>
                                                  <w:divsChild>
                                                    <w:div w:id="20047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1996331">
      <w:bodyDiv w:val="1"/>
      <w:marLeft w:val="0"/>
      <w:marRight w:val="0"/>
      <w:marTop w:val="0"/>
      <w:marBottom w:val="0"/>
      <w:divBdr>
        <w:top w:val="none" w:sz="0" w:space="0" w:color="auto"/>
        <w:left w:val="none" w:sz="0" w:space="0" w:color="auto"/>
        <w:bottom w:val="none" w:sz="0" w:space="0" w:color="auto"/>
        <w:right w:val="none" w:sz="0" w:space="0" w:color="auto"/>
      </w:divBdr>
      <w:divsChild>
        <w:div w:id="188644469">
          <w:marLeft w:val="0"/>
          <w:marRight w:val="0"/>
          <w:marTop w:val="0"/>
          <w:marBottom w:val="0"/>
          <w:divBdr>
            <w:top w:val="none" w:sz="0" w:space="0" w:color="auto"/>
            <w:left w:val="none" w:sz="0" w:space="0" w:color="auto"/>
            <w:bottom w:val="none" w:sz="0" w:space="0" w:color="auto"/>
            <w:right w:val="none" w:sz="0" w:space="0" w:color="auto"/>
          </w:divBdr>
          <w:divsChild>
            <w:div w:id="1051342801">
              <w:marLeft w:val="0"/>
              <w:marRight w:val="0"/>
              <w:marTop w:val="0"/>
              <w:marBottom w:val="0"/>
              <w:divBdr>
                <w:top w:val="none" w:sz="0" w:space="0" w:color="auto"/>
                <w:left w:val="none" w:sz="0" w:space="0" w:color="auto"/>
                <w:bottom w:val="none" w:sz="0" w:space="0" w:color="auto"/>
                <w:right w:val="none" w:sz="0" w:space="0" w:color="auto"/>
              </w:divBdr>
            </w:div>
            <w:div w:id="1660040771">
              <w:marLeft w:val="0"/>
              <w:marRight w:val="0"/>
              <w:marTop w:val="0"/>
              <w:marBottom w:val="0"/>
              <w:divBdr>
                <w:top w:val="none" w:sz="0" w:space="0" w:color="auto"/>
                <w:left w:val="none" w:sz="0" w:space="0" w:color="auto"/>
                <w:bottom w:val="none" w:sz="0" w:space="0" w:color="auto"/>
                <w:right w:val="none" w:sz="0" w:space="0" w:color="auto"/>
              </w:divBdr>
            </w:div>
            <w:div w:id="848757915">
              <w:marLeft w:val="0"/>
              <w:marRight w:val="0"/>
              <w:marTop w:val="0"/>
              <w:marBottom w:val="0"/>
              <w:divBdr>
                <w:top w:val="none" w:sz="0" w:space="0" w:color="auto"/>
                <w:left w:val="none" w:sz="0" w:space="0" w:color="auto"/>
                <w:bottom w:val="none" w:sz="0" w:space="0" w:color="auto"/>
                <w:right w:val="none" w:sz="0" w:space="0" w:color="auto"/>
              </w:divBdr>
            </w:div>
            <w:div w:id="659624358">
              <w:marLeft w:val="0"/>
              <w:marRight w:val="0"/>
              <w:marTop w:val="0"/>
              <w:marBottom w:val="0"/>
              <w:divBdr>
                <w:top w:val="none" w:sz="0" w:space="0" w:color="auto"/>
                <w:left w:val="none" w:sz="0" w:space="0" w:color="auto"/>
                <w:bottom w:val="none" w:sz="0" w:space="0" w:color="auto"/>
                <w:right w:val="none" w:sz="0" w:space="0" w:color="auto"/>
              </w:divBdr>
            </w:div>
            <w:div w:id="66397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318965">
      <w:bodyDiv w:val="1"/>
      <w:marLeft w:val="0"/>
      <w:marRight w:val="0"/>
      <w:marTop w:val="0"/>
      <w:marBottom w:val="0"/>
      <w:divBdr>
        <w:top w:val="none" w:sz="0" w:space="0" w:color="auto"/>
        <w:left w:val="none" w:sz="0" w:space="0" w:color="auto"/>
        <w:bottom w:val="none" w:sz="0" w:space="0" w:color="auto"/>
        <w:right w:val="none" w:sz="0" w:space="0" w:color="auto"/>
      </w:divBdr>
      <w:divsChild>
        <w:div w:id="81225696">
          <w:marLeft w:val="0"/>
          <w:marRight w:val="0"/>
          <w:marTop w:val="0"/>
          <w:marBottom w:val="0"/>
          <w:divBdr>
            <w:top w:val="none" w:sz="0" w:space="0" w:color="auto"/>
            <w:left w:val="none" w:sz="0" w:space="0" w:color="auto"/>
            <w:bottom w:val="none" w:sz="0" w:space="0" w:color="auto"/>
            <w:right w:val="none" w:sz="0" w:space="0" w:color="auto"/>
          </w:divBdr>
          <w:divsChild>
            <w:div w:id="76018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077204">
      <w:bodyDiv w:val="1"/>
      <w:marLeft w:val="0"/>
      <w:marRight w:val="0"/>
      <w:marTop w:val="0"/>
      <w:marBottom w:val="0"/>
      <w:divBdr>
        <w:top w:val="none" w:sz="0" w:space="0" w:color="auto"/>
        <w:left w:val="none" w:sz="0" w:space="0" w:color="auto"/>
        <w:bottom w:val="none" w:sz="0" w:space="0" w:color="auto"/>
        <w:right w:val="none" w:sz="0" w:space="0" w:color="auto"/>
      </w:divBdr>
    </w:div>
    <w:div w:id="863128465">
      <w:bodyDiv w:val="1"/>
      <w:marLeft w:val="0"/>
      <w:marRight w:val="0"/>
      <w:marTop w:val="0"/>
      <w:marBottom w:val="0"/>
      <w:divBdr>
        <w:top w:val="none" w:sz="0" w:space="0" w:color="auto"/>
        <w:left w:val="none" w:sz="0" w:space="0" w:color="auto"/>
        <w:bottom w:val="none" w:sz="0" w:space="0" w:color="auto"/>
        <w:right w:val="none" w:sz="0" w:space="0" w:color="auto"/>
      </w:divBdr>
    </w:div>
    <w:div w:id="867913813">
      <w:bodyDiv w:val="1"/>
      <w:marLeft w:val="0"/>
      <w:marRight w:val="0"/>
      <w:marTop w:val="0"/>
      <w:marBottom w:val="0"/>
      <w:divBdr>
        <w:top w:val="none" w:sz="0" w:space="0" w:color="auto"/>
        <w:left w:val="none" w:sz="0" w:space="0" w:color="auto"/>
        <w:bottom w:val="none" w:sz="0" w:space="0" w:color="auto"/>
        <w:right w:val="none" w:sz="0" w:space="0" w:color="auto"/>
      </w:divBdr>
      <w:divsChild>
        <w:div w:id="288052431">
          <w:marLeft w:val="0"/>
          <w:marRight w:val="0"/>
          <w:marTop w:val="0"/>
          <w:marBottom w:val="0"/>
          <w:divBdr>
            <w:top w:val="none" w:sz="0" w:space="0" w:color="auto"/>
            <w:left w:val="none" w:sz="0" w:space="0" w:color="auto"/>
            <w:bottom w:val="none" w:sz="0" w:space="0" w:color="auto"/>
            <w:right w:val="none" w:sz="0" w:space="0" w:color="auto"/>
          </w:divBdr>
          <w:divsChild>
            <w:div w:id="548345473">
              <w:marLeft w:val="0"/>
              <w:marRight w:val="0"/>
              <w:marTop w:val="0"/>
              <w:marBottom w:val="0"/>
              <w:divBdr>
                <w:top w:val="none" w:sz="0" w:space="0" w:color="auto"/>
                <w:left w:val="none" w:sz="0" w:space="0" w:color="auto"/>
                <w:bottom w:val="none" w:sz="0" w:space="0" w:color="auto"/>
                <w:right w:val="none" w:sz="0" w:space="0" w:color="auto"/>
              </w:divBdr>
            </w:div>
            <w:div w:id="1408260560">
              <w:marLeft w:val="0"/>
              <w:marRight w:val="0"/>
              <w:marTop w:val="0"/>
              <w:marBottom w:val="0"/>
              <w:divBdr>
                <w:top w:val="none" w:sz="0" w:space="0" w:color="auto"/>
                <w:left w:val="none" w:sz="0" w:space="0" w:color="auto"/>
                <w:bottom w:val="none" w:sz="0" w:space="0" w:color="auto"/>
                <w:right w:val="none" w:sz="0" w:space="0" w:color="auto"/>
              </w:divBdr>
            </w:div>
            <w:div w:id="312830753">
              <w:marLeft w:val="0"/>
              <w:marRight w:val="0"/>
              <w:marTop w:val="0"/>
              <w:marBottom w:val="0"/>
              <w:divBdr>
                <w:top w:val="none" w:sz="0" w:space="0" w:color="auto"/>
                <w:left w:val="none" w:sz="0" w:space="0" w:color="auto"/>
                <w:bottom w:val="none" w:sz="0" w:space="0" w:color="auto"/>
                <w:right w:val="none" w:sz="0" w:space="0" w:color="auto"/>
              </w:divBdr>
            </w:div>
            <w:div w:id="2103449709">
              <w:marLeft w:val="0"/>
              <w:marRight w:val="0"/>
              <w:marTop w:val="0"/>
              <w:marBottom w:val="0"/>
              <w:divBdr>
                <w:top w:val="none" w:sz="0" w:space="0" w:color="auto"/>
                <w:left w:val="none" w:sz="0" w:space="0" w:color="auto"/>
                <w:bottom w:val="none" w:sz="0" w:space="0" w:color="auto"/>
                <w:right w:val="none" w:sz="0" w:space="0" w:color="auto"/>
              </w:divBdr>
            </w:div>
            <w:div w:id="46886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487708">
      <w:bodyDiv w:val="1"/>
      <w:marLeft w:val="0"/>
      <w:marRight w:val="0"/>
      <w:marTop w:val="0"/>
      <w:marBottom w:val="0"/>
      <w:divBdr>
        <w:top w:val="none" w:sz="0" w:space="0" w:color="auto"/>
        <w:left w:val="none" w:sz="0" w:space="0" w:color="auto"/>
        <w:bottom w:val="none" w:sz="0" w:space="0" w:color="auto"/>
        <w:right w:val="none" w:sz="0" w:space="0" w:color="auto"/>
      </w:divBdr>
    </w:div>
    <w:div w:id="887886121">
      <w:bodyDiv w:val="1"/>
      <w:marLeft w:val="0"/>
      <w:marRight w:val="0"/>
      <w:marTop w:val="0"/>
      <w:marBottom w:val="0"/>
      <w:divBdr>
        <w:top w:val="none" w:sz="0" w:space="0" w:color="auto"/>
        <w:left w:val="none" w:sz="0" w:space="0" w:color="auto"/>
        <w:bottom w:val="none" w:sz="0" w:space="0" w:color="auto"/>
        <w:right w:val="none" w:sz="0" w:space="0" w:color="auto"/>
      </w:divBdr>
    </w:div>
    <w:div w:id="891038296">
      <w:bodyDiv w:val="1"/>
      <w:marLeft w:val="0"/>
      <w:marRight w:val="0"/>
      <w:marTop w:val="0"/>
      <w:marBottom w:val="0"/>
      <w:divBdr>
        <w:top w:val="none" w:sz="0" w:space="0" w:color="auto"/>
        <w:left w:val="none" w:sz="0" w:space="0" w:color="auto"/>
        <w:bottom w:val="none" w:sz="0" w:space="0" w:color="auto"/>
        <w:right w:val="none" w:sz="0" w:space="0" w:color="auto"/>
      </w:divBdr>
    </w:div>
    <w:div w:id="935022185">
      <w:bodyDiv w:val="1"/>
      <w:marLeft w:val="0"/>
      <w:marRight w:val="0"/>
      <w:marTop w:val="0"/>
      <w:marBottom w:val="0"/>
      <w:divBdr>
        <w:top w:val="none" w:sz="0" w:space="0" w:color="auto"/>
        <w:left w:val="none" w:sz="0" w:space="0" w:color="auto"/>
        <w:bottom w:val="none" w:sz="0" w:space="0" w:color="auto"/>
        <w:right w:val="none" w:sz="0" w:space="0" w:color="auto"/>
      </w:divBdr>
    </w:div>
    <w:div w:id="958530778">
      <w:bodyDiv w:val="1"/>
      <w:marLeft w:val="0"/>
      <w:marRight w:val="0"/>
      <w:marTop w:val="0"/>
      <w:marBottom w:val="0"/>
      <w:divBdr>
        <w:top w:val="none" w:sz="0" w:space="0" w:color="auto"/>
        <w:left w:val="none" w:sz="0" w:space="0" w:color="auto"/>
        <w:bottom w:val="none" w:sz="0" w:space="0" w:color="auto"/>
        <w:right w:val="none" w:sz="0" w:space="0" w:color="auto"/>
      </w:divBdr>
    </w:div>
    <w:div w:id="959216772">
      <w:bodyDiv w:val="1"/>
      <w:marLeft w:val="0"/>
      <w:marRight w:val="0"/>
      <w:marTop w:val="0"/>
      <w:marBottom w:val="0"/>
      <w:divBdr>
        <w:top w:val="none" w:sz="0" w:space="0" w:color="auto"/>
        <w:left w:val="none" w:sz="0" w:space="0" w:color="auto"/>
        <w:bottom w:val="none" w:sz="0" w:space="0" w:color="auto"/>
        <w:right w:val="none" w:sz="0" w:space="0" w:color="auto"/>
      </w:divBdr>
    </w:div>
    <w:div w:id="977029685">
      <w:bodyDiv w:val="1"/>
      <w:marLeft w:val="0"/>
      <w:marRight w:val="0"/>
      <w:marTop w:val="0"/>
      <w:marBottom w:val="0"/>
      <w:divBdr>
        <w:top w:val="none" w:sz="0" w:space="0" w:color="auto"/>
        <w:left w:val="none" w:sz="0" w:space="0" w:color="auto"/>
        <w:bottom w:val="none" w:sz="0" w:space="0" w:color="auto"/>
        <w:right w:val="none" w:sz="0" w:space="0" w:color="auto"/>
      </w:divBdr>
    </w:div>
    <w:div w:id="994802934">
      <w:bodyDiv w:val="1"/>
      <w:marLeft w:val="0"/>
      <w:marRight w:val="0"/>
      <w:marTop w:val="0"/>
      <w:marBottom w:val="0"/>
      <w:divBdr>
        <w:top w:val="none" w:sz="0" w:space="0" w:color="auto"/>
        <w:left w:val="none" w:sz="0" w:space="0" w:color="auto"/>
        <w:bottom w:val="none" w:sz="0" w:space="0" w:color="auto"/>
        <w:right w:val="none" w:sz="0" w:space="0" w:color="auto"/>
      </w:divBdr>
      <w:divsChild>
        <w:div w:id="1921014098">
          <w:marLeft w:val="0"/>
          <w:marRight w:val="0"/>
          <w:marTop w:val="0"/>
          <w:marBottom w:val="0"/>
          <w:divBdr>
            <w:top w:val="none" w:sz="0" w:space="0" w:color="auto"/>
            <w:left w:val="none" w:sz="0" w:space="0" w:color="auto"/>
            <w:bottom w:val="none" w:sz="0" w:space="0" w:color="auto"/>
            <w:right w:val="none" w:sz="0" w:space="0" w:color="auto"/>
          </w:divBdr>
          <w:divsChild>
            <w:div w:id="519322435">
              <w:marLeft w:val="0"/>
              <w:marRight w:val="0"/>
              <w:marTop w:val="0"/>
              <w:marBottom w:val="0"/>
              <w:divBdr>
                <w:top w:val="none" w:sz="0" w:space="0" w:color="auto"/>
                <w:left w:val="none" w:sz="0" w:space="0" w:color="auto"/>
                <w:bottom w:val="none" w:sz="0" w:space="0" w:color="auto"/>
                <w:right w:val="none" w:sz="0" w:space="0" w:color="auto"/>
              </w:divBdr>
            </w:div>
            <w:div w:id="556430933">
              <w:marLeft w:val="0"/>
              <w:marRight w:val="0"/>
              <w:marTop w:val="0"/>
              <w:marBottom w:val="0"/>
              <w:divBdr>
                <w:top w:val="none" w:sz="0" w:space="0" w:color="auto"/>
                <w:left w:val="none" w:sz="0" w:space="0" w:color="auto"/>
                <w:bottom w:val="none" w:sz="0" w:space="0" w:color="auto"/>
                <w:right w:val="none" w:sz="0" w:space="0" w:color="auto"/>
              </w:divBdr>
            </w:div>
            <w:div w:id="1469317288">
              <w:marLeft w:val="0"/>
              <w:marRight w:val="0"/>
              <w:marTop w:val="0"/>
              <w:marBottom w:val="0"/>
              <w:divBdr>
                <w:top w:val="none" w:sz="0" w:space="0" w:color="auto"/>
                <w:left w:val="none" w:sz="0" w:space="0" w:color="auto"/>
                <w:bottom w:val="none" w:sz="0" w:space="0" w:color="auto"/>
                <w:right w:val="none" w:sz="0" w:space="0" w:color="auto"/>
              </w:divBdr>
            </w:div>
            <w:div w:id="866135996">
              <w:marLeft w:val="0"/>
              <w:marRight w:val="0"/>
              <w:marTop w:val="0"/>
              <w:marBottom w:val="0"/>
              <w:divBdr>
                <w:top w:val="none" w:sz="0" w:space="0" w:color="auto"/>
                <w:left w:val="none" w:sz="0" w:space="0" w:color="auto"/>
                <w:bottom w:val="none" w:sz="0" w:space="0" w:color="auto"/>
                <w:right w:val="none" w:sz="0" w:space="0" w:color="auto"/>
              </w:divBdr>
            </w:div>
            <w:div w:id="112666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42244">
      <w:bodyDiv w:val="1"/>
      <w:marLeft w:val="0"/>
      <w:marRight w:val="0"/>
      <w:marTop w:val="0"/>
      <w:marBottom w:val="0"/>
      <w:divBdr>
        <w:top w:val="none" w:sz="0" w:space="0" w:color="auto"/>
        <w:left w:val="none" w:sz="0" w:space="0" w:color="auto"/>
        <w:bottom w:val="none" w:sz="0" w:space="0" w:color="auto"/>
        <w:right w:val="none" w:sz="0" w:space="0" w:color="auto"/>
      </w:divBdr>
      <w:divsChild>
        <w:div w:id="329410705">
          <w:marLeft w:val="0"/>
          <w:marRight w:val="0"/>
          <w:marTop w:val="0"/>
          <w:marBottom w:val="0"/>
          <w:divBdr>
            <w:top w:val="none" w:sz="0" w:space="0" w:color="auto"/>
            <w:left w:val="none" w:sz="0" w:space="0" w:color="auto"/>
            <w:bottom w:val="none" w:sz="0" w:space="0" w:color="auto"/>
            <w:right w:val="none" w:sz="0" w:space="0" w:color="auto"/>
          </w:divBdr>
        </w:div>
      </w:divsChild>
    </w:div>
    <w:div w:id="1080370134">
      <w:bodyDiv w:val="1"/>
      <w:marLeft w:val="0"/>
      <w:marRight w:val="0"/>
      <w:marTop w:val="0"/>
      <w:marBottom w:val="0"/>
      <w:divBdr>
        <w:top w:val="none" w:sz="0" w:space="0" w:color="auto"/>
        <w:left w:val="none" w:sz="0" w:space="0" w:color="auto"/>
        <w:bottom w:val="none" w:sz="0" w:space="0" w:color="auto"/>
        <w:right w:val="none" w:sz="0" w:space="0" w:color="auto"/>
      </w:divBdr>
      <w:divsChild>
        <w:div w:id="673724381">
          <w:marLeft w:val="0"/>
          <w:marRight w:val="0"/>
          <w:marTop w:val="0"/>
          <w:marBottom w:val="0"/>
          <w:divBdr>
            <w:top w:val="none" w:sz="0" w:space="0" w:color="auto"/>
            <w:left w:val="none" w:sz="0" w:space="0" w:color="auto"/>
            <w:bottom w:val="none" w:sz="0" w:space="0" w:color="auto"/>
            <w:right w:val="none" w:sz="0" w:space="0" w:color="auto"/>
          </w:divBdr>
          <w:divsChild>
            <w:div w:id="1302539595">
              <w:marLeft w:val="0"/>
              <w:marRight w:val="0"/>
              <w:marTop w:val="0"/>
              <w:marBottom w:val="0"/>
              <w:divBdr>
                <w:top w:val="none" w:sz="0" w:space="0" w:color="auto"/>
                <w:left w:val="none" w:sz="0" w:space="0" w:color="auto"/>
                <w:bottom w:val="none" w:sz="0" w:space="0" w:color="auto"/>
                <w:right w:val="none" w:sz="0" w:space="0" w:color="auto"/>
              </w:divBdr>
              <w:divsChild>
                <w:div w:id="1271474911">
                  <w:marLeft w:val="0"/>
                  <w:marRight w:val="0"/>
                  <w:marTop w:val="0"/>
                  <w:marBottom w:val="0"/>
                  <w:divBdr>
                    <w:top w:val="none" w:sz="0" w:space="0" w:color="auto"/>
                    <w:left w:val="none" w:sz="0" w:space="0" w:color="auto"/>
                    <w:bottom w:val="none" w:sz="0" w:space="0" w:color="auto"/>
                    <w:right w:val="none" w:sz="0" w:space="0" w:color="auto"/>
                  </w:divBdr>
                  <w:divsChild>
                    <w:div w:id="1355770689">
                      <w:marLeft w:val="0"/>
                      <w:marRight w:val="0"/>
                      <w:marTop w:val="0"/>
                      <w:marBottom w:val="0"/>
                      <w:divBdr>
                        <w:top w:val="none" w:sz="0" w:space="0" w:color="auto"/>
                        <w:left w:val="none" w:sz="0" w:space="0" w:color="auto"/>
                        <w:bottom w:val="none" w:sz="0" w:space="0" w:color="auto"/>
                        <w:right w:val="none" w:sz="0" w:space="0" w:color="auto"/>
                      </w:divBdr>
                      <w:divsChild>
                        <w:div w:id="1614631553">
                          <w:marLeft w:val="0"/>
                          <w:marRight w:val="0"/>
                          <w:marTop w:val="0"/>
                          <w:marBottom w:val="0"/>
                          <w:divBdr>
                            <w:top w:val="none" w:sz="0" w:space="0" w:color="auto"/>
                            <w:left w:val="none" w:sz="0" w:space="0" w:color="auto"/>
                            <w:bottom w:val="none" w:sz="0" w:space="0" w:color="auto"/>
                            <w:right w:val="none" w:sz="0" w:space="0" w:color="auto"/>
                          </w:divBdr>
                          <w:divsChild>
                            <w:div w:id="1593471116">
                              <w:marLeft w:val="0"/>
                              <w:marRight w:val="0"/>
                              <w:marTop w:val="0"/>
                              <w:marBottom w:val="0"/>
                              <w:divBdr>
                                <w:top w:val="none" w:sz="0" w:space="0" w:color="auto"/>
                                <w:left w:val="none" w:sz="0" w:space="0" w:color="auto"/>
                                <w:bottom w:val="none" w:sz="0" w:space="0" w:color="auto"/>
                                <w:right w:val="none" w:sz="0" w:space="0" w:color="auto"/>
                              </w:divBdr>
                              <w:divsChild>
                                <w:div w:id="1979070697">
                                  <w:marLeft w:val="0"/>
                                  <w:marRight w:val="0"/>
                                  <w:marTop w:val="0"/>
                                  <w:marBottom w:val="0"/>
                                  <w:divBdr>
                                    <w:top w:val="none" w:sz="0" w:space="0" w:color="auto"/>
                                    <w:left w:val="none" w:sz="0" w:space="0" w:color="auto"/>
                                    <w:bottom w:val="none" w:sz="0" w:space="0" w:color="auto"/>
                                    <w:right w:val="none" w:sz="0" w:space="0" w:color="auto"/>
                                  </w:divBdr>
                                  <w:divsChild>
                                    <w:div w:id="1150754384">
                                      <w:marLeft w:val="0"/>
                                      <w:marRight w:val="0"/>
                                      <w:marTop w:val="0"/>
                                      <w:marBottom w:val="0"/>
                                      <w:divBdr>
                                        <w:top w:val="none" w:sz="0" w:space="0" w:color="auto"/>
                                        <w:left w:val="none" w:sz="0" w:space="0" w:color="auto"/>
                                        <w:bottom w:val="none" w:sz="0" w:space="0" w:color="auto"/>
                                        <w:right w:val="none" w:sz="0" w:space="0" w:color="auto"/>
                                      </w:divBdr>
                                      <w:divsChild>
                                        <w:div w:id="473065201">
                                          <w:marLeft w:val="0"/>
                                          <w:marRight w:val="0"/>
                                          <w:marTop w:val="0"/>
                                          <w:marBottom w:val="0"/>
                                          <w:divBdr>
                                            <w:top w:val="none" w:sz="0" w:space="0" w:color="auto"/>
                                            <w:left w:val="none" w:sz="0" w:space="0" w:color="auto"/>
                                            <w:bottom w:val="none" w:sz="0" w:space="0" w:color="auto"/>
                                            <w:right w:val="none" w:sz="0" w:space="0" w:color="auto"/>
                                          </w:divBdr>
                                          <w:divsChild>
                                            <w:div w:id="356274849">
                                              <w:marLeft w:val="0"/>
                                              <w:marRight w:val="0"/>
                                              <w:marTop w:val="0"/>
                                              <w:marBottom w:val="0"/>
                                              <w:divBdr>
                                                <w:top w:val="none" w:sz="0" w:space="0" w:color="auto"/>
                                                <w:left w:val="none" w:sz="0" w:space="0" w:color="auto"/>
                                                <w:bottom w:val="none" w:sz="0" w:space="0" w:color="auto"/>
                                                <w:right w:val="none" w:sz="0" w:space="0" w:color="auto"/>
                                              </w:divBdr>
                                              <w:divsChild>
                                                <w:div w:id="1814639838">
                                                  <w:marLeft w:val="0"/>
                                                  <w:marRight w:val="0"/>
                                                  <w:marTop w:val="0"/>
                                                  <w:marBottom w:val="0"/>
                                                  <w:divBdr>
                                                    <w:top w:val="none" w:sz="0" w:space="0" w:color="auto"/>
                                                    <w:left w:val="none" w:sz="0" w:space="0" w:color="auto"/>
                                                    <w:bottom w:val="none" w:sz="0" w:space="0" w:color="auto"/>
                                                    <w:right w:val="none" w:sz="0" w:space="0" w:color="auto"/>
                                                  </w:divBdr>
                                                  <w:divsChild>
                                                    <w:div w:id="1577859889">
                                                      <w:marLeft w:val="0"/>
                                                      <w:marRight w:val="0"/>
                                                      <w:marTop w:val="0"/>
                                                      <w:marBottom w:val="0"/>
                                                      <w:divBdr>
                                                        <w:top w:val="none" w:sz="0" w:space="0" w:color="auto"/>
                                                        <w:left w:val="none" w:sz="0" w:space="0" w:color="auto"/>
                                                        <w:bottom w:val="none" w:sz="0" w:space="0" w:color="auto"/>
                                                        <w:right w:val="none" w:sz="0" w:space="0" w:color="auto"/>
                                                      </w:divBdr>
                                                      <w:divsChild>
                                                        <w:div w:id="707877286">
                                                          <w:marLeft w:val="0"/>
                                                          <w:marRight w:val="0"/>
                                                          <w:marTop w:val="0"/>
                                                          <w:marBottom w:val="0"/>
                                                          <w:divBdr>
                                                            <w:top w:val="none" w:sz="0" w:space="0" w:color="auto"/>
                                                            <w:left w:val="none" w:sz="0" w:space="0" w:color="auto"/>
                                                            <w:bottom w:val="none" w:sz="0" w:space="0" w:color="auto"/>
                                                            <w:right w:val="none" w:sz="0" w:space="0" w:color="auto"/>
                                                          </w:divBdr>
                                                        </w:div>
                                                        <w:div w:id="1287153573">
                                                          <w:marLeft w:val="0"/>
                                                          <w:marRight w:val="0"/>
                                                          <w:marTop w:val="0"/>
                                                          <w:marBottom w:val="0"/>
                                                          <w:divBdr>
                                                            <w:top w:val="none" w:sz="0" w:space="0" w:color="auto"/>
                                                            <w:left w:val="none" w:sz="0" w:space="0" w:color="auto"/>
                                                            <w:bottom w:val="none" w:sz="0" w:space="0" w:color="auto"/>
                                                            <w:right w:val="none" w:sz="0" w:space="0" w:color="auto"/>
                                                          </w:divBdr>
                                                        </w:div>
                                                        <w:div w:id="1186864894">
                                                          <w:marLeft w:val="0"/>
                                                          <w:marRight w:val="0"/>
                                                          <w:marTop w:val="0"/>
                                                          <w:marBottom w:val="0"/>
                                                          <w:divBdr>
                                                            <w:top w:val="none" w:sz="0" w:space="0" w:color="auto"/>
                                                            <w:left w:val="none" w:sz="0" w:space="0" w:color="auto"/>
                                                            <w:bottom w:val="none" w:sz="0" w:space="0" w:color="auto"/>
                                                            <w:right w:val="none" w:sz="0" w:space="0" w:color="auto"/>
                                                          </w:divBdr>
                                                        </w:div>
                                                        <w:div w:id="2143302446">
                                                          <w:marLeft w:val="0"/>
                                                          <w:marRight w:val="0"/>
                                                          <w:marTop w:val="0"/>
                                                          <w:marBottom w:val="0"/>
                                                          <w:divBdr>
                                                            <w:top w:val="none" w:sz="0" w:space="0" w:color="auto"/>
                                                            <w:left w:val="none" w:sz="0" w:space="0" w:color="auto"/>
                                                            <w:bottom w:val="none" w:sz="0" w:space="0" w:color="auto"/>
                                                            <w:right w:val="none" w:sz="0" w:space="0" w:color="auto"/>
                                                          </w:divBdr>
                                                        </w:div>
                                                        <w:div w:id="264119131">
                                                          <w:marLeft w:val="0"/>
                                                          <w:marRight w:val="0"/>
                                                          <w:marTop w:val="0"/>
                                                          <w:marBottom w:val="0"/>
                                                          <w:divBdr>
                                                            <w:top w:val="none" w:sz="0" w:space="0" w:color="auto"/>
                                                            <w:left w:val="none" w:sz="0" w:space="0" w:color="auto"/>
                                                            <w:bottom w:val="none" w:sz="0" w:space="0" w:color="auto"/>
                                                            <w:right w:val="none" w:sz="0" w:space="0" w:color="auto"/>
                                                          </w:divBdr>
                                                        </w:div>
                                                        <w:div w:id="1499615416">
                                                          <w:marLeft w:val="0"/>
                                                          <w:marRight w:val="0"/>
                                                          <w:marTop w:val="0"/>
                                                          <w:marBottom w:val="0"/>
                                                          <w:divBdr>
                                                            <w:top w:val="none" w:sz="0" w:space="0" w:color="auto"/>
                                                            <w:left w:val="none" w:sz="0" w:space="0" w:color="auto"/>
                                                            <w:bottom w:val="none" w:sz="0" w:space="0" w:color="auto"/>
                                                            <w:right w:val="none" w:sz="0" w:space="0" w:color="auto"/>
                                                          </w:divBdr>
                                                        </w:div>
                                                        <w:div w:id="1212156920">
                                                          <w:marLeft w:val="0"/>
                                                          <w:marRight w:val="0"/>
                                                          <w:marTop w:val="0"/>
                                                          <w:marBottom w:val="0"/>
                                                          <w:divBdr>
                                                            <w:top w:val="none" w:sz="0" w:space="0" w:color="auto"/>
                                                            <w:left w:val="none" w:sz="0" w:space="0" w:color="auto"/>
                                                            <w:bottom w:val="none" w:sz="0" w:space="0" w:color="auto"/>
                                                            <w:right w:val="none" w:sz="0" w:space="0" w:color="auto"/>
                                                          </w:divBdr>
                                                        </w:div>
                                                        <w:div w:id="670065329">
                                                          <w:marLeft w:val="0"/>
                                                          <w:marRight w:val="0"/>
                                                          <w:marTop w:val="0"/>
                                                          <w:marBottom w:val="0"/>
                                                          <w:divBdr>
                                                            <w:top w:val="none" w:sz="0" w:space="0" w:color="auto"/>
                                                            <w:left w:val="none" w:sz="0" w:space="0" w:color="auto"/>
                                                            <w:bottom w:val="none" w:sz="0" w:space="0" w:color="auto"/>
                                                            <w:right w:val="none" w:sz="0" w:space="0" w:color="auto"/>
                                                          </w:divBdr>
                                                        </w:div>
                                                        <w:div w:id="1375354182">
                                                          <w:marLeft w:val="0"/>
                                                          <w:marRight w:val="0"/>
                                                          <w:marTop w:val="0"/>
                                                          <w:marBottom w:val="0"/>
                                                          <w:divBdr>
                                                            <w:top w:val="none" w:sz="0" w:space="0" w:color="auto"/>
                                                            <w:left w:val="none" w:sz="0" w:space="0" w:color="auto"/>
                                                            <w:bottom w:val="none" w:sz="0" w:space="0" w:color="auto"/>
                                                            <w:right w:val="none" w:sz="0" w:space="0" w:color="auto"/>
                                                          </w:divBdr>
                                                        </w:div>
                                                        <w:div w:id="995913672">
                                                          <w:marLeft w:val="0"/>
                                                          <w:marRight w:val="0"/>
                                                          <w:marTop w:val="0"/>
                                                          <w:marBottom w:val="0"/>
                                                          <w:divBdr>
                                                            <w:top w:val="none" w:sz="0" w:space="0" w:color="auto"/>
                                                            <w:left w:val="none" w:sz="0" w:space="0" w:color="auto"/>
                                                            <w:bottom w:val="none" w:sz="0" w:space="0" w:color="auto"/>
                                                            <w:right w:val="none" w:sz="0" w:space="0" w:color="auto"/>
                                                          </w:divBdr>
                                                        </w:div>
                                                        <w:div w:id="41486411">
                                                          <w:marLeft w:val="0"/>
                                                          <w:marRight w:val="0"/>
                                                          <w:marTop w:val="0"/>
                                                          <w:marBottom w:val="0"/>
                                                          <w:divBdr>
                                                            <w:top w:val="none" w:sz="0" w:space="0" w:color="auto"/>
                                                            <w:left w:val="none" w:sz="0" w:space="0" w:color="auto"/>
                                                            <w:bottom w:val="none" w:sz="0" w:space="0" w:color="auto"/>
                                                            <w:right w:val="none" w:sz="0" w:space="0" w:color="auto"/>
                                                          </w:divBdr>
                                                        </w:div>
                                                        <w:div w:id="1053430426">
                                                          <w:marLeft w:val="0"/>
                                                          <w:marRight w:val="0"/>
                                                          <w:marTop w:val="0"/>
                                                          <w:marBottom w:val="0"/>
                                                          <w:divBdr>
                                                            <w:top w:val="none" w:sz="0" w:space="0" w:color="auto"/>
                                                            <w:left w:val="none" w:sz="0" w:space="0" w:color="auto"/>
                                                            <w:bottom w:val="none" w:sz="0" w:space="0" w:color="auto"/>
                                                            <w:right w:val="none" w:sz="0" w:space="0" w:color="auto"/>
                                                          </w:divBdr>
                                                        </w:div>
                                                        <w:div w:id="682586388">
                                                          <w:marLeft w:val="0"/>
                                                          <w:marRight w:val="0"/>
                                                          <w:marTop w:val="0"/>
                                                          <w:marBottom w:val="0"/>
                                                          <w:divBdr>
                                                            <w:top w:val="none" w:sz="0" w:space="0" w:color="auto"/>
                                                            <w:left w:val="none" w:sz="0" w:space="0" w:color="auto"/>
                                                            <w:bottom w:val="none" w:sz="0" w:space="0" w:color="auto"/>
                                                            <w:right w:val="none" w:sz="0" w:space="0" w:color="auto"/>
                                                          </w:divBdr>
                                                        </w:div>
                                                        <w:div w:id="948587866">
                                                          <w:marLeft w:val="0"/>
                                                          <w:marRight w:val="0"/>
                                                          <w:marTop w:val="0"/>
                                                          <w:marBottom w:val="0"/>
                                                          <w:divBdr>
                                                            <w:top w:val="none" w:sz="0" w:space="0" w:color="auto"/>
                                                            <w:left w:val="none" w:sz="0" w:space="0" w:color="auto"/>
                                                            <w:bottom w:val="none" w:sz="0" w:space="0" w:color="auto"/>
                                                            <w:right w:val="none" w:sz="0" w:space="0" w:color="auto"/>
                                                          </w:divBdr>
                                                        </w:div>
                                                        <w:div w:id="578641883">
                                                          <w:marLeft w:val="0"/>
                                                          <w:marRight w:val="0"/>
                                                          <w:marTop w:val="0"/>
                                                          <w:marBottom w:val="0"/>
                                                          <w:divBdr>
                                                            <w:top w:val="none" w:sz="0" w:space="0" w:color="auto"/>
                                                            <w:left w:val="none" w:sz="0" w:space="0" w:color="auto"/>
                                                            <w:bottom w:val="none" w:sz="0" w:space="0" w:color="auto"/>
                                                            <w:right w:val="none" w:sz="0" w:space="0" w:color="auto"/>
                                                          </w:divBdr>
                                                        </w:div>
                                                        <w:div w:id="1798331843">
                                                          <w:marLeft w:val="0"/>
                                                          <w:marRight w:val="0"/>
                                                          <w:marTop w:val="0"/>
                                                          <w:marBottom w:val="0"/>
                                                          <w:divBdr>
                                                            <w:top w:val="none" w:sz="0" w:space="0" w:color="auto"/>
                                                            <w:left w:val="none" w:sz="0" w:space="0" w:color="auto"/>
                                                            <w:bottom w:val="none" w:sz="0" w:space="0" w:color="auto"/>
                                                            <w:right w:val="none" w:sz="0" w:space="0" w:color="auto"/>
                                                          </w:divBdr>
                                                        </w:div>
                                                        <w:div w:id="357708217">
                                                          <w:marLeft w:val="0"/>
                                                          <w:marRight w:val="0"/>
                                                          <w:marTop w:val="0"/>
                                                          <w:marBottom w:val="0"/>
                                                          <w:divBdr>
                                                            <w:top w:val="none" w:sz="0" w:space="0" w:color="auto"/>
                                                            <w:left w:val="none" w:sz="0" w:space="0" w:color="auto"/>
                                                            <w:bottom w:val="none" w:sz="0" w:space="0" w:color="auto"/>
                                                            <w:right w:val="none" w:sz="0" w:space="0" w:color="auto"/>
                                                          </w:divBdr>
                                                        </w:div>
                                                        <w:div w:id="472645887">
                                                          <w:marLeft w:val="0"/>
                                                          <w:marRight w:val="0"/>
                                                          <w:marTop w:val="0"/>
                                                          <w:marBottom w:val="0"/>
                                                          <w:divBdr>
                                                            <w:top w:val="none" w:sz="0" w:space="0" w:color="auto"/>
                                                            <w:left w:val="none" w:sz="0" w:space="0" w:color="auto"/>
                                                            <w:bottom w:val="none" w:sz="0" w:space="0" w:color="auto"/>
                                                            <w:right w:val="none" w:sz="0" w:space="0" w:color="auto"/>
                                                          </w:divBdr>
                                                        </w:div>
                                                        <w:div w:id="939870586">
                                                          <w:marLeft w:val="0"/>
                                                          <w:marRight w:val="0"/>
                                                          <w:marTop w:val="0"/>
                                                          <w:marBottom w:val="0"/>
                                                          <w:divBdr>
                                                            <w:top w:val="none" w:sz="0" w:space="0" w:color="auto"/>
                                                            <w:left w:val="none" w:sz="0" w:space="0" w:color="auto"/>
                                                            <w:bottom w:val="none" w:sz="0" w:space="0" w:color="auto"/>
                                                            <w:right w:val="none" w:sz="0" w:space="0" w:color="auto"/>
                                                          </w:divBdr>
                                                        </w:div>
                                                        <w:div w:id="1661498226">
                                                          <w:marLeft w:val="0"/>
                                                          <w:marRight w:val="0"/>
                                                          <w:marTop w:val="0"/>
                                                          <w:marBottom w:val="0"/>
                                                          <w:divBdr>
                                                            <w:top w:val="none" w:sz="0" w:space="0" w:color="auto"/>
                                                            <w:left w:val="none" w:sz="0" w:space="0" w:color="auto"/>
                                                            <w:bottom w:val="none" w:sz="0" w:space="0" w:color="auto"/>
                                                            <w:right w:val="none" w:sz="0" w:space="0" w:color="auto"/>
                                                          </w:divBdr>
                                                        </w:div>
                                                        <w:div w:id="70393661">
                                                          <w:marLeft w:val="0"/>
                                                          <w:marRight w:val="0"/>
                                                          <w:marTop w:val="0"/>
                                                          <w:marBottom w:val="0"/>
                                                          <w:divBdr>
                                                            <w:top w:val="none" w:sz="0" w:space="0" w:color="auto"/>
                                                            <w:left w:val="none" w:sz="0" w:space="0" w:color="auto"/>
                                                            <w:bottom w:val="none" w:sz="0" w:space="0" w:color="auto"/>
                                                            <w:right w:val="none" w:sz="0" w:space="0" w:color="auto"/>
                                                          </w:divBdr>
                                                        </w:div>
                                                        <w:div w:id="1873960237">
                                                          <w:marLeft w:val="0"/>
                                                          <w:marRight w:val="0"/>
                                                          <w:marTop w:val="0"/>
                                                          <w:marBottom w:val="0"/>
                                                          <w:divBdr>
                                                            <w:top w:val="none" w:sz="0" w:space="0" w:color="auto"/>
                                                            <w:left w:val="none" w:sz="0" w:space="0" w:color="auto"/>
                                                            <w:bottom w:val="none" w:sz="0" w:space="0" w:color="auto"/>
                                                            <w:right w:val="none" w:sz="0" w:space="0" w:color="auto"/>
                                                          </w:divBdr>
                                                        </w:div>
                                                        <w:div w:id="958415431">
                                                          <w:marLeft w:val="0"/>
                                                          <w:marRight w:val="0"/>
                                                          <w:marTop w:val="0"/>
                                                          <w:marBottom w:val="0"/>
                                                          <w:divBdr>
                                                            <w:top w:val="none" w:sz="0" w:space="0" w:color="auto"/>
                                                            <w:left w:val="none" w:sz="0" w:space="0" w:color="auto"/>
                                                            <w:bottom w:val="none" w:sz="0" w:space="0" w:color="auto"/>
                                                            <w:right w:val="none" w:sz="0" w:space="0" w:color="auto"/>
                                                          </w:divBdr>
                                                        </w:div>
                                                        <w:div w:id="976450499">
                                                          <w:marLeft w:val="0"/>
                                                          <w:marRight w:val="0"/>
                                                          <w:marTop w:val="0"/>
                                                          <w:marBottom w:val="0"/>
                                                          <w:divBdr>
                                                            <w:top w:val="none" w:sz="0" w:space="0" w:color="auto"/>
                                                            <w:left w:val="none" w:sz="0" w:space="0" w:color="auto"/>
                                                            <w:bottom w:val="none" w:sz="0" w:space="0" w:color="auto"/>
                                                            <w:right w:val="none" w:sz="0" w:space="0" w:color="auto"/>
                                                          </w:divBdr>
                                                        </w:div>
                                                        <w:div w:id="389696573">
                                                          <w:marLeft w:val="0"/>
                                                          <w:marRight w:val="0"/>
                                                          <w:marTop w:val="0"/>
                                                          <w:marBottom w:val="0"/>
                                                          <w:divBdr>
                                                            <w:top w:val="none" w:sz="0" w:space="0" w:color="auto"/>
                                                            <w:left w:val="none" w:sz="0" w:space="0" w:color="auto"/>
                                                            <w:bottom w:val="none" w:sz="0" w:space="0" w:color="auto"/>
                                                            <w:right w:val="none" w:sz="0" w:space="0" w:color="auto"/>
                                                          </w:divBdr>
                                                        </w:div>
                                                        <w:div w:id="1804886058">
                                                          <w:marLeft w:val="0"/>
                                                          <w:marRight w:val="0"/>
                                                          <w:marTop w:val="0"/>
                                                          <w:marBottom w:val="0"/>
                                                          <w:divBdr>
                                                            <w:top w:val="none" w:sz="0" w:space="0" w:color="auto"/>
                                                            <w:left w:val="none" w:sz="0" w:space="0" w:color="auto"/>
                                                            <w:bottom w:val="none" w:sz="0" w:space="0" w:color="auto"/>
                                                            <w:right w:val="none" w:sz="0" w:space="0" w:color="auto"/>
                                                          </w:divBdr>
                                                        </w:div>
                                                        <w:div w:id="1039477568">
                                                          <w:marLeft w:val="0"/>
                                                          <w:marRight w:val="0"/>
                                                          <w:marTop w:val="0"/>
                                                          <w:marBottom w:val="0"/>
                                                          <w:divBdr>
                                                            <w:top w:val="none" w:sz="0" w:space="0" w:color="auto"/>
                                                            <w:left w:val="none" w:sz="0" w:space="0" w:color="auto"/>
                                                            <w:bottom w:val="none" w:sz="0" w:space="0" w:color="auto"/>
                                                            <w:right w:val="none" w:sz="0" w:space="0" w:color="auto"/>
                                                          </w:divBdr>
                                                        </w:div>
                                                        <w:div w:id="1281884591">
                                                          <w:marLeft w:val="0"/>
                                                          <w:marRight w:val="0"/>
                                                          <w:marTop w:val="0"/>
                                                          <w:marBottom w:val="0"/>
                                                          <w:divBdr>
                                                            <w:top w:val="none" w:sz="0" w:space="0" w:color="auto"/>
                                                            <w:left w:val="none" w:sz="0" w:space="0" w:color="auto"/>
                                                            <w:bottom w:val="none" w:sz="0" w:space="0" w:color="auto"/>
                                                            <w:right w:val="none" w:sz="0" w:space="0" w:color="auto"/>
                                                          </w:divBdr>
                                                        </w:div>
                                                        <w:div w:id="772821249">
                                                          <w:marLeft w:val="0"/>
                                                          <w:marRight w:val="0"/>
                                                          <w:marTop w:val="0"/>
                                                          <w:marBottom w:val="0"/>
                                                          <w:divBdr>
                                                            <w:top w:val="none" w:sz="0" w:space="0" w:color="auto"/>
                                                            <w:left w:val="none" w:sz="0" w:space="0" w:color="auto"/>
                                                            <w:bottom w:val="none" w:sz="0" w:space="0" w:color="auto"/>
                                                            <w:right w:val="none" w:sz="0" w:space="0" w:color="auto"/>
                                                          </w:divBdr>
                                                        </w:div>
                                                        <w:div w:id="96817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439435">
                                                  <w:marLeft w:val="0"/>
                                                  <w:marRight w:val="0"/>
                                                  <w:marTop w:val="0"/>
                                                  <w:marBottom w:val="0"/>
                                                  <w:divBdr>
                                                    <w:top w:val="none" w:sz="0" w:space="0" w:color="auto"/>
                                                    <w:left w:val="none" w:sz="0" w:space="0" w:color="auto"/>
                                                    <w:bottom w:val="none" w:sz="0" w:space="0" w:color="auto"/>
                                                    <w:right w:val="none" w:sz="0" w:space="0" w:color="auto"/>
                                                  </w:divBdr>
                                                  <w:divsChild>
                                                    <w:div w:id="991174223">
                                                      <w:marLeft w:val="0"/>
                                                      <w:marRight w:val="0"/>
                                                      <w:marTop w:val="0"/>
                                                      <w:marBottom w:val="0"/>
                                                      <w:divBdr>
                                                        <w:top w:val="none" w:sz="0" w:space="0" w:color="auto"/>
                                                        <w:left w:val="none" w:sz="0" w:space="0" w:color="auto"/>
                                                        <w:bottom w:val="none" w:sz="0" w:space="0" w:color="auto"/>
                                                        <w:right w:val="none" w:sz="0" w:space="0" w:color="auto"/>
                                                      </w:divBdr>
                                                    </w:div>
                                                  </w:divsChild>
                                                </w:div>
                                                <w:div w:id="122159194">
                                                  <w:marLeft w:val="0"/>
                                                  <w:marRight w:val="0"/>
                                                  <w:marTop w:val="0"/>
                                                  <w:marBottom w:val="0"/>
                                                  <w:divBdr>
                                                    <w:top w:val="none" w:sz="0" w:space="0" w:color="auto"/>
                                                    <w:left w:val="none" w:sz="0" w:space="0" w:color="auto"/>
                                                    <w:bottom w:val="none" w:sz="0" w:space="0" w:color="auto"/>
                                                    <w:right w:val="none" w:sz="0" w:space="0" w:color="auto"/>
                                                  </w:divBdr>
                                                  <w:divsChild>
                                                    <w:div w:id="855995487">
                                                      <w:marLeft w:val="0"/>
                                                      <w:marRight w:val="0"/>
                                                      <w:marTop w:val="0"/>
                                                      <w:marBottom w:val="0"/>
                                                      <w:divBdr>
                                                        <w:top w:val="none" w:sz="0" w:space="0" w:color="auto"/>
                                                        <w:left w:val="none" w:sz="0" w:space="0" w:color="auto"/>
                                                        <w:bottom w:val="none" w:sz="0" w:space="0" w:color="auto"/>
                                                        <w:right w:val="none" w:sz="0" w:space="0" w:color="auto"/>
                                                      </w:divBdr>
                                                    </w:div>
                                                  </w:divsChild>
                                                </w:div>
                                                <w:div w:id="1402560613">
                                                  <w:marLeft w:val="0"/>
                                                  <w:marRight w:val="0"/>
                                                  <w:marTop w:val="0"/>
                                                  <w:marBottom w:val="0"/>
                                                  <w:divBdr>
                                                    <w:top w:val="none" w:sz="0" w:space="0" w:color="auto"/>
                                                    <w:left w:val="none" w:sz="0" w:space="0" w:color="auto"/>
                                                    <w:bottom w:val="none" w:sz="0" w:space="0" w:color="auto"/>
                                                    <w:right w:val="none" w:sz="0" w:space="0" w:color="auto"/>
                                                  </w:divBdr>
                                                  <w:divsChild>
                                                    <w:div w:id="1287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0640626">
      <w:bodyDiv w:val="1"/>
      <w:marLeft w:val="0"/>
      <w:marRight w:val="0"/>
      <w:marTop w:val="0"/>
      <w:marBottom w:val="0"/>
      <w:divBdr>
        <w:top w:val="none" w:sz="0" w:space="0" w:color="auto"/>
        <w:left w:val="none" w:sz="0" w:space="0" w:color="auto"/>
        <w:bottom w:val="none" w:sz="0" w:space="0" w:color="auto"/>
        <w:right w:val="none" w:sz="0" w:space="0" w:color="auto"/>
      </w:divBdr>
    </w:div>
    <w:div w:id="1088192310">
      <w:bodyDiv w:val="1"/>
      <w:marLeft w:val="0"/>
      <w:marRight w:val="0"/>
      <w:marTop w:val="0"/>
      <w:marBottom w:val="0"/>
      <w:divBdr>
        <w:top w:val="none" w:sz="0" w:space="0" w:color="auto"/>
        <w:left w:val="none" w:sz="0" w:space="0" w:color="auto"/>
        <w:bottom w:val="none" w:sz="0" w:space="0" w:color="auto"/>
        <w:right w:val="none" w:sz="0" w:space="0" w:color="auto"/>
      </w:divBdr>
    </w:div>
    <w:div w:id="1091589125">
      <w:bodyDiv w:val="1"/>
      <w:marLeft w:val="0"/>
      <w:marRight w:val="0"/>
      <w:marTop w:val="0"/>
      <w:marBottom w:val="0"/>
      <w:divBdr>
        <w:top w:val="none" w:sz="0" w:space="0" w:color="auto"/>
        <w:left w:val="none" w:sz="0" w:space="0" w:color="auto"/>
        <w:bottom w:val="none" w:sz="0" w:space="0" w:color="auto"/>
        <w:right w:val="none" w:sz="0" w:space="0" w:color="auto"/>
      </w:divBdr>
    </w:div>
    <w:div w:id="1126121196">
      <w:bodyDiv w:val="1"/>
      <w:marLeft w:val="0"/>
      <w:marRight w:val="0"/>
      <w:marTop w:val="0"/>
      <w:marBottom w:val="0"/>
      <w:divBdr>
        <w:top w:val="none" w:sz="0" w:space="0" w:color="auto"/>
        <w:left w:val="none" w:sz="0" w:space="0" w:color="auto"/>
        <w:bottom w:val="none" w:sz="0" w:space="0" w:color="auto"/>
        <w:right w:val="none" w:sz="0" w:space="0" w:color="auto"/>
      </w:divBdr>
    </w:div>
    <w:div w:id="1173569480">
      <w:bodyDiv w:val="1"/>
      <w:marLeft w:val="0"/>
      <w:marRight w:val="0"/>
      <w:marTop w:val="0"/>
      <w:marBottom w:val="0"/>
      <w:divBdr>
        <w:top w:val="none" w:sz="0" w:space="0" w:color="auto"/>
        <w:left w:val="none" w:sz="0" w:space="0" w:color="auto"/>
        <w:bottom w:val="none" w:sz="0" w:space="0" w:color="auto"/>
        <w:right w:val="none" w:sz="0" w:space="0" w:color="auto"/>
      </w:divBdr>
    </w:div>
    <w:div w:id="1178421759">
      <w:bodyDiv w:val="1"/>
      <w:marLeft w:val="0"/>
      <w:marRight w:val="0"/>
      <w:marTop w:val="0"/>
      <w:marBottom w:val="0"/>
      <w:divBdr>
        <w:top w:val="none" w:sz="0" w:space="0" w:color="auto"/>
        <w:left w:val="none" w:sz="0" w:space="0" w:color="auto"/>
        <w:bottom w:val="none" w:sz="0" w:space="0" w:color="auto"/>
        <w:right w:val="none" w:sz="0" w:space="0" w:color="auto"/>
      </w:divBdr>
    </w:div>
    <w:div w:id="1203710064">
      <w:bodyDiv w:val="1"/>
      <w:marLeft w:val="0"/>
      <w:marRight w:val="0"/>
      <w:marTop w:val="0"/>
      <w:marBottom w:val="0"/>
      <w:divBdr>
        <w:top w:val="none" w:sz="0" w:space="0" w:color="auto"/>
        <w:left w:val="none" w:sz="0" w:space="0" w:color="auto"/>
        <w:bottom w:val="none" w:sz="0" w:space="0" w:color="auto"/>
        <w:right w:val="none" w:sz="0" w:space="0" w:color="auto"/>
      </w:divBdr>
      <w:divsChild>
        <w:div w:id="1903321884">
          <w:marLeft w:val="0"/>
          <w:marRight w:val="0"/>
          <w:marTop w:val="0"/>
          <w:marBottom w:val="0"/>
          <w:divBdr>
            <w:top w:val="none" w:sz="0" w:space="0" w:color="auto"/>
            <w:left w:val="none" w:sz="0" w:space="0" w:color="auto"/>
            <w:bottom w:val="none" w:sz="0" w:space="0" w:color="auto"/>
            <w:right w:val="none" w:sz="0" w:space="0" w:color="auto"/>
          </w:divBdr>
          <w:divsChild>
            <w:div w:id="343437038">
              <w:marLeft w:val="0"/>
              <w:marRight w:val="0"/>
              <w:marTop w:val="0"/>
              <w:marBottom w:val="0"/>
              <w:divBdr>
                <w:top w:val="none" w:sz="0" w:space="0" w:color="auto"/>
                <w:left w:val="none" w:sz="0" w:space="0" w:color="auto"/>
                <w:bottom w:val="none" w:sz="0" w:space="0" w:color="auto"/>
                <w:right w:val="none" w:sz="0" w:space="0" w:color="auto"/>
              </w:divBdr>
            </w:div>
            <w:div w:id="1329943876">
              <w:marLeft w:val="0"/>
              <w:marRight w:val="0"/>
              <w:marTop w:val="0"/>
              <w:marBottom w:val="0"/>
              <w:divBdr>
                <w:top w:val="none" w:sz="0" w:space="0" w:color="auto"/>
                <w:left w:val="none" w:sz="0" w:space="0" w:color="auto"/>
                <w:bottom w:val="none" w:sz="0" w:space="0" w:color="auto"/>
                <w:right w:val="none" w:sz="0" w:space="0" w:color="auto"/>
              </w:divBdr>
            </w:div>
            <w:div w:id="823280353">
              <w:marLeft w:val="0"/>
              <w:marRight w:val="0"/>
              <w:marTop w:val="0"/>
              <w:marBottom w:val="0"/>
              <w:divBdr>
                <w:top w:val="none" w:sz="0" w:space="0" w:color="auto"/>
                <w:left w:val="none" w:sz="0" w:space="0" w:color="auto"/>
                <w:bottom w:val="none" w:sz="0" w:space="0" w:color="auto"/>
                <w:right w:val="none" w:sz="0" w:space="0" w:color="auto"/>
              </w:divBdr>
            </w:div>
            <w:div w:id="1578125863">
              <w:marLeft w:val="0"/>
              <w:marRight w:val="0"/>
              <w:marTop w:val="0"/>
              <w:marBottom w:val="0"/>
              <w:divBdr>
                <w:top w:val="none" w:sz="0" w:space="0" w:color="auto"/>
                <w:left w:val="none" w:sz="0" w:space="0" w:color="auto"/>
                <w:bottom w:val="none" w:sz="0" w:space="0" w:color="auto"/>
                <w:right w:val="none" w:sz="0" w:space="0" w:color="auto"/>
              </w:divBdr>
            </w:div>
            <w:div w:id="1622031489">
              <w:marLeft w:val="0"/>
              <w:marRight w:val="0"/>
              <w:marTop w:val="0"/>
              <w:marBottom w:val="0"/>
              <w:divBdr>
                <w:top w:val="none" w:sz="0" w:space="0" w:color="auto"/>
                <w:left w:val="none" w:sz="0" w:space="0" w:color="auto"/>
                <w:bottom w:val="none" w:sz="0" w:space="0" w:color="auto"/>
                <w:right w:val="none" w:sz="0" w:space="0" w:color="auto"/>
              </w:divBdr>
            </w:div>
            <w:div w:id="900365958">
              <w:marLeft w:val="0"/>
              <w:marRight w:val="0"/>
              <w:marTop w:val="0"/>
              <w:marBottom w:val="0"/>
              <w:divBdr>
                <w:top w:val="none" w:sz="0" w:space="0" w:color="auto"/>
                <w:left w:val="none" w:sz="0" w:space="0" w:color="auto"/>
                <w:bottom w:val="none" w:sz="0" w:space="0" w:color="auto"/>
                <w:right w:val="none" w:sz="0" w:space="0" w:color="auto"/>
              </w:divBdr>
            </w:div>
            <w:div w:id="148525777">
              <w:marLeft w:val="0"/>
              <w:marRight w:val="0"/>
              <w:marTop w:val="0"/>
              <w:marBottom w:val="0"/>
              <w:divBdr>
                <w:top w:val="none" w:sz="0" w:space="0" w:color="auto"/>
                <w:left w:val="none" w:sz="0" w:space="0" w:color="auto"/>
                <w:bottom w:val="none" w:sz="0" w:space="0" w:color="auto"/>
                <w:right w:val="none" w:sz="0" w:space="0" w:color="auto"/>
              </w:divBdr>
            </w:div>
            <w:div w:id="983774298">
              <w:marLeft w:val="0"/>
              <w:marRight w:val="0"/>
              <w:marTop w:val="0"/>
              <w:marBottom w:val="0"/>
              <w:divBdr>
                <w:top w:val="none" w:sz="0" w:space="0" w:color="auto"/>
                <w:left w:val="none" w:sz="0" w:space="0" w:color="auto"/>
                <w:bottom w:val="none" w:sz="0" w:space="0" w:color="auto"/>
                <w:right w:val="none" w:sz="0" w:space="0" w:color="auto"/>
              </w:divBdr>
            </w:div>
            <w:div w:id="1951623357">
              <w:marLeft w:val="0"/>
              <w:marRight w:val="0"/>
              <w:marTop w:val="0"/>
              <w:marBottom w:val="0"/>
              <w:divBdr>
                <w:top w:val="none" w:sz="0" w:space="0" w:color="auto"/>
                <w:left w:val="none" w:sz="0" w:space="0" w:color="auto"/>
                <w:bottom w:val="none" w:sz="0" w:space="0" w:color="auto"/>
                <w:right w:val="none" w:sz="0" w:space="0" w:color="auto"/>
              </w:divBdr>
            </w:div>
            <w:div w:id="1409696060">
              <w:marLeft w:val="0"/>
              <w:marRight w:val="0"/>
              <w:marTop w:val="0"/>
              <w:marBottom w:val="0"/>
              <w:divBdr>
                <w:top w:val="none" w:sz="0" w:space="0" w:color="auto"/>
                <w:left w:val="none" w:sz="0" w:space="0" w:color="auto"/>
                <w:bottom w:val="none" w:sz="0" w:space="0" w:color="auto"/>
                <w:right w:val="none" w:sz="0" w:space="0" w:color="auto"/>
              </w:divBdr>
            </w:div>
            <w:div w:id="1025402200">
              <w:marLeft w:val="0"/>
              <w:marRight w:val="0"/>
              <w:marTop w:val="0"/>
              <w:marBottom w:val="0"/>
              <w:divBdr>
                <w:top w:val="none" w:sz="0" w:space="0" w:color="auto"/>
                <w:left w:val="none" w:sz="0" w:space="0" w:color="auto"/>
                <w:bottom w:val="none" w:sz="0" w:space="0" w:color="auto"/>
                <w:right w:val="none" w:sz="0" w:space="0" w:color="auto"/>
              </w:divBdr>
            </w:div>
            <w:div w:id="40823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118290">
      <w:bodyDiv w:val="1"/>
      <w:marLeft w:val="0"/>
      <w:marRight w:val="0"/>
      <w:marTop w:val="0"/>
      <w:marBottom w:val="0"/>
      <w:divBdr>
        <w:top w:val="none" w:sz="0" w:space="0" w:color="auto"/>
        <w:left w:val="none" w:sz="0" w:space="0" w:color="auto"/>
        <w:bottom w:val="none" w:sz="0" w:space="0" w:color="auto"/>
        <w:right w:val="none" w:sz="0" w:space="0" w:color="auto"/>
      </w:divBdr>
      <w:divsChild>
        <w:div w:id="2103840197">
          <w:marLeft w:val="0"/>
          <w:marRight w:val="0"/>
          <w:marTop w:val="0"/>
          <w:marBottom w:val="0"/>
          <w:divBdr>
            <w:top w:val="none" w:sz="0" w:space="0" w:color="auto"/>
            <w:left w:val="none" w:sz="0" w:space="0" w:color="auto"/>
            <w:bottom w:val="none" w:sz="0" w:space="0" w:color="auto"/>
            <w:right w:val="none" w:sz="0" w:space="0" w:color="auto"/>
          </w:divBdr>
          <w:divsChild>
            <w:div w:id="191793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310124">
      <w:bodyDiv w:val="1"/>
      <w:marLeft w:val="0"/>
      <w:marRight w:val="0"/>
      <w:marTop w:val="0"/>
      <w:marBottom w:val="0"/>
      <w:divBdr>
        <w:top w:val="none" w:sz="0" w:space="0" w:color="auto"/>
        <w:left w:val="none" w:sz="0" w:space="0" w:color="auto"/>
        <w:bottom w:val="none" w:sz="0" w:space="0" w:color="auto"/>
        <w:right w:val="none" w:sz="0" w:space="0" w:color="auto"/>
      </w:divBdr>
      <w:divsChild>
        <w:div w:id="1729498725">
          <w:marLeft w:val="0"/>
          <w:marRight w:val="0"/>
          <w:marTop w:val="0"/>
          <w:marBottom w:val="0"/>
          <w:divBdr>
            <w:top w:val="none" w:sz="0" w:space="0" w:color="auto"/>
            <w:left w:val="none" w:sz="0" w:space="0" w:color="auto"/>
            <w:bottom w:val="none" w:sz="0" w:space="0" w:color="auto"/>
            <w:right w:val="none" w:sz="0" w:space="0" w:color="auto"/>
          </w:divBdr>
        </w:div>
        <w:div w:id="1391736017">
          <w:marLeft w:val="0"/>
          <w:marRight w:val="0"/>
          <w:marTop w:val="0"/>
          <w:marBottom w:val="0"/>
          <w:divBdr>
            <w:top w:val="none" w:sz="0" w:space="0" w:color="auto"/>
            <w:left w:val="none" w:sz="0" w:space="0" w:color="auto"/>
            <w:bottom w:val="none" w:sz="0" w:space="0" w:color="auto"/>
            <w:right w:val="none" w:sz="0" w:space="0" w:color="auto"/>
          </w:divBdr>
        </w:div>
        <w:div w:id="1470367525">
          <w:marLeft w:val="0"/>
          <w:marRight w:val="0"/>
          <w:marTop w:val="0"/>
          <w:marBottom w:val="0"/>
          <w:divBdr>
            <w:top w:val="none" w:sz="0" w:space="0" w:color="auto"/>
            <w:left w:val="none" w:sz="0" w:space="0" w:color="auto"/>
            <w:bottom w:val="none" w:sz="0" w:space="0" w:color="auto"/>
            <w:right w:val="none" w:sz="0" w:space="0" w:color="auto"/>
          </w:divBdr>
        </w:div>
        <w:div w:id="699822307">
          <w:marLeft w:val="0"/>
          <w:marRight w:val="0"/>
          <w:marTop w:val="0"/>
          <w:marBottom w:val="0"/>
          <w:divBdr>
            <w:top w:val="none" w:sz="0" w:space="0" w:color="auto"/>
            <w:left w:val="none" w:sz="0" w:space="0" w:color="auto"/>
            <w:bottom w:val="none" w:sz="0" w:space="0" w:color="auto"/>
            <w:right w:val="none" w:sz="0" w:space="0" w:color="auto"/>
          </w:divBdr>
        </w:div>
        <w:div w:id="1413577462">
          <w:marLeft w:val="0"/>
          <w:marRight w:val="0"/>
          <w:marTop w:val="0"/>
          <w:marBottom w:val="0"/>
          <w:divBdr>
            <w:top w:val="none" w:sz="0" w:space="0" w:color="auto"/>
            <w:left w:val="none" w:sz="0" w:space="0" w:color="auto"/>
            <w:bottom w:val="none" w:sz="0" w:space="0" w:color="auto"/>
            <w:right w:val="none" w:sz="0" w:space="0" w:color="auto"/>
          </w:divBdr>
        </w:div>
        <w:div w:id="1646007885">
          <w:marLeft w:val="0"/>
          <w:marRight w:val="0"/>
          <w:marTop w:val="0"/>
          <w:marBottom w:val="0"/>
          <w:divBdr>
            <w:top w:val="none" w:sz="0" w:space="0" w:color="auto"/>
            <w:left w:val="none" w:sz="0" w:space="0" w:color="auto"/>
            <w:bottom w:val="none" w:sz="0" w:space="0" w:color="auto"/>
            <w:right w:val="none" w:sz="0" w:space="0" w:color="auto"/>
          </w:divBdr>
        </w:div>
        <w:div w:id="239295500">
          <w:marLeft w:val="0"/>
          <w:marRight w:val="0"/>
          <w:marTop w:val="0"/>
          <w:marBottom w:val="0"/>
          <w:divBdr>
            <w:top w:val="none" w:sz="0" w:space="0" w:color="auto"/>
            <w:left w:val="none" w:sz="0" w:space="0" w:color="auto"/>
            <w:bottom w:val="none" w:sz="0" w:space="0" w:color="auto"/>
            <w:right w:val="none" w:sz="0" w:space="0" w:color="auto"/>
          </w:divBdr>
        </w:div>
        <w:div w:id="1678460587">
          <w:marLeft w:val="0"/>
          <w:marRight w:val="0"/>
          <w:marTop w:val="0"/>
          <w:marBottom w:val="0"/>
          <w:divBdr>
            <w:top w:val="none" w:sz="0" w:space="0" w:color="auto"/>
            <w:left w:val="none" w:sz="0" w:space="0" w:color="auto"/>
            <w:bottom w:val="none" w:sz="0" w:space="0" w:color="auto"/>
            <w:right w:val="none" w:sz="0" w:space="0" w:color="auto"/>
          </w:divBdr>
        </w:div>
        <w:div w:id="991447211">
          <w:marLeft w:val="0"/>
          <w:marRight w:val="0"/>
          <w:marTop w:val="0"/>
          <w:marBottom w:val="0"/>
          <w:divBdr>
            <w:top w:val="none" w:sz="0" w:space="0" w:color="auto"/>
            <w:left w:val="none" w:sz="0" w:space="0" w:color="auto"/>
            <w:bottom w:val="none" w:sz="0" w:space="0" w:color="auto"/>
            <w:right w:val="none" w:sz="0" w:space="0" w:color="auto"/>
          </w:divBdr>
        </w:div>
        <w:div w:id="1770807321">
          <w:marLeft w:val="0"/>
          <w:marRight w:val="0"/>
          <w:marTop w:val="0"/>
          <w:marBottom w:val="0"/>
          <w:divBdr>
            <w:top w:val="none" w:sz="0" w:space="0" w:color="auto"/>
            <w:left w:val="none" w:sz="0" w:space="0" w:color="auto"/>
            <w:bottom w:val="none" w:sz="0" w:space="0" w:color="auto"/>
            <w:right w:val="none" w:sz="0" w:space="0" w:color="auto"/>
          </w:divBdr>
        </w:div>
        <w:div w:id="969094441">
          <w:marLeft w:val="0"/>
          <w:marRight w:val="0"/>
          <w:marTop w:val="0"/>
          <w:marBottom w:val="0"/>
          <w:divBdr>
            <w:top w:val="none" w:sz="0" w:space="0" w:color="auto"/>
            <w:left w:val="none" w:sz="0" w:space="0" w:color="auto"/>
            <w:bottom w:val="none" w:sz="0" w:space="0" w:color="auto"/>
            <w:right w:val="none" w:sz="0" w:space="0" w:color="auto"/>
          </w:divBdr>
        </w:div>
        <w:div w:id="154685275">
          <w:marLeft w:val="0"/>
          <w:marRight w:val="0"/>
          <w:marTop w:val="0"/>
          <w:marBottom w:val="0"/>
          <w:divBdr>
            <w:top w:val="none" w:sz="0" w:space="0" w:color="auto"/>
            <w:left w:val="none" w:sz="0" w:space="0" w:color="auto"/>
            <w:bottom w:val="none" w:sz="0" w:space="0" w:color="auto"/>
            <w:right w:val="none" w:sz="0" w:space="0" w:color="auto"/>
          </w:divBdr>
        </w:div>
        <w:div w:id="1792476463">
          <w:marLeft w:val="0"/>
          <w:marRight w:val="0"/>
          <w:marTop w:val="0"/>
          <w:marBottom w:val="0"/>
          <w:divBdr>
            <w:top w:val="none" w:sz="0" w:space="0" w:color="auto"/>
            <w:left w:val="none" w:sz="0" w:space="0" w:color="auto"/>
            <w:bottom w:val="none" w:sz="0" w:space="0" w:color="auto"/>
            <w:right w:val="none" w:sz="0" w:space="0" w:color="auto"/>
          </w:divBdr>
        </w:div>
        <w:div w:id="1869560434">
          <w:marLeft w:val="0"/>
          <w:marRight w:val="0"/>
          <w:marTop w:val="0"/>
          <w:marBottom w:val="0"/>
          <w:divBdr>
            <w:top w:val="none" w:sz="0" w:space="0" w:color="auto"/>
            <w:left w:val="none" w:sz="0" w:space="0" w:color="auto"/>
            <w:bottom w:val="none" w:sz="0" w:space="0" w:color="auto"/>
            <w:right w:val="none" w:sz="0" w:space="0" w:color="auto"/>
          </w:divBdr>
        </w:div>
        <w:div w:id="1085999882">
          <w:marLeft w:val="0"/>
          <w:marRight w:val="0"/>
          <w:marTop w:val="0"/>
          <w:marBottom w:val="0"/>
          <w:divBdr>
            <w:top w:val="none" w:sz="0" w:space="0" w:color="auto"/>
            <w:left w:val="none" w:sz="0" w:space="0" w:color="auto"/>
            <w:bottom w:val="none" w:sz="0" w:space="0" w:color="auto"/>
            <w:right w:val="none" w:sz="0" w:space="0" w:color="auto"/>
          </w:divBdr>
        </w:div>
        <w:div w:id="149519890">
          <w:marLeft w:val="0"/>
          <w:marRight w:val="0"/>
          <w:marTop w:val="0"/>
          <w:marBottom w:val="0"/>
          <w:divBdr>
            <w:top w:val="none" w:sz="0" w:space="0" w:color="auto"/>
            <w:left w:val="none" w:sz="0" w:space="0" w:color="auto"/>
            <w:bottom w:val="none" w:sz="0" w:space="0" w:color="auto"/>
            <w:right w:val="none" w:sz="0" w:space="0" w:color="auto"/>
          </w:divBdr>
        </w:div>
        <w:div w:id="682559839">
          <w:marLeft w:val="0"/>
          <w:marRight w:val="0"/>
          <w:marTop w:val="0"/>
          <w:marBottom w:val="0"/>
          <w:divBdr>
            <w:top w:val="none" w:sz="0" w:space="0" w:color="auto"/>
            <w:left w:val="none" w:sz="0" w:space="0" w:color="auto"/>
            <w:bottom w:val="none" w:sz="0" w:space="0" w:color="auto"/>
            <w:right w:val="none" w:sz="0" w:space="0" w:color="auto"/>
          </w:divBdr>
        </w:div>
        <w:div w:id="2128112777">
          <w:marLeft w:val="0"/>
          <w:marRight w:val="0"/>
          <w:marTop w:val="0"/>
          <w:marBottom w:val="0"/>
          <w:divBdr>
            <w:top w:val="none" w:sz="0" w:space="0" w:color="auto"/>
            <w:left w:val="none" w:sz="0" w:space="0" w:color="auto"/>
            <w:bottom w:val="none" w:sz="0" w:space="0" w:color="auto"/>
            <w:right w:val="none" w:sz="0" w:space="0" w:color="auto"/>
          </w:divBdr>
        </w:div>
        <w:div w:id="1645429148">
          <w:marLeft w:val="0"/>
          <w:marRight w:val="0"/>
          <w:marTop w:val="0"/>
          <w:marBottom w:val="0"/>
          <w:divBdr>
            <w:top w:val="none" w:sz="0" w:space="0" w:color="auto"/>
            <w:left w:val="none" w:sz="0" w:space="0" w:color="auto"/>
            <w:bottom w:val="none" w:sz="0" w:space="0" w:color="auto"/>
            <w:right w:val="none" w:sz="0" w:space="0" w:color="auto"/>
          </w:divBdr>
        </w:div>
        <w:div w:id="598177728">
          <w:marLeft w:val="0"/>
          <w:marRight w:val="0"/>
          <w:marTop w:val="0"/>
          <w:marBottom w:val="0"/>
          <w:divBdr>
            <w:top w:val="none" w:sz="0" w:space="0" w:color="auto"/>
            <w:left w:val="none" w:sz="0" w:space="0" w:color="auto"/>
            <w:bottom w:val="none" w:sz="0" w:space="0" w:color="auto"/>
            <w:right w:val="none" w:sz="0" w:space="0" w:color="auto"/>
          </w:divBdr>
        </w:div>
        <w:div w:id="953441901">
          <w:marLeft w:val="0"/>
          <w:marRight w:val="0"/>
          <w:marTop w:val="0"/>
          <w:marBottom w:val="0"/>
          <w:divBdr>
            <w:top w:val="none" w:sz="0" w:space="0" w:color="auto"/>
            <w:left w:val="none" w:sz="0" w:space="0" w:color="auto"/>
            <w:bottom w:val="none" w:sz="0" w:space="0" w:color="auto"/>
            <w:right w:val="none" w:sz="0" w:space="0" w:color="auto"/>
          </w:divBdr>
        </w:div>
        <w:div w:id="792748385">
          <w:marLeft w:val="0"/>
          <w:marRight w:val="0"/>
          <w:marTop w:val="0"/>
          <w:marBottom w:val="0"/>
          <w:divBdr>
            <w:top w:val="none" w:sz="0" w:space="0" w:color="auto"/>
            <w:left w:val="none" w:sz="0" w:space="0" w:color="auto"/>
            <w:bottom w:val="none" w:sz="0" w:space="0" w:color="auto"/>
            <w:right w:val="none" w:sz="0" w:space="0" w:color="auto"/>
          </w:divBdr>
        </w:div>
        <w:div w:id="1732652846">
          <w:marLeft w:val="0"/>
          <w:marRight w:val="0"/>
          <w:marTop w:val="0"/>
          <w:marBottom w:val="0"/>
          <w:divBdr>
            <w:top w:val="none" w:sz="0" w:space="0" w:color="auto"/>
            <w:left w:val="none" w:sz="0" w:space="0" w:color="auto"/>
            <w:bottom w:val="none" w:sz="0" w:space="0" w:color="auto"/>
            <w:right w:val="none" w:sz="0" w:space="0" w:color="auto"/>
          </w:divBdr>
        </w:div>
        <w:div w:id="505899061">
          <w:marLeft w:val="0"/>
          <w:marRight w:val="0"/>
          <w:marTop w:val="0"/>
          <w:marBottom w:val="0"/>
          <w:divBdr>
            <w:top w:val="none" w:sz="0" w:space="0" w:color="auto"/>
            <w:left w:val="none" w:sz="0" w:space="0" w:color="auto"/>
            <w:bottom w:val="none" w:sz="0" w:space="0" w:color="auto"/>
            <w:right w:val="none" w:sz="0" w:space="0" w:color="auto"/>
          </w:divBdr>
        </w:div>
        <w:div w:id="1775444443">
          <w:marLeft w:val="0"/>
          <w:marRight w:val="0"/>
          <w:marTop w:val="0"/>
          <w:marBottom w:val="0"/>
          <w:divBdr>
            <w:top w:val="none" w:sz="0" w:space="0" w:color="auto"/>
            <w:left w:val="none" w:sz="0" w:space="0" w:color="auto"/>
            <w:bottom w:val="none" w:sz="0" w:space="0" w:color="auto"/>
            <w:right w:val="none" w:sz="0" w:space="0" w:color="auto"/>
          </w:divBdr>
        </w:div>
        <w:div w:id="1423262340">
          <w:marLeft w:val="0"/>
          <w:marRight w:val="0"/>
          <w:marTop w:val="0"/>
          <w:marBottom w:val="0"/>
          <w:divBdr>
            <w:top w:val="none" w:sz="0" w:space="0" w:color="auto"/>
            <w:left w:val="none" w:sz="0" w:space="0" w:color="auto"/>
            <w:bottom w:val="none" w:sz="0" w:space="0" w:color="auto"/>
            <w:right w:val="none" w:sz="0" w:space="0" w:color="auto"/>
          </w:divBdr>
        </w:div>
        <w:div w:id="1421027230">
          <w:marLeft w:val="0"/>
          <w:marRight w:val="0"/>
          <w:marTop w:val="0"/>
          <w:marBottom w:val="0"/>
          <w:divBdr>
            <w:top w:val="none" w:sz="0" w:space="0" w:color="auto"/>
            <w:left w:val="none" w:sz="0" w:space="0" w:color="auto"/>
            <w:bottom w:val="none" w:sz="0" w:space="0" w:color="auto"/>
            <w:right w:val="none" w:sz="0" w:space="0" w:color="auto"/>
          </w:divBdr>
        </w:div>
        <w:div w:id="1644189647">
          <w:marLeft w:val="0"/>
          <w:marRight w:val="0"/>
          <w:marTop w:val="0"/>
          <w:marBottom w:val="0"/>
          <w:divBdr>
            <w:top w:val="none" w:sz="0" w:space="0" w:color="auto"/>
            <w:left w:val="none" w:sz="0" w:space="0" w:color="auto"/>
            <w:bottom w:val="none" w:sz="0" w:space="0" w:color="auto"/>
            <w:right w:val="none" w:sz="0" w:space="0" w:color="auto"/>
          </w:divBdr>
        </w:div>
        <w:div w:id="797842261">
          <w:marLeft w:val="0"/>
          <w:marRight w:val="0"/>
          <w:marTop w:val="0"/>
          <w:marBottom w:val="0"/>
          <w:divBdr>
            <w:top w:val="none" w:sz="0" w:space="0" w:color="auto"/>
            <w:left w:val="none" w:sz="0" w:space="0" w:color="auto"/>
            <w:bottom w:val="none" w:sz="0" w:space="0" w:color="auto"/>
            <w:right w:val="none" w:sz="0" w:space="0" w:color="auto"/>
          </w:divBdr>
        </w:div>
        <w:div w:id="602878450">
          <w:marLeft w:val="0"/>
          <w:marRight w:val="0"/>
          <w:marTop w:val="0"/>
          <w:marBottom w:val="0"/>
          <w:divBdr>
            <w:top w:val="none" w:sz="0" w:space="0" w:color="auto"/>
            <w:left w:val="none" w:sz="0" w:space="0" w:color="auto"/>
            <w:bottom w:val="none" w:sz="0" w:space="0" w:color="auto"/>
            <w:right w:val="none" w:sz="0" w:space="0" w:color="auto"/>
          </w:divBdr>
        </w:div>
        <w:div w:id="773749637">
          <w:marLeft w:val="0"/>
          <w:marRight w:val="0"/>
          <w:marTop w:val="0"/>
          <w:marBottom w:val="0"/>
          <w:divBdr>
            <w:top w:val="none" w:sz="0" w:space="0" w:color="auto"/>
            <w:left w:val="none" w:sz="0" w:space="0" w:color="auto"/>
            <w:bottom w:val="none" w:sz="0" w:space="0" w:color="auto"/>
            <w:right w:val="none" w:sz="0" w:space="0" w:color="auto"/>
          </w:divBdr>
        </w:div>
        <w:div w:id="1382172446">
          <w:marLeft w:val="0"/>
          <w:marRight w:val="0"/>
          <w:marTop w:val="0"/>
          <w:marBottom w:val="0"/>
          <w:divBdr>
            <w:top w:val="none" w:sz="0" w:space="0" w:color="auto"/>
            <w:left w:val="none" w:sz="0" w:space="0" w:color="auto"/>
            <w:bottom w:val="none" w:sz="0" w:space="0" w:color="auto"/>
            <w:right w:val="none" w:sz="0" w:space="0" w:color="auto"/>
          </w:divBdr>
        </w:div>
        <w:div w:id="1670399164">
          <w:marLeft w:val="0"/>
          <w:marRight w:val="0"/>
          <w:marTop w:val="0"/>
          <w:marBottom w:val="0"/>
          <w:divBdr>
            <w:top w:val="none" w:sz="0" w:space="0" w:color="auto"/>
            <w:left w:val="none" w:sz="0" w:space="0" w:color="auto"/>
            <w:bottom w:val="none" w:sz="0" w:space="0" w:color="auto"/>
            <w:right w:val="none" w:sz="0" w:space="0" w:color="auto"/>
          </w:divBdr>
        </w:div>
        <w:div w:id="1972707446">
          <w:marLeft w:val="0"/>
          <w:marRight w:val="0"/>
          <w:marTop w:val="0"/>
          <w:marBottom w:val="0"/>
          <w:divBdr>
            <w:top w:val="none" w:sz="0" w:space="0" w:color="auto"/>
            <w:left w:val="none" w:sz="0" w:space="0" w:color="auto"/>
            <w:bottom w:val="none" w:sz="0" w:space="0" w:color="auto"/>
            <w:right w:val="none" w:sz="0" w:space="0" w:color="auto"/>
          </w:divBdr>
        </w:div>
        <w:div w:id="1541867739">
          <w:marLeft w:val="0"/>
          <w:marRight w:val="0"/>
          <w:marTop w:val="0"/>
          <w:marBottom w:val="0"/>
          <w:divBdr>
            <w:top w:val="none" w:sz="0" w:space="0" w:color="auto"/>
            <w:left w:val="none" w:sz="0" w:space="0" w:color="auto"/>
            <w:bottom w:val="none" w:sz="0" w:space="0" w:color="auto"/>
            <w:right w:val="none" w:sz="0" w:space="0" w:color="auto"/>
          </w:divBdr>
        </w:div>
        <w:div w:id="1300264037">
          <w:marLeft w:val="0"/>
          <w:marRight w:val="0"/>
          <w:marTop w:val="0"/>
          <w:marBottom w:val="0"/>
          <w:divBdr>
            <w:top w:val="none" w:sz="0" w:space="0" w:color="auto"/>
            <w:left w:val="none" w:sz="0" w:space="0" w:color="auto"/>
            <w:bottom w:val="none" w:sz="0" w:space="0" w:color="auto"/>
            <w:right w:val="none" w:sz="0" w:space="0" w:color="auto"/>
          </w:divBdr>
        </w:div>
        <w:div w:id="2078550295">
          <w:marLeft w:val="0"/>
          <w:marRight w:val="0"/>
          <w:marTop w:val="0"/>
          <w:marBottom w:val="0"/>
          <w:divBdr>
            <w:top w:val="none" w:sz="0" w:space="0" w:color="auto"/>
            <w:left w:val="none" w:sz="0" w:space="0" w:color="auto"/>
            <w:bottom w:val="none" w:sz="0" w:space="0" w:color="auto"/>
            <w:right w:val="none" w:sz="0" w:space="0" w:color="auto"/>
          </w:divBdr>
        </w:div>
        <w:div w:id="2048992889">
          <w:marLeft w:val="0"/>
          <w:marRight w:val="0"/>
          <w:marTop w:val="0"/>
          <w:marBottom w:val="0"/>
          <w:divBdr>
            <w:top w:val="none" w:sz="0" w:space="0" w:color="auto"/>
            <w:left w:val="none" w:sz="0" w:space="0" w:color="auto"/>
            <w:bottom w:val="none" w:sz="0" w:space="0" w:color="auto"/>
            <w:right w:val="none" w:sz="0" w:space="0" w:color="auto"/>
          </w:divBdr>
        </w:div>
        <w:div w:id="92172962">
          <w:marLeft w:val="0"/>
          <w:marRight w:val="0"/>
          <w:marTop w:val="0"/>
          <w:marBottom w:val="0"/>
          <w:divBdr>
            <w:top w:val="none" w:sz="0" w:space="0" w:color="auto"/>
            <w:left w:val="none" w:sz="0" w:space="0" w:color="auto"/>
            <w:bottom w:val="none" w:sz="0" w:space="0" w:color="auto"/>
            <w:right w:val="none" w:sz="0" w:space="0" w:color="auto"/>
          </w:divBdr>
        </w:div>
        <w:div w:id="1635141802">
          <w:marLeft w:val="0"/>
          <w:marRight w:val="0"/>
          <w:marTop w:val="0"/>
          <w:marBottom w:val="0"/>
          <w:divBdr>
            <w:top w:val="none" w:sz="0" w:space="0" w:color="auto"/>
            <w:left w:val="none" w:sz="0" w:space="0" w:color="auto"/>
            <w:bottom w:val="none" w:sz="0" w:space="0" w:color="auto"/>
            <w:right w:val="none" w:sz="0" w:space="0" w:color="auto"/>
          </w:divBdr>
        </w:div>
        <w:div w:id="1108352348">
          <w:marLeft w:val="0"/>
          <w:marRight w:val="0"/>
          <w:marTop w:val="0"/>
          <w:marBottom w:val="0"/>
          <w:divBdr>
            <w:top w:val="none" w:sz="0" w:space="0" w:color="auto"/>
            <w:left w:val="none" w:sz="0" w:space="0" w:color="auto"/>
            <w:bottom w:val="none" w:sz="0" w:space="0" w:color="auto"/>
            <w:right w:val="none" w:sz="0" w:space="0" w:color="auto"/>
          </w:divBdr>
        </w:div>
        <w:div w:id="1818716378">
          <w:marLeft w:val="0"/>
          <w:marRight w:val="0"/>
          <w:marTop w:val="0"/>
          <w:marBottom w:val="0"/>
          <w:divBdr>
            <w:top w:val="none" w:sz="0" w:space="0" w:color="auto"/>
            <w:left w:val="none" w:sz="0" w:space="0" w:color="auto"/>
            <w:bottom w:val="none" w:sz="0" w:space="0" w:color="auto"/>
            <w:right w:val="none" w:sz="0" w:space="0" w:color="auto"/>
          </w:divBdr>
        </w:div>
        <w:div w:id="312176860">
          <w:marLeft w:val="0"/>
          <w:marRight w:val="0"/>
          <w:marTop w:val="0"/>
          <w:marBottom w:val="0"/>
          <w:divBdr>
            <w:top w:val="none" w:sz="0" w:space="0" w:color="auto"/>
            <w:left w:val="none" w:sz="0" w:space="0" w:color="auto"/>
            <w:bottom w:val="none" w:sz="0" w:space="0" w:color="auto"/>
            <w:right w:val="none" w:sz="0" w:space="0" w:color="auto"/>
          </w:divBdr>
        </w:div>
      </w:divsChild>
    </w:div>
    <w:div w:id="1447044474">
      <w:bodyDiv w:val="1"/>
      <w:marLeft w:val="0"/>
      <w:marRight w:val="0"/>
      <w:marTop w:val="0"/>
      <w:marBottom w:val="0"/>
      <w:divBdr>
        <w:top w:val="none" w:sz="0" w:space="0" w:color="auto"/>
        <w:left w:val="none" w:sz="0" w:space="0" w:color="auto"/>
        <w:bottom w:val="none" w:sz="0" w:space="0" w:color="auto"/>
        <w:right w:val="none" w:sz="0" w:space="0" w:color="auto"/>
      </w:divBdr>
      <w:divsChild>
        <w:div w:id="360663718">
          <w:marLeft w:val="0"/>
          <w:marRight w:val="0"/>
          <w:marTop w:val="0"/>
          <w:marBottom w:val="0"/>
          <w:divBdr>
            <w:top w:val="none" w:sz="0" w:space="0" w:color="auto"/>
            <w:left w:val="none" w:sz="0" w:space="0" w:color="auto"/>
            <w:bottom w:val="none" w:sz="0" w:space="0" w:color="auto"/>
            <w:right w:val="none" w:sz="0" w:space="0" w:color="auto"/>
          </w:divBdr>
          <w:divsChild>
            <w:div w:id="19385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626653">
      <w:bodyDiv w:val="1"/>
      <w:marLeft w:val="0"/>
      <w:marRight w:val="0"/>
      <w:marTop w:val="0"/>
      <w:marBottom w:val="0"/>
      <w:divBdr>
        <w:top w:val="none" w:sz="0" w:space="0" w:color="auto"/>
        <w:left w:val="none" w:sz="0" w:space="0" w:color="auto"/>
        <w:bottom w:val="none" w:sz="0" w:space="0" w:color="auto"/>
        <w:right w:val="none" w:sz="0" w:space="0" w:color="auto"/>
      </w:divBdr>
    </w:div>
    <w:div w:id="1457870386">
      <w:bodyDiv w:val="1"/>
      <w:marLeft w:val="0"/>
      <w:marRight w:val="0"/>
      <w:marTop w:val="0"/>
      <w:marBottom w:val="0"/>
      <w:divBdr>
        <w:top w:val="none" w:sz="0" w:space="0" w:color="auto"/>
        <w:left w:val="none" w:sz="0" w:space="0" w:color="auto"/>
        <w:bottom w:val="none" w:sz="0" w:space="0" w:color="auto"/>
        <w:right w:val="none" w:sz="0" w:space="0" w:color="auto"/>
      </w:divBdr>
    </w:div>
    <w:div w:id="1461460559">
      <w:bodyDiv w:val="1"/>
      <w:marLeft w:val="0"/>
      <w:marRight w:val="0"/>
      <w:marTop w:val="0"/>
      <w:marBottom w:val="0"/>
      <w:divBdr>
        <w:top w:val="none" w:sz="0" w:space="0" w:color="auto"/>
        <w:left w:val="none" w:sz="0" w:space="0" w:color="auto"/>
        <w:bottom w:val="none" w:sz="0" w:space="0" w:color="auto"/>
        <w:right w:val="none" w:sz="0" w:space="0" w:color="auto"/>
      </w:divBdr>
    </w:div>
    <w:div w:id="1487160979">
      <w:bodyDiv w:val="1"/>
      <w:marLeft w:val="0"/>
      <w:marRight w:val="0"/>
      <w:marTop w:val="0"/>
      <w:marBottom w:val="0"/>
      <w:divBdr>
        <w:top w:val="none" w:sz="0" w:space="0" w:color="auto"/>
        <w:left w:val="none" w:sz="0" w:space="0" w:color="auto"/>
        <w:bottom w:val="none" w:sz="0" w:space="0" w:color="auto"/>
        <w:right w:val="none" w:sz="0" w:space="0" w:color="auto"/>
      </w:divBdr>
    </w:div>
    <w:div w:id="1498381135">
      <w:bodyDiv w:val="1"/>
      <w:marLeft w:val="0"/>
      <w:marRight w:val="0"/>
      <w:marTop w:val="0"/>
      <w:marBottom w:val="0"/>
      <w:divBdr>
        <w:top w:val="none" w:sz="0" w:space="0" w:color="auto"/>
        <w:left w:val="none" w:sz="0" w:space="0" w:color="auto"/>
        <w:bottom w:val="none" w:sz="0" w:space="0" w:color="auto"/>
        <w:right w:val="none" w:sz="0" w:space="0" w:color="auto"/>
      </w:divBdr>
    </w:div>
    <w:div w:id="1559319539">
      <w:bodyDiv w:val="1"/>
      <w:marLeft w:val="0"/>
      <w:marRight w:val="0"/>
      <w:marTop w:val="0"/>
      <w:marBottom w:val="0"/>
      <w:divBdr>
        <w:top w:val="none" w:sz="0" w:space="0" w:color="auto"/>
        <w:left w:val="none" w:sz="0" w:space="0" w:color="auto"/>
        <w:bottom w:val="none" w:sz="0" w:space="0" w:color="auto"/>
        <w:right w:val="none" w:sz="0" w:space="0" w:color="auto"/>
      </w:divBdr>
    </w:div>
    <w:div w:id="1566721941">
      <w:bodyDiv w:val="1"/>
      <w:marLeft w:val="0"/>
      <w:marRight w:val="0"/>
      <w:marTop w:val="0"/>
      <w:marBottom w:val="0"/>
      <w:divBdr>
        <w:top w:val="none" w:sz="0" w:space="0" w:color="auto"/>
        <w:left w:val="none" w:sz="0" w:space="0" w:color="auto"/>
        <w:bottom w:val="none" w:sz="0" w:space="0" w:color="auto"/>
        <w:right w:val="none" w:sz="0" w:space="0" w:color="auto"/>
      </w:divBdr>
      <w:divsChild>
        <w:div w:id="844130998">
          <w:marLeft w:val="0"/>
          <w:marRight w:val="0"/>
          <w:marTop w:val="0"/>
          <w:marBottom w:val="0"/>
          <w:divBdr>
            <w:top w:val="none" w:sz="0" w:space="0" w:color="auto"/>
            <w:left w:val="none" w:sz="0" w:space="0" w:color="auto"/>
            <w:bottom w:val="none" w:sz="0" w:space="0" w:color="auto"/>
            <w:right w:val="none" w:sz="0" w:space="0" w:color="auto"/>
          </w:divBdr>
          <w:divsChild>
            <w:div w:id="561524090">
              <w:marLeft w:val="0"/>
              <w:marRight w:val="0"/>
              <w:marTop w:val="0"/>
              <w:marBottom w:val="0"/>
              <w:divBdr>
                <w:top w:val="none" w:sz="0" w:space="0" w:color="auto"/>
                <w:left w:val="none" w:sz="0" w:space="0" w:color="auto"/>
                <w:bottom w:val="none" w:sz="0" w:space="0" w:color="auto"/>
                <w:right w:val="none" w:sz="0" w:space="0" w:color="auto"/>
              </w:divBdr>
              <w:divsChild>
                <w:div w:id="1521047906">
                  <w:marLeft w:val="0"/>
                  <w:marRight w:val="0"/>
                  <w:marTop w:val="0"/>
                  <w:marBottom w:val="0"/>
                  <w:divBdr>
                    <w:top w:val="none" w:sz="0" w:space="0" w:color="auto"/>
                    <w:left w:val="none" w:sz="0" w:space="0" w:color="auto"/>
                    <w:bottom w:val="none" w:sz="0" w:space="0" w:color="auto"/>
                    <w:right w:val="none" w:sz="0" w:space="0" w:color="auto"/>
                  </w:divBdr>
                  <w:divsChild>
                    <w:div w:id="614096638">
                      <w:marLeft w:val="0"/>
                      <w:marRight w:val="0"/>
                      <w:marTop w:val="0"/>
                      <w:marBottom w:val="0"/>
                      <w:divBdr>
                        <w:top w:val="none" w:sz="0" w:space="0" w:color="auto"/>
                        <w:left w:val="none" w:sz="0" w:space="0" w:color="auto"/>
                        <w:bottom w:val="none" w:sz="0" w:space="0" w:color="auto"/>
                        <w:right w:val="none" w:sz="0" w:space="0" w:color="auto"/>
                      </w:divBdr>
                      <w:divsChild>
                        <w:div w:id="1938322574">
                          <w:marLeft w:val="0"/>
                          <w:marRight w:val="0"/>
                          <w:marTop w:val="0"/>
                          <w:marBottom w:val="0"/>
                          <w:divBdr>
                            <w:top w:val="none" w:sz="0" w:space="0" w:color="auto"/>
                            <w:left w:val="none" w:sz="0" w:space="0" w:color="auto"/>
                            <w:bottom w:val="none" w:sz="0" w:space="0" w:color="auto"/>
                            <w:right w:val="none" w:sz="0" w:space="0" w:color="auto"/>
                          </w:divBdr>
                          <w:divsChild>
                            <w:div w:id="120568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146135">
      <w:bodyDiv w:val="1"/>
      <w:marLeft w:val="0"/>
      <w:marRight w:val="0"/>
      <w:marTop w:val="0"/>
      <w:marBottom w:val="0"/>
      <w:divBdr>
        <w:top w:val="none" w:sz="0" w:space="0" w:color="auto"/>
        <w:left w:val="none" w:sz="0" w:space="0" w:color="auto"/>
        <w:bottom w:val="none" w:sz="0" w:space="0" w:color="auto"/>
        <w:right w:val="none" w:sz="0" w:space="0" w:color="auto"/>
      </w:divBdr>
    </w:div>
    <w:div w:id="1583104537">
      <w:bodyDiv w:val="1"/>
      <w:marLeft w:val="0"/>
      <w:marRight w:val="0"/>
      <w:marTop w:val="0"/>
      <w:marBottom w:val="0"/>
      <w:divBdr>
        <w:top w:val="none" w:sz="0" w:space="0" w:color="auto"/>
        <w:left w:val="none" w:sz="0" w:space="0" w:color="auto"/>
        <w:bottom w:val="none" w:sz="0" w:space="0" w:color="auto"/>
        <w:right w:val="none" w:sz="0" w:space="0" w:color="auto"/>
      </w:divBdr>
    </w:div>
    <w:div w:id="1587230535">
      <w:bodyDiv w:val="1"/>
      <w:marLeft w:val="0"/>
      <w:marRight w:val="0"/>
      <w:marTop w:val="0"/>
      <w:marBottom w:val="0"/>
      <w:divBdr>
        <w:top w:val="none" w:sz="0" w:space="0" w:color="auto"/>
        <w:left w:val="none" w:sz="0" w:space="0" w:color="auto"/>
        <w:bottom w:val="none" w:sz="0" w:space="0" w:color="auto"/>
        <w:right w:val="none" w:sz="0" w:space="0" w:color="auto"/>
      </w:divBdr>
    </w:div>
    <w:div w:id="1611400421">
      <w:bodyDiv w:val="1"/>
      <w:marLeft w:val="0"/>
      <w:marRight w:val="0"/>
      <w:marTop w:val="0"/>
      <w:marBottom w:val="0"/>
      <w:divBdr>
        <w:top w:val="none" w:sz="0" w:space="0" w:color="auto"/>
        <w:left w:val="none" w:sz="0" w:space="0" w:color="auto"/>
        <w:bottom w:val="none" w:sz="0" w:space="0" w:color="auto"/>
        <w:right w:val="none" w:sz="0" w:space="0" w:color="auto"/>
      </w:divBdr>
    </w:div>
    <w:div w:id="1619295192">
      <w:bodyDiv w:val="1"/>
      <w:marLeft w:val="0"/>
      <w:marRight w:val="0"/>
      <w:marTop w:val="0"/>
      <w:marBottom w:val="0"/>
      <w:divBdr>
        <w:top w:val="none" w:sz="0" w:space="0" w:color="auto"/>
        <w:left w:val="none" w:sz="0" w:space="0" w:color="auto"/>
        <w:bottom w:val="none" w:sz="0" w:space="0" w:color="auto"/>
        <w:right w:val="none" w:sz="0" w:space="0" w:color="auto"/>
      </w:divBdr>
    </w:div>
    <w:div w:id="1623462903">
      <w:bodyDiv w:val="1"/>
      <w:marLeft w:val="0"/>
      <w:marRight w:val="0"/>
      <w:marTop w:val="0"/>
      <w:marBottom w:val="0"/>
      <w:divBdr>
        <w:top w:val="none" w:sz="0" w:space="0" w:color="auto"/>
        <w:left w:val="none" w:sz="0" w:space="0" w:color="auto"/>
        <w:bottom w:val="none" w:sz="0" w:space="0" w:color="auto"/>
        <w:right w:val="none" w:sz="0" w:space="0" w:color="auto"/>
      </w:divBdr>
    </w:div>
    <w:div w:id="1630890042">
      <w:bodyDiv w:val="1"/>
      <w:marLeft w:val="0"/>
      <w:marRight w:val="0"/>
      <w:marTop w:val="0"/>
      <w:marBottom w:val="0"/>
      <w:divBdr>
        <w:top w:val="none" w:sz="0" w:space="0" w:color="auto"/>
        <w:left w:val="none" w:sz="0" w:space="0" w:color="auto"/>
        <w:bottom w:val="none" w:sz="0" w:space="0" w:color="auto"/>
        <w:right w:val="none" w:sz="0" w:space="0" w:color="auto"/>
      </w:divBdr>
    </w:div>
    <w:div w:id="1638991240">
      <w:bodyDiv w:val="1"/>
      <w:marLeft w:val="0"/>
      <w:marRight w:val="0"/>
      <w:marTop w:val="0"/>
      <w:marBottom w:val="0"/>
      <w:divBdr>
        <w:top w:val="none" w:sz="0" w:space="0" w:color="auto"/>
        <w:left w:val="none" w:sz="0" w:space="0" w:color="auto"/>
        <w:bottom w:val="none" w:sz="0" w:space="0" w:color="auto"/>
        <w:right w:val="none" w:sz="0" w:space="0" w:color="auto"/>
      </w:divBdr>
      <w:divsChild>
        <w:div w:id="1260723274">
          <w:marLeft w:val="0"/>
          <w:marRight w:val="0"/>
          <w:marTop w:val="0"/>
          <w:marBottom w:val="0"/>
          <w:divBdr>
            <w:top w:val="none" w:sz="0" w:space="0" w:color="auto"/>
            <w:left w:val="none" w:sz="0" w:space="0" w:color="auto"/>
            <w:bottom w:val="none" w:sz="0" w:space="0" w:color="auto"/>
            <w:right w:val="none" w:sz="0" w:space="0" w:color="auto"/>
          </w:divBdr>
          <w:divsChild>
            <w:div w:id="471797508">
              <w:marLeft w:val="0"/>
              <w:marRight w:val="0"/>
              <w:marTop w:val="0"/>
              <w:marBottom w:val="0"/>
              <w:divBdr>
                <w:top w:val="none" w:sz="0" w:space="0" w:color="auto"/>
                <w:left w:val="none" w:sz="0" w:space="0" w:color="auto"/>
                <w:bottom w:val="none" w:sz="0" w:space="0" w:color="auto"/>
                <w:right w:val="none" w:sz="0" w:space="0" w:color="auto"/>
              </w:divBdr>
            </w:div>
            <w:div w:id="153956608">
              <w:marLeft w:val="0"/>
              <w:marRight w:val="0"/>
              <w:marTop w:val="0"/>
              <w:marBottom w:val="0"/>
              <w:divBdr>
                <w:top w:val="none" w:sz="0" w:space="0" w:color="auto"/>
                <w:left w:val="none" w:sz="0" w:space="0" w:color="auto"/>
                <w:bottom w:val="none" w:sz="0" w:space="0" w:color="auto"/>
                <w:right w:val="none" w:sz="0" w:space="0" w:color="auto"/>
              </w:divBdr>
            </w:div>
            <w:div w:id="1924945280">
              <w:marLeft w:val="0"/>
              <w:marRight w:val="0"/>
              <w:marTop w:val="0"/>
              <w:marBottom w:val="0"/>
              <w:divBdr>
                <w:top w:val="none" w:sz="0" w:space="0" w:color="auto"/>
                <w:left w:val="none" w:sz="0" w:space="0" w:color="auto"/>
                <w:bottom w:val="none" w:sz="0" w:space="0" w:color="auto"/>
                <w:right w:val="none" w:sz="0" w:space="0" w:color="auto"/>
              </w:divBdr>
            </w:div>
            <w:div w:id="722951280">
              <w:marLeft w:val="0"/>
              <w:marRight w:val="0"/>
              <w:marTop w:val="0"/>
              <w:marBottom w:val="0"/>
              <w:divBdr>
                <w:top w:val="none" w:sz="0" w:space="0" w:color="auto"/>
                <w:left w:val="none" w:sz="0" w:space="0" w:color="auto"/>
                <w:bottom w:val="none" w:sz="0" w:space="0" w:color="auto"/>
                <w:right w:val="none" w:sz="0" w:space="0" w:color="auto"/>
              </w:divBdr>
            </w:div>
            <w:div w:id="1668829496">
              <w:marLeft w:val="0"/>
              <w:marRight w:val="0"/>
              <w:marTop w:val="0"/>
              <w:marBottom w:val="0"/>
              <w:divBdr>
                <w:top w:val="none" w:sz="0" w:space="0" w:color="auto"/>
                <w:left w:val="none" w:sz="0" w:space="0" w:color="auto"/>
                <w:bottom w:val="none" w:sz="0" w:space="0" w:color="auto"/>
                <w:right w:val="none" w:sz="0" w:space="0" w:color="auto"/>
              </w:divBdr>
            </w:div>
            <w:div w:id="38090270">
              <w:marLeft w:val="0"/>
              <w:marRight w:val="0"/>
              <w:marTop w:val="0"/>
              <w:marBottom w:val="0"/>
              <w:divBdr>
                <w:top w:val="none" w:sz="0" w:space="0" w:color="auto"/>
                <w:left w:val="none" w:sz="0" w:space="0" w:color="auto"/>
                <w:bottom w:val="none" w:sz="0" w:space="0" w:color="auto"/>
                <w:right w:val="none" w:sz="0" w:space="0" w:color="auto"/>
              </w:divBdr>
            </w:div>
            <w:div w:id="1156916950">
              <w:marLeft w:val="0"/>
              <w:marRight w:val="0"/>
              <w:marTop w:val="0"/>
              <w:marBottom w:val="0"/>
              <w:divBdr>
                <w:top w:val="none" w:sz="0" w:space="0" w:color="auto"/>
                <w:left w:val="none" w:sz="0" w:space="0" w:color="auto"/>
                <w:bottom w:val="none" w:sz="0" w:space="0" w:color="auto"/>
                <w:right w:val="none" w:sz="0" w:space="0" w:color="auto"/>
              </w:divBdr>
            </w:div>
            <w:div w:id="17855006">
              <w:marLeft w:val="0"/>
              <w:marRight w:val="0"/>
              <w:marTop w:val="0"/>
              <w:marBottom w:val="0"/>
              <w:divBdr>
                <w:top w:val="none" w:sz="0" w:space="0" w:color="auto"/>
                <w:left w:val="none" w:sz="0" w:space="0" w:color="auto"/>
                <w:bottom w:val="none" w:sz="0" w:space="0" w:color="auto"/>
                <w:right w:val="none" w:sz="0" w:space="0" w:color="auto"/>
              </w:divBdr>
            </w:div>
            <w:div w:id="61590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12180">
      <w:bodyDiv w:val="1"/>
      <w:marLeft w:val="0"/>
      <w:marRight w:val="0"/>
      <w:marTop w:val="0"/>
      <w:marBottom w:val="0"/>
      <w:divBdr>
        <w:top w:val="none" w:sz="0" w:space="0" w:color="auto"/>
        <w:left w:val="none" w:sz="0" w:space="0" w:color="auto"/>
        <w:bottom w:val="none" w:sz="0" w:space="0" w:color="auto"/>
        <w:right w:val="none" w:sz="0" w:space="0" w:color="auto"/>
      </w:divBdr>
      <w:divsChild>
        <w:div w:id="1541017273">
          <w:marLeft w:val="0"/>
          <w:marRight w:val="0"/>
          <w:marTop w:val="0"/>
          <w:marBottom w:val="0"/>
          <w:divBdr>
            <w:top w:val="none" w:sz="0" w:space="0" w:color="auto"/>
            <w:left w:val="none" w:sz="0" w:space="0" w:color="auto"/>
            <w:bottom w:val="none" w:sz="0" w:space="0" w:color="auto"/>
            <w:right w:val="none" w:sz="0" w:space="0" w:color="auto"/>
          </w:divBdr>
          <w:divsChild>
            <w:div w:id="1140196600">
              <w:marLeft w:val="0"/>
              <w:marRight w:val="0"/>
              <w:marTop w:val="0"/>
              <w:marBottom w:val="0"/>
              <w:divBdr>
                <w:top w:val="none" w:sz="0" w:space="0" w:color="auto"/>
                <w:left w:val="none" w:sz="0" w:space="0" w:color="auto"/>
                <w:bottom w:val="none" w:sz="0" w:space="0" w:color="auto"/>
                <w:right w:val="none" w:sz="0" w:space="0" w:color="auto"/>
              </w:divBdr>
            </w:div>
            <w:div w:id="801465133">
              <w:marLeft w:val="0"/>
              <w:marRight w:val="0"/>
              <w:marTop w:val="0"/>
              <w:marBottom w:val="0"/>
              <w:divBdr>
                <w:top w:val="none" w:sz="0" w:space="0" w:color="auto"/>
                <w:left w:val="none" w:sz="0" w:space="0" w:color="auto"/>
                <w:bottom w:val="none" w:sz="0" w:space="0" w:color="auto"/>
                <w:right w:val="none" w:sz="0" w:space="0" w:color="auto"/>
              </w:divBdr>
            </w:div>
            <w:div w:id="1259950600">
              <w:marLeft w:val="0"/>
              <w:marRight w:val="0"/>
              <w:marTop w:val="0"/>
              <w:marBottom w:val="0"/>
              <w:divBdr>
                <w:top w:val="none" w:sz="0" w:space="0" w:color="auto"/>
                <w:left w:val="none" w:sz="0" w:space="0" w:color="auto"/>
                <w:bottom w:val="none" w:sz="0" w:space="0" w:color="auto"/>
                <w:right w:val="none" w:sz="0" w:space="0" w:color="auto"/>
              </w:divBdr>
            </w:div>
            <w:div w:id="38811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509379">
      <w:bodyDiv w:val="1"/>
      <w:marLeft w:val="0"/>
      <w:marRight w:val="0"/>
      <w:marTop w:val="0"/>
      <w:marBottom w:val="0"/>
      <w:divBdr>
        <w:top w:val="none" w:sz="0" w:space="0" w:color="auto"/>
        <w:left w:val="none" w:sz="0" w:space="0" w:color="auto"/>
        <w:bottom w:val="none" w:sz="0" w:space="0" w:color="auto"/>
        <w:right w:val="none" w:sz="0" w:space="0" w:color="auto"/>
      </w:divBdr>
    </w:div>
    <w:div w:id="1683051670">
      <w:bodyDiv w:val="1"/>
      <w:marLeft w:val="0"/>
      <w:marRight w:val="0"/>
      <w:marTop w:val="0"/>
      <w:marBottom w:val="0"/>
      <w:divBdr>
        <w:top w:val="none" w:sz="0" w:space="0" w:color="auto"/>
        <w:left w:val="none" w:sz="0" w:space="0" w:color="auto"/>
        <w:bottom w:val="none" w:sz="0" w:space="0" w:color="auto"/>
        <w:right w:val="none" w:sz="0" w:space="0" w:color="auto"/>
      </w:divBdr>
    </w:div>
    <w:div w:id="1701932287">
      <w:bodyDiv w:val="1"/>
      <w:marLeft w:val="0"/>
      <w:marRight w:val="0"/>
      <w:marTop w:val="0"/>
      <w:marBottom w:val="0"/>
      <w:divBdr>
        <w:top w:val="none" w:sz="0" w:space="0" w:color="auto"/>
        <w:left w:val="none" w:sz="0" w:space="0" w:color="auto"/>
        <w:bottom w:val="none" w:sz="0" w:space="0" w:color="auto"/>
        <w:right w:val="none" w:sz="0" w:space="0" w:color="auto"/>
      </w:divBdr>
      <w:divsChild>
        <w:div w:id="616375658">
          <w:blockQuote w:val="1"/>
          <w:marLeft w:val="0"/>
          <w:marRight w:val="0"/>
          <w:marTop w:val="0"/>
          <w:marBottom w:val="0"/>
          <w:divBdr>
            <w:top w:val="none" w:sz="0" w:space="0" w:color="auto"/>
            <w:left w:val="single" w:sz="12" w:space="5" w:color="1010FF"/>
            <w:bottom w:val="none" w:sz="0" w:space="0" w:color="auto"/>
            <w:right w:val="none" w:sz="0" w:space="0" w:color="auto"/>
          </w:divBdr>
          <w:divsChild>
            <w:div w:id="1957252546">
              <w:blockQuote w:val="1"/>
              <w:marLeft w:val="0"/>
              <w:marRight w:val="0"/>
              <w:marTop w:val="0"/>
              <w:marBottom w:val="0"/>
              <w:divBdr>
                <w:top w:val="none" w:sz="0" w:space="0" w:color="auto"/>
                <w:left w:val="single" w:sz="12" w:space="5" w:color="1010FF"/>
                <w:bottom w:val="none" w:sz="0" w:space="0" w:color="auto"/>
                <w:right w:val="none" w:sz="0" w:space="0" w:color="auto"/>
              </w:divBdr>
            </w:div>
          </w:divsChild>
        </w:div>
      </w:divsChild>
    </w:div>
    <w:div w:id="1717506783">
      <w:bodyDiv w:val="1"/>
      <w:marLeft w:val="0"/>
      <w:marRight w:val="0"/>
      <w:marTop w:val="0"/>
      <w:marBottom w:val="0"/>
      <w:divBdr>
        <w:top w:val="none" w:sz="0" w:space="0" w:color="auto"/>
        <w:left w:val="none" w:sz="0" w:space="0" w:color="auto"/>
        <w:bottom w:val="none" w:sz="0" w:space="0" w:color="auto"/>
        <w:right w:val="none" w:sz="0" w:space="0" w:color="auto"/>
      </w:divBdr>
      <w:divsChild>
        <w:div w:id="383023715">
          <w:blockQuote w:val="1"/>
          <w:marLeft w:val="0"/>
          <w:marRight w:val="0"/>
          <w:marTop w:val="0"/>
          <w:marBottom w:val="0"/>
          <w:divBdr>
            <w:top w:val="none" w:sz="0" w:space="0" w:color="auto"/>
            <w:left w:val="single" w:sz="12" w:space="5" w:color="1010FF"/>
            <w:bottom w:val="none" w:sz="0" w:space="0" w:color="auto"/>
            <w:right w:val="none" w:sz="0" w:space="0" w:color="auto"/>
          </w:divBdr>
          <w:divsChild>
            <w:div w:id="1936205607">
              <w:blockQuote w:val="1"/>
              <w:marLeft w:val="0"/>
              <w:marRight w:val="0"/>
              <w:marTop w:val="0"/>
              <w:marBottom w:val="0"/>
              <w:divBdr>
                <w:top w:val="none" w:sz="0" w:space="0" w:color="auto"/>
                <w:left w:val="single" w:sz="12" w:space="5" w:color="1010FF"/>
                <w:bottom w:val="none" w:sz="0" w:space="0" w:color="auto"/>
                <w:right w:val="none" w:sz="0" w:space="0" w:color="auto"/>
              </w:divBdr>
            </w:div>
          </w:divsChild>
        </w:div>
      </w:divsChild>
    </w:div>
    <w:div w:id="1741563446">
      <w:bodyDiv w:val="1"/>
      <w:marLeft w:val="0"/>
      <w:marRight w:val="0"/>
      <w:marTop w:val="0"/>
      <w:marBottom w:val="0"/>
      <w:divBdr>
        <w:top w:val="none" w:sz="0" w:space="0" w:color="auto"/>
        <w:left w:val="none" w:sz="0" w:space="0" w:color="auto"/>
        <w:bottom w:val="none" w:sz="0" w:space="0" w:color="auto"/>
        <w:right w:val="none" w:sz="0" w:space="0" w:color="auto"/>
      </w:divBdr>
    </w:div>
    <w:div w:id="1741829837">
      <w:bodyDiv w:val="1"/>
      <w:marLeft w:val="0"/>
      <w:marRight w:val="0"/>
      <w:marTop w:val="0"/>
      <w:marBottom w:val="0"/>
      <w:divBdr>
        <w:top w:val="none" w:sz="0" w:space="0" w:color="auto"/>
        <w:left w:val="none" w:sz="0" w:space="0" w:color="auto"/>
        <w:bottom w:val="none" w:sz="0" w:space="0" w:color="auto"/>
        <w:right w:val="none" w:sz="0" w:space="0" w:color="auto"/>
      </w:divBdr>
    </w:div>
    <w:div w:id="1755853822">
      <w:bodyDiv w:val="1"/>
      <w:marLeft w:val="0"/>
      <w:marRight w:val="0"/>
      <w:marTop w:val="0"/>
      <w:marBottom w:val="0"/>
      <w:divBdr>
        <w:top w:val="none" w:sz="0" w:space="0" w:color="auto"/>
        <w:left w:val="none" w:sz="0" w:space="0" w:color="auto"/>
        <w:bottom w:val="none" w:sz="0" w:space="0" w:color="auto"/>
        <w:right w:val="none" w:sz="0" w:space="0" w:color="auto"/>
      </w:divBdr>
    </w:div>
    <w:div w:id="1772240553">
      <w:bodyDiv w:val="1"/>
      <w:marLeft w:val="0"/>
      <w:marRight w:val="0"/>
      <w:marTop w:val="0"/>
      <w:marBottom w:val="0"/>
      <w:divBdr>
        <w:top w:val="none" w:sz="0" w:space="0" w:color="auto"/>
        <w:left w:val="none" w:sz="0" w:space="0" w:color="auto"/>
        <w:bottom w:val="none" w:sz="0" w:space="0" w:color="auto"/>
        <w:right w:val="none" w:sz="0" w:space="0" w:color="auto"/>
      </w:divBdr>
    </w:div>
    <w:div w:id="1772699856">
      <w:bodyDiv w:val="1"/>
      <w:marLeft w:val="0"/>
      <w:marRight w:val="0"/>
      <w:marTop w:val="0"/>
      <w:marBottom w:val="0"/>
      <w:divBdr>
        <w:top w:val="none" w:sz="0" w:space="0" w:color="auto"/>
        <w:left w:val="none" w:sz="0" w:space="0" w:color="auto"/>
        <w:bottom w:val="none" w:sz="0" w:space="0" w:color="auto"/>
        <w:right w:val="none" w:sz="0" w:space="0" w:color="auto"/>
      </w:divBdr>
      <w:divsChild>
        <w:div w:id="1754355954">
          <w:marLeft w:val="0"/>
          <w:marRight w:val="0"/>
          <w:marTop w:val="0"/>
          <w:marBottom w:val="0"/>
          <w:divBdr>
            <w:top w:val="none" w:sz="0" w:space="0" w:color="auto"/>
            <w:left w:val="none" w:sz="0" w:space="0" w:color="auto"/>
            <w:bottom w:val="none" w:sz="0" w:space="0" w:color="auto"/>
            <w:right w:val="none" w:sz="0" w:space="0" w:color="auto"/>
          </w:divBdr>
          <w:divsChild>
            <w:div w:id="61479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353211">
      <w:bodyDiv w:val="1"/>
      <w:marLeft w:val="0"/>
      <w:marRight w:val="0"/>
      <w:marTop w:val="0"/>
      <w:marBottom w:val="0"/>
      <w:divBdr>
        <w:top w:val="none" w:sz="0" w:space="0" w:color="auto"/>
        <w:left w:val="none" w:sz="0" w:space="0" w:color="auto"/>
        <w:bottom w:val="none" w:sz="0" w:space="0" w:color="auto"/>
        <w:right w:val="none" w:sz="0" w:space="0" w:color="auto"/>
      </w:divBdr>
      <w:divsChild>
        <w:div w:id="1261450063">
          <w:marLeft w:val="547"/>
          <w:marRight w:val="0"/>
          <w:marTop w:val="0"/>
          <w:marBottom w:val="0"/>
          <w:divBdr>
            <w:top w:val="none" w:sz="0" w:space="0" w:color="auto"/>
            <w:left w:val="none" w:sz="0" w:space="0" w:color="auto"/>
            <w:bottom w:val="none" w:sz="0" w:space="0" w:color="auto"/>
            <w:right w:val="none" w:sz="0" w:space="0" w:color="auto"/>
          </w:divBdr>
        </w:div>
        <w:div w:id="1345978464">
          <w:marLeft w:val="547"/>
          <w:marRight w:val="0"/>
          <w:marTop w:val="0"/>
          <w:marBottom w:val="0"/>
          <w:divBdr>
            <w:top w:val="none" w:sz="0" w:space="0" w:color="auto"/>
            <w:left w:val="none" w:sz="0" w:space="0" w:color="auto"/>
            <w:bottom w:val="none" w:sz="0" w:space="0" w:color="auto"/>
            <w:right w:val="none" w:sz="0" w:space="0" w:color="auto"/>
          </w:divBdr>
        </w:div>
      </w:divsChild>
    </w:div>
    <w:div w:id="1831602777">
      <w:bodyDiv w:val="1"/>
      <w:marLeft w:val="0"/>
      <w:marRight w:val="0"/>
      <w:marTop w:val="0"/>
      <w:marBottom w:val="0"/>
      <w:divBdr>
        <w:top w:val="none" w:sz="0" w:space="0" w:color="auto"/>
        <w:left w:val="none" w:sz="0" w:space="0" w:color="auto"/>
        <w:bottom w:val="none" w:sz="0" w:space="0" w:color="auto"/>
        <w:right w:val="none" w:sz="0" w:space="0" w:color="auto"/>
      </w:divBdr>
      <w:divsChild>
        <w:div w:id="901644445">
          <w:marLeft w:val="0"/>
          <w:marRight w:val="0"/>
          <w:marTop w:val="0"/>
          <w:marBottom w:val="0"/>
          <w:divBdr>
            <w:top w:val="none" w:sz="0" w:space="0" w:color="auto"/>
            <w:left w:val="none" w:sz="0" w:space="0" w:color="auto"/>
            <w:bottom w:val="none" w:sz="0" w:space="0" w:color="auto"/>
            <w:right w:val="none" w:sz="0" w:space="0" w:color="auto"/>
          </w:divBdr>
        </w:div>
        <w:div w:id="423261925">
          <w:marLeft w:val="0"/>
          <w:marRight w:val="0"/>
          <w:marTop w:val="0"/>
          <w:marBottom w:val="0"/>
          <w:divBdr>
            <w:top w:val="none" w:sz="0" w:space="0" w:color="auto"/>
            <w:left w:val="none" w:sz="0" w:space="0" w:color="auto"/>
            <w:bottom w:val="none" w:sz="0" w:space="0" w:color="auto"/>
            <w:right w:val="none" w:sz="0" w:space="0" w:color="auto"/>
          </w:divBdr>
        </w:div>
        <w:div w:id="1448626407">
          <w:marLeft w:val="0"/>
          <w:marRight w:val="0"/>
          <w:marTop w:val="0"/>
          <w:marBottom w:val="0"/>
          <w:divBdr>
            <w:top w:val="none" w:sz="0" w:space="0" w:color="auto"/>
            <w:left w:val="none" w:sz="0" w:space="0" w:color="auto"/>
            <w:bottom w:val="none" w:sz="0" w:space="0" w:color="auto"/>
            <w:right w:val="none" w:sz="0" w:space="0" w:color="auto"/>
          </w:divBdr>
        </w:div>
        <w:div w:id="1493527310">
          <w:marLeft w:val="0"/>
          <w:marRight w:val="0"/>
          <w:marTop w:val="0"/>
          <w:marBottom w:val="0"/>
          <w:divBdr>
            <w:top w:val="none" w:sz="0" w:space="0" w:color="auto"/>
            <w:left w:val="none" w:sz="0" w:space="0" w:color="auto"/>
            <w:bottom w:val="none" w:sz="0" w:space="0" w:color="auto"/>
            <w:right w:val="none" w:sz="0" w:space="0" w:color="auto"/>
          </w:divBdr>
        </w:div>
        <w:div w:id="627008965">
          <w:marLeft w:val="0"/>
          <w:marRight w:val="0"/>
          <w:marTop w:val="0"/>
          <w:marBottom w:val="0"/>
          <w:divBdr>
            <w:top w:val="none" w:sz="0" w:space="0" w:color="auto"/>
            <w:left w:val="none" w:sz="0" w:space="0" w:color="auto"/>
            <w:bottom w:val="none" w:sz="0" w:space="0" w:color="auto"/>
            <w:right w:val="none" w:sz="0" w:space="0" w:color="auto"/>
          </w:divBdr>
        </w:div>
        <w:div w:id="1515800561">
          <w:marLeft w:val="0"/>
          <w:marRight w:val="0"/>
          <w:marTop w:val="0"/>
          <w:marBottom w:val="0"/>
          <w:divBdr>
            <w:top w:val="none" w:sz="0" w:space="0" w:color="auto"/>
            <w:left w:val="none" w:sz="0" w:space="0" w:color="auto"/>
            <w:bottom w:val="none" w:sz="0" w:space="0" w:color="auto"/>
            <w:right w:val="none" w:sz="0" w:space="0" w:color="auto"/>
          </w:divBdr>
        </w:div>
        <w:div w:id="56249553">
          <w:marLeft w:val="0"/>
          <w:marRight w:val="0"/>
          <w:marTop w:val="0"/>
          <w:marBottom w:val="0"/>
          <w:divBdr>
            <w:top w:val="none" w:sz="0" w:space="0" w:color="auto"/>
            <w:left w:val="none" w:sz="0" w:space="0" w:color="auto"/>
            <w:bottom w:val="none" w:sz="0" w:space="0" w:color="auto"/>
            <w:right w:val="none" w:sz="0" w:space="0" w:color="auto"/>
          </w:divBdr>
        </w:div>
        <w:div w:id="214120637">
          <w:marLeft w:val="0"/>
          <w:marRight w:val="0"/>
          <w:marTop w:val="0"/>
          <w:marBottom w:val="0"/>
          <w:divBdr>
            <w:top w:val="none" w:sz="0" w:space="0" w:color="auto"/>
            <w:left w:val="none" w:sz="0" w:space="0" w:color="auto"/>
            <w:bottom w:val="none" w:sz="0" w:space="0" w:color="auto"/>
            <w:right w:val="none" w:sz="0" w:space="0" w:color="auto"/>
          </w:divBdr>
        </w:div>
        <w:div w:id="1073235097">
          <w:marLeft w:val="0"/>
          <w:marRight w:val="0"/>
          <w:marTop w:val="0"/>
          <w:marBottom w:val="0"/>
          <w:divBdr>
            <w:top w:val="none" w:sz="0" w:space="0" w:color="auto"/>
            <w:left w:val="none" w:sz="0" w:space="0" w:color="auto"/>
            <w:bottom w:val="none" w:sz="0" w:space="0" w:color="auto"/>
            <w:right w:val="none" w:sz="0" w:space="0" w:color="auto"/>
          </w:divBdr>
        </w:div>
        <w:div w:id="1288077118">
          <w:marLeft w:val="0"/>
          <w:marRight w:val="0"/>
          <w:marTop w:val="0"/>
          <w:marBottom w:val="0"/>
          <w:divBdr>
            <w:top w:val="none" w:sz="0" w:space="0" w:color="auto"/>
            <w:left w:val="none" w:sz="0" w:space="0" w:color="auto"/>
            <w:bottom w:val="none" w:sz="0" w:space="0" w:color="auto"/>
            <w:right w:val="none" w:sz="0" w:space="0" w:color="auto"/>
          </w:divBdr>
        </w:div>
        <w:div w:id="242761895">
          <w:marLeft w:val="0"/>
          <w:marRight w:val="0"/>
          <w:marTop w:val="0"/>
          <w:marBottom w:val="0"/>
          <w:divBdr>
            <w:top w:val="none" w:sz="0" w:space="0" w:color="auto"/>
            <w:left w:val="none" w:sz="0" w:space="0" w:color="auto"/>
            <w:bottom w:val="none" w:sz="0" w:space="0" w:color="auto"/>
            <w:right w:val="none" w:sz="0" w:space="0" w:color="auto"/>
          </w:divBdr>
        </w:div>
        <w:div w:id="1356735091">
          <w:marLeft w:val="0"/>
          <w:marRight w:val="0"/>
          <w:marTop w:val="0"/>
          <w:marBottom w:val="0"/>
          <w:divBdr>
            <w:top w:val="none" w:sz="0" w:space="0" w:color="auto"/>
            <w:left w:val="none" w:sz="0" w:space="0" w:color="auto"/>
            <w:bottom w:val="none" w:sz="0" w:space="0" w:color="auto"/>
            <w:right w:val="none" w:sz="0" w:space="0" w:color="auto"/>
          </w:divBdr>
        </w:div>
        <w:div w:id="432018263">
          <w:marLeft w:val="0"/>
          <w:marRight w:val="0"/>
          <w:marTop w:val="0"/>
          <w:marBottom w:val="0"/>
          <w:divBdr>
            <w:top w:val="none" w:sz="0" w:space="0" w:color="auto"/>
            <w:left w:val="none" w:sz="0" w:space="0" w:color="auto"/>
            <w:bottom w:val="none" w:sz="0" w:space="0" w:color="auto"/>
            <w:right w:val="none" w:sz="0" w:space="0" w:color="auto"/>
          </w:divBdr>
        </w:div>
        <w:div w:id="1917745546">
          <w:marLeft w:val="0"/>
          <w:marRight w:val="0"/>
          <w:marTop w:val="0"/>
          <w:marBottom w:val="0"/>
          <w:divBdr>
            <w:top w:val="none" w:sz="0" w:space="0" w:color="auto"/>
            <w:left w:val="none" w:sz="0" w:space="0" w:color="auto"/>
            <w:bottom w:val="none" w:sz="0" w:space="0" w:color="auto"/>
            <w:right w:val="none" w:sz="0" w:space="0" w:color="auto"/>
          </w:divBdr>
        </w:div>
        <w:div w:id="1610313990">
          <w:marLeft w:val="0"/>
          <w:marRight w:val="0"/>
          <w:marTop w:val="0"/>
          <w:marBottom w:val="0"/>
          <w:divBdr>
            <w:top w:val="none" w:sz="0" w:space="0" w:color="auto"/>
            <w:left w:val="none" w:sz="0" w:space="0" w:color="auto"/>
            <w:bottom w:val="none" w:sz="0" w:space="0" w:color="auto"/>
            <w:right w:val="none" w:sz="0" w:space="0" w:color="auto"/>
          </w:divBdr>
        </w:div>
        <w:div w:id="323506974">
          <w:marLeft w:val="0"/>
          <w:marRight w:val="0"/>
          <w:marTop w:val="0"/>
          <w:marBottom w:val="0"/>
          <w:divBdr>
            <w:top w:val="none" w:sz="0" w:space="0" w:color="auto"/>
            <w:left w:val="none" w:sz="0" w:space="0" w:color="auto"/>
            <w:bottom w:val="none" w:sz="0" w:space="0" w:color="auto"/>
            <w:right w:val="none" w:sz="0" w:space="0" w:color="auto"/>
          </w:divBdr>
        </w:div>
        <w:div w:id="1067145832">
          <w:marLeft w:val="0"/>
          <w:marRight w:val="0"/>
          <w:marTop w:val="0"/>
          <w:marBottom w:val="0"/>
          <w:divBdr>
            <w:top w:val="none" w:sz="0" w:space="0" w:color="auto"/>
            <w:left w:val="none" w:sz="0" w:space="0" w:color="auto"/>
            <w:bottom w:val="none" w:sz="0" w:space="0" w:color="auto"/>
            <w:right w:val="none" w:sz="0" w:space="0" w:color="auto"/>
          </w:divBdr>
        </w:div>
        <w:div w:id="1624920930">
          <w:marLeft w:val="0"/>
          <w:marRight w:val="0"/>
          <w:marTop w:val="0"/>
          <w:marBottom w:val="0"/>
          <w:divBdr>
            <w:top w:val="none" w:sz="0" w:space="0" w:color="auto"/>
            <w:left w:val="none" w:sz="0" w:space="0" w:color="auto"/>
            <w:bottom w:val="none" w:sz="0" w:space="0" w:color="auto"/>
            <w:right w:val="none" w:sz="0" w:space="0" w:color="auto"/>
          </w:divBdr>
        </w:div>
        <w:div w:id="104664144">
          <w:marLeft w:val="0"/>
          <w:marRight w:val="0"/>
          <w:marTop w:val="0"/>
          <w:marBottom w:val="0"/>
          <w:divBdr>
            <w:top w:val="none" w:sz="0" w:space="0" w:color="auto"/>
            <w:left w:val="none" w:sz="0" w:space="0" w:color="auto"/>
            <w:bottom w:val="none" w:sz="0" w:space="0" w:color="auto"/>
            <w:right w:val="none" w:sz="0" w:space="0" w:color="auto"/>
          </w:divBdr>
        </w:div>
        <w:div w:id="1847132267">
          <w:marLeft w:val="0"/>
          <w:marRight w:val="0"/>
          <w:marTop w:val="0"/>
          <w:marBottom w:val="0"/>
          <w:divBdr>
            <w:top w:val="none" w:sz="0" w:space="0" w:color="auto"/>
            <w:left w:val="none" w:sz="0" w:space="0" w:color="auto"/>
            <w:bottom w:val="none" w:sz="0" w:space="0" w:color="auto"/>
            <w:right w:val="none" w:sz="0" w:space="0" w:color="auto"/>
          </w:divBdr>
        </w:div>
        <w:div w:id="505050061">
          <w:marLeft w:val="0"/>
          <w:marRight w:val="0"/>
          <w:marTop w:val="0"/>
          <w:marBottom w:val="0"/>
          <w:divBdr>
            <w:top w:val="none" w:sz="0" w:space="0" w:color="auto"/>
            <w:left w:val="none" w:sz="0" w:space="0" w:color="auto"/>
            <w:bottom w:val="none" w:sz="0" w:space="0" w:color="auto"/>
            <w:right w:val="none" w:sz="0" w:space="0" w:color="auto"/>
          </w:divBdr>
        </w:div>
        <w:div w:id="925847859">
          <w:marLeft w:val="0"/>
          <w:marRight w:val="0"/>
          <w:marTop w:val="0"/>
          <w:marBottom w:val="0"/>
          <w:divBdr>
            <w:top w:val="none" w:sz="0" w:space="0" w:color="auto"/>
            <w:left w:val="none" w:sz="0" w:space="0" w:color="auto"/>
            <w:bottom w:val="none" w:sz="0" w:space="0" w:color="auto"/>
            <w:right w:val="none" w:sz="0" w:space="0" w:color="auto"/>
          </w:divBdr>
        </w:div>
        <w:div w:id="674069926">
          <w:marLeft w:val="0"/>
          <w:marRight w:val="0"/>
          <w:marTop w:val="0"/>
          <w:marBottom w:val="0"/>
          <w:divBdr>
            <w:top w:val="none" w:sz="0" w:space="0" w:color="auto"/>
            <w:left w:val="none" w:sz="0" w:space="0" w:color="auto"/>
            <w:bottom w:val="none" w:sz="0" w:space="0" w:color="auto"/>
            <w:right w:val="none" w:sz="0" w:space="0" w:color="auto"/>
          </w:divBdr>
        </w:div>
        <w:div w:id="124154983">
          <w:marLeft w:val="0"/>
          <w:marRight w:val="0"/>
          <w:marTop w:val="0"/>
          <w:marBottom w:val="0"/>
          <w:divBdr>
            <w:top w:val="none" w:sz="0" w:space="0" w:color="auto"/>
            <w:left w:val="none" w:sz="0" w:space="0" w:color="auto"/>
            <w:bottom w:val="none" w:sz="0" w:space="0" w:color="auto"/>
            <w:right w:val="none" w:sz="0" w:space="0" w:color="auto"/>
          </w:divBdr>
        </w:div>
        <w:div w:id="2039546055">
          <w:marLeft w:val="0"/>
          <w:marRight w:val="0"/>
          <w:marTop w:val="0"/>
          <w:marBottom w:val="0"/>
          <w:divBdr>
            <w:top w:val="none" w:sz="0" w:space="0" w:color="auto"/>
            <w:left w:val="none" w:sz="0" w:space="0" w:color="auto"/>
            <w:bottom w:val="none" w:sz="0" w:space="0" w:color="auto"/>
            <w:right w:val="none" w:sz="0" w:space="0" w:color="auto"/>
          </w:divBdr>
        </w:div>
        <w:div w:id="1243026656">
          <w:marLeft w:val="0"/>
          <w:marRight w:val="0"/>
          <w:marTop w:val="0"/>
          <w:marBottom w:val="0"/>
          <w:divBdr>
            <w:top w:val="none" w:sz="0" w:space="0" w:color="auto"/>
            <w:left w:val="none" w:sz="0" w:space="0" w:color="auto"/>
            <w:bottom w:val="none" w:sz="0" w:space="0" w:color="auto"/>
            <w:right w:val="none" w:sz="0" w:space="0" w:color="auto"/>
          </w:divBdr>
        </w:div>
        <w:div w:id="1586836823">
          <w:marLeft w:val="0"/>
          <w:marRight w:val="0"/>
          <w:marTop w:val="0"/>
          <w:marBottom w:val="0"/>
          <w:divBdr>
            <w:top w:val="none" w:sz="0" w:space="0" w:color="auto"/>
            <w:left w:val="none" w:sz="0" w:space="0" w:color="auto"/>
            <w:bottom w:val="none" w:sz="0" w:space="0" w:color="auto"/>
            <w:right w:val="none" w:sz="0" w:space="0" w:color="auto"/>
          </w:divBdr>
        </w:div>
        <w:div w:id="1472213073">
          <w:marLeft w:val="0"/>
          <w:marRight w:val="0"/>
          <w:marTop w:val="0"/>
          <w:marBottom w:val="0"/>
          <w:divBdr>
            <w:top w:val="none" w:sz="0" w:space="0" w:color="auto"/>
            <w:left w:val="none" w:sz="0" w:space="0" w:color="auto"/>
            <w:bottom w:val="none" w:sz="0" w:space="0" w:color="auto"/>
            <w:right w:val="none" w:sz="0" w:space="0" w:color="auto"/>
          </w:divBdr>
        </w:div>
        <w:div w:id="566381876">
          <w:marLeft w:val="0"/>
          <w:marRight w:val="0"/>
          <w:marTop w:val="0"/>
          <w:marBottom w:val="0"/>
          <w:divBdr>
            <w:top w:val="none" w:sz="0" w:space="0" w:color="auto"/>
            <w:left w:val="none" w:sz="0" w:space="0" w:color="auto"/>
            <w:bottom w:val="none" w:sz="0" w:space="0" w:color="auto"/>
            <w:right w:val="none" w:sz="0" w:space="0" w:color="auto"/>
          </w:divBdr>
        </w:div>
        <w:div w:id="1926457612">
          <w:marLeft w:val="0"/>
          <w:marRight w:val="0"/>
          <w:marTop w:val="0"/>
          <w:marBottom w:val="0"/>
          <w:divBdr>
            <w:top w:val="none" w:sz="0" w:space="0" w:color="auto"/>
            <w:left w:val="none" w:sz="0" w:space="0" w:color="auto"/>
            <w:bottom w:val="none" w:sz="0" w:space="0" w:color="auto"/>
            <w:right w:val="none" w:sz="0" w:space="0" w:color="auto"/>
          </w:divBdr>
        </w:div>
        <w:div w:id="563368196">
          <w:marLeft w:val="0"/>
          <w:marRight w:val="0"/>
          <w:marTop w:val="0"/>
          <w:marBottom w:val="0"/>
          <w:divBdr>
            <w:top w:val="none" w:sz="0" w:space="0" w:color="auto"/>
            <w:left w:val="none" w:sz="0" w:space="0" w:color="auto"/>
            <w:bottom w:val="none" w:sz="0" w:space="0" w:color="auto"/>
            <w:right w:val="none" w:sz="0" w:space="0" w:color="auto"/>
          </w:divBdr>
        </w:div>
        <w:div w:id="523714310">
          <w:marLeft w:val="0"/>
          <w:marRight w:val="0"/>
          <w:marTop w:val="0"/>
          <w:marBottom w:val="0"/>
          <w:divBdr>
            <w:top w:val="none" w:sz="0" w:space="0" w:color="auto"/>
            <w:left w:val="none" w:sz="0" w:space="0" w:color="auto"/>
            <w:bottom w:val="none" w:sz="0" w:space="0" w:color="auto"/>
            <w:right w:val="none" w:sz="0" w:space="0" w:color="auto"/>
          </w:divBdr>
        </w:div>
        <w:div w:id="1824272140">
          <w:marLeft w:val="0"/>
          <w:marRight w:val="0"/>
          <w:marTop w:val="0"/>
          <w:marBottom w:val="0"/>
          <w:divBdr>
            <w:top w:val="none" w:sz="0" w:space="0" w:color="auto"/>
            <w:left w:val="none" w:sz="0" w:space="0" w:color="auto"/>
            <w:bottom w:val="none" w:sz="0" w:space="0" w:color="auto"/>
            <w:right w:val="none" w:sz="0" w:space="0" w:color="auto"/>
          </w:divBdr>
        </w:div>
      </w:divsChild>
    </w:div>
    <w:div w:id="1885362097">
      <w:bodyDiv w:val="1"/>
      <w:marLeft w:val="0"/>
      <w:marRight w:val="0"/>
      <w:marTop w:val="0"/>
      <w:marBottom w:val="0"/>
      <w:divBdr>
        <w:top w:val="none" w:sz="0" w:space="0" w:color="auto"/>
        <w:left w:val="none" w:sz="0" w:space="0" w:color="auto"/>
        <w:bottom w:val="none" w:sz="0" w:space="0" w:color="auto"/>
        <w:right w:val="none" w:sz="0" w:space="0" w:color="auto"/>
      </w:divBdr>
    </w:div>
    <w:div w:id="1897155730">
      <w:bodyDiv w:val="1"/>
      <w:marLeft w:val="0"/>
      <w:marRight w:val="0"/>
      <w:marTop w:val="0"/>
      <w:marBottom w:val="0"/>
      <w:divBdr>
        <w:top w:val="none" w:sz="0" w:space="0" w:color="auto"/>
        <w:left w:val="none" w:sz="0" w:space="0" w:color="auto"/>
        <w:bottom w:val="none" w:sz="0" w:space="0" w:color="auto"/>
        <w:right w:val="none" w:sz="0" w:space="0" w:color="auto"/>
      </w:divBdr>
    </w:div>
    <w:div w:id="1912766173">
      <w:bodyDiv w:val="1"/>
      <w:marLeft w:val="0"/>
      <w:marRight w:val="0"/>
      <w:marTop w:val="0"/>
      <w:marBottom w:val="0"/>
      <w:divBdr>
        <w:top w:val="none" w:sz="0" w:space="0" w:color="auto"/>
        <w:left w:val="none" w:sz="0" w:space="0" w:color="auto"/>
        <w:bottom w:val="none" w:sz="0" w:space="0" w:color="auto"/>
        <w:right w:val="none" w:sz="0" w:space="0" w:color="auto"/>
      </w:divBdr>
    </w:div>
    <w:div w:id="1967469886">
      <w:bodyDiv w:val="1"/>
      <w:marLeft w:val="0"/>
      <w:marRight w:val="0"/>
      <w:marTop w:val="0"/>
      <w:marBottom w:val="0"/>
      <w:divBdr>
        <w:top w:val="none" w:sz="0" w:space="0" w:color="auto"/>
        <w:left w:val="none" w:sz="0" w:space="0" w:color="auto"/>
        <w:bottom w:val="none" w:sz="0" w:space="0" w:color="auto"/>
        <w:right w:val="none" w:sz="0" w:space="0" w:color="auto"/>
      </w:divBdr>
    </w:div>
    <w:div w:id="2015910501">
      <w:bodyDiv w:val="1"/>
      <w:marLeft w:val="0"/>
      <w:marRight w:val="0"/>
      <w:marTop w:val="0"/>
      <w:marBottom w:val="0"/>
      <w:divBdr>
        <w:top w:val="none" w:sz="0" w:space="0" w:color="auto"/>
        <w:left w:val="none" w:sz="0" w:space="0" w:color="auto"/>
        <w:bottom w:val="none" w:sz="0" w:space="0" w:color="auto"/>
        <w:right w:val="none" w:sz="0" w:space="0" w:color="auto"/>
      </w:divBdr>
      <w:divsChild>
        <w:div w:id="613247694">
          <w:marLeft w:val="0"/>
          <w:marRight w:val="0"/>
          <w:marTop w:val="0"/>
          <w:marBottom w:val="0"/>
          <w:divBdr>
            <w:top w:val="none" w:sz="0" w:space="0" w:color="auto"/>
            <w:left w:val="none" w:sz="0" w:space="0" w:color="auto"/>
            <w:bottom w:val="none" w:sz="0" w:space="0" w:color="auto"/>
            <w:right w:val="none" w:sz="0" w:space="0" w:color="auto"/>
          </w:divBdr>
        </w:div>
        <w:div w:id="373887442">
          <w:marLeft w:val="0"/>
          <w:marRight w:val="0"/>
          <w:marTop w:val="0"/>
          <w:marBottom w:val="0"/>
          <w:divBdr>
            <w:top w:val="none" w:sz="0" w:space="0" w:color="auto"/>
            <w:left w:val="none" w:sz="0" w:space="0" w:color="auto"/>
            <w:bottom w:val="none" w:sz="0" w:space="0" w:color="auto"/>
            <w:right w:val="none" w:sz="0" w:space="0" w:color="auto"/>
          </w:divBdr>
        </w:div>
        <w:div w:id="654918587">
          <w:marLeft w:val="0"/>
          <w:marRight w:val="0"/>
          <w:marTop w:val="0"/>
          <w:marBottom w:val="0"/>
          <w:divBdr>
            <w:top w:val="none" w:sz="0" w:space="0" w:color="auto"/>
            <w:left w:val="none" w:sz="0" w:space="0" w:color="auto"/>
            <w:bottom w:val="none" w:sz="0" w:space="0" w:color="auto"/>
            <w:right w:val="none" w:sz="0" w:space="0" w:color="auto"/>
          </w:divBdr>
        </w:div>
        <w:div w:id="2075621237">
          <w:marLeft w:val="0"/>
          <w:marRight w:val="0"/>
          <w:marTop w:val="0"/>
          <w:marBottom w:val="0"/>
          <w:divBdr>
            <w:top w:val="none" w:sz="0" w:space="0" w:color="auto"/>
            <w:left w:val="none" w:sz="0" w:space="0" w:color="auto"/>
            <w:bottom w:val="none" w:sz="0" w:space="0" w:color="auto"/>
            <w:right w:val="none" w:sz="0" w:space="0" w:color="auto"/>
          </w:divBdr>
        </w:div>
        <w:div w:id="1741560754">
          <w:marLeft w:val="0"/>
          <w:marRight w:val="0"/>
          <w:marTop w:val="0"/>
          <w:marBottom w:val="0"/>
          <w:divBdr>
            <w:top w:val="none" w:sz="0" w:space="0" w:color="auto"/>
            <w:left w:val="none" w:sz="0" w:space="0" w:color="auto"/>
            <w:bottom w:val="none" w:sz="0" w:space="0" w:color="auto"/>
            <w:right w:val="none" w:sz="0" w:space="0" w:color="auto"/>
          </w:divBdr>
        </w:div>
        <w:div w:id="53159339">
          <w:marLeft w:val="0"/>
          <w:marRight w:val="0"/>
          <w:marTop w:val="0"/>
          <w:marBottom w:val="0"/>
          <w:divBdr>
            <w:top w:val="none" w:sz="0" w:space="0" w:color="auto"/>
            <w:left w:val="none" w:sz="0" w:space="0" w:color="auto"/>
            <w:bottom w:val="none" w:sz="0" w:space="0" w:color="auto"/>
            <w:right w:val="none" w:sz="0" w:space="0" w:color="auto"/>
          </w:divBdr>
        </w:div>
        <w:div w:id="759453637">
          <w:marLeft w:val="0"/>
          <w:marRight w:val="0"/>
          <w:marTop w:val="0"/>
          <w:marBottom w:val="0"/>
          <w:divBdr>
            <w:top w:val="none" w:sz="0" w:space="0" w:color="auto"/>
            <w:left w:val="none" w:sz="0" w:space="0" w:color="auto"/>
            <w:bottom w:val="none" w:sz="0" w:space="0" w:color="auto"/>
            <w:right w:val="none" w:sz="0" w:space="0" w:color="auto"/>
          </w:divBdr>
        </w:div>
        <w:div w:id="1324358856">
          <w:marLeft w:val="0"/>
          <w:marRight w:val="0"/>
          <w:marTop w:val="0"/>
          <w:marBottom w:val="0"/>
          <w:divBdr>
            <w:top w:val="none" w:sz="0" w:space="0" w:color="auto"/>
            <w:left w:val="none" w:sz="0" w:space="0" w:color="auto"/>
            <w:bottom w:val="none" w:sz="0" w:space="0" w:color="auto"/>
            <w:right w:val="none" w:sz="0" w:space="0" w:color="auto"/>
          </w:divBdr>
        </w:div>
        <w:div w:id="892540801">
          <w:marLeft w:val="0"/>
          <w:marRight w:val="0"/>
          <w:marTop w:val="0"/>
          <w:marBottom w:val="0"/>
          <w:divBdr>
            <w:top w:val="none" w:sz="0" w:space="0" w:color="auto"/>
            <w:left w:val="none" w:sz="0" w:space="0" w:color="auto"/>
            <w:bottom w:val="none" w:sz="0" w:space="0" w:color="auto"/>
            <w:right w:val="none" w:sz="0" w:space="0" w:color="auto"/>
          </w:divBdr>
        </w:div>
        <w:div w:id="940725338">
          <w:marLeft w:val="0"/>
          <w:marRight w:val="0"/>
          <w:marTop w:val="0"/>
          <w:marBottom w:val="0"/>
          <w:divBdr>
            <w:top w:val="none" w:sz="0" w:space="0" w:color="auto"/>
            <w:left w:val="none" w:sz="0" w:space="0" w:color="auto"/>
            <w:bottom w:val="none" w:sz="0" w:space="0" w:color="auto"/>
            <w:right w:val="none" w:sz="0" w:space="0" w:color="auto"/>
          </w:divBdr>
        </w:div>
        <w:div w:id="761730425">
          <w:marLeft w:val="0"/>
          <w:marRight w:val="0"/>
          <w:marTop w:val="0"/>
          <w:marBottom w:val="0"/>
          <w:divBdr>
            <w:top w:val="none" w:sz="0" w:space="0" w:color="auto"/>
            <w:left w:val="none" w:sz="0" w:space="0" w:color="auto"/>
            <w:bottom w:val="none" w:sz="0" w:space="0" w:color="auto"/>
            <w:right w:val="none" w:sz="0" w:space="0" w:color="auto"/>
          </w:divBdr>
        </w:div>
        <w:div w:id="1168061523">
          <w:marLeft w:val="0"/>
          <w:marRight w:val="0"/>
          <w:marTop w:val="0"/>
          <w:marBottom w:val="0"/>
          <w:divBdr>
            <w:top w:val="none" w:sz="0" w:space="0" w:color="auto"/>
            <w:left w:val="none" w:sz="0" w:space="0" w:color="auto"/>
            <w:bottom w:val="none" w:sz="0" w:space="0" w:color="auto"/>
            <w:right w:val="none" w:sz="0" w:space="0" w:color="auto"/>
          </w:divBdr>
        </w:div>
        <w:div w:id="1794247704">
          <w:marLeft w:val="0"/>
          <w:marRight w:val="0"/>
          <w:marTop w:val="0"/>
          <w:marBottom w:val="0"/>
          <w:divBdr>
            <w:top w:val="none" w:sz="0" w:space="0" w:color="auto"/>
            <w:left w:val="none" w:sz="0" w:space="0" w:color="auto"/>
            <w:bottom w:val="none" w:sz="0" w:space="0" w:color="auto"/>
            <w:right w:val="none" w:sz="0" w:space="0" w:color="auto"/>
          </w:divBdr>
        </w:div>
        <w:div w:id="269316453">
          <w:marLeft w:val="0"/>
          <w:marRight w:val="0"/>
          <w:marTop w:val="0"/>
          <w:marBottom w:val="0"/>
          <w:divBdr>
            <w:top w:val="none" w:sz="0" w:space="0" w:color="auto"/>
            <w:left w:val="none" w:sz="0" w:space="0" w:color="auto"/>
            <w:bottom w:val="none" w:sz="0" w:space="0" w:color="auto"/>
            <w:right w:val="none" w:sz="0" w:space="0" w:color="auto"/>
          </w:divBdr>
        </w:div>
        <w:div w:id="1227183882">
          <w:marLeft w:val="0"/>
          <w:marRight w:val="0"/>
          <w:marTop w:val="0"/>
          <w:marBottom w:val="0"/>
          <w:divBdr>
            <w:top w:val="none" w:sz="0" w:space="0" w:color="auto"/>
            <w:left w:val="none" w:sz="0" w:space="0" w:color="auto"/>
            <w:bottom w:val="none" w:sz="0" w:space="0" w:color="auto"/>
            <w:right w:val="none" w:sz="0" w:space="0" w:color="auto"/>
          </w:divBdr>
        </w:div>
        <w:div w:id="795105877">
          <w:marLeft w:val="0"/>
          <w:marRight w:val="0"/>
          <w:marTop w:val="0"/>
          <w:marBottom w:val="0"/>
          <w:divBdr>
            <w:top w:val="none" w:sz="0" w:space="0" w:color="auto"/>
            <w:left w:val="none" w:sz="0" w:space="0" w:color="auto"/>
            <w:bottom w:val="none" w:sz="0" w:space="0" w:color="auto"/>
            <w:right w:val="none" w:sz="0" w:space="0" w:color="auto"/>
          </w:divBdr>
        </w:div>
        <w:div w:id="429668990">
          <w:marLeft w:val="0"/>
          <w:marRight w:val="0"/>
          <w:marTop w:val="0"/>
          <w:marBottom w:val="0"/>
          <w:divBdr>
            <w:top w:val="none" w:sz="0" w:space="0" w:color="auto"/>
            <w:left w:val="none" w:sz="0" w:space="0" w:color="auto"/>
            <w:bottom w:val="none" w:sz="0" w:space="0" w:color="auto"/>
            <w:right w:val="none" w:sz="0" w:space="0" w:color="auto"/>
          </w:divBdr>
        </w:div>
        <w:div w:id="64301193">
          <w:marLeft w:val="0"/>
          <w:marRight w:val="0"/>
          <w:marTop w:val="0"/>
          <w:marBottom w:val="0"/>
          <w:divBdr>
            <w:top w:val="none" w:sz="0" w:space="0" w:color="auto"/>
            <w:left w:val="none" w:sz="0" w:space="0" w:color="auto"/>
            <w:bottom w:val="none" w:sz="0" w:space="0" w:color="auto"/>
            <w:right w:val="none" w:sz="0" w:space="0" w:color="auto"/>
          </w:divBdr>
        </w:div>
        <w:div w:id="679161114">
          <w:marLeft w:val="0"/>
          <w:marRight w:val="0"/>
          <w:marTop w:val="0"/>
          <w:marBottom w:val="0"/>
          <w:divBdr>
            <w:top w:val="none" w:sz="0" w:space="0" w:color="auto"/>
            <w:left w:val="none" w:sz="0" w:space="0" w:color="auto"/>
            <w:bottom w:val="none" w:sz="0" w:space="0" w:color="auto"/>
            <w:right w:val="none" w:sz="0" w:space="0" w:color="auto"/>
          </w:divBdr>
        </w:div>
        <w:div w:id="1422798301">
          <w:marLeft w:val="0"/>
          <w:marRight w:val="0"/>
          <w:marTop w:val="0"/>
          <w:marBottom w:val="0"/>
          <w:divBdr>
            <w:top w:val="none" w:sz="0" w:space="0" w:color="auto"/>
            <w:left w:val="none" w:sz="0" w:space="0" w:color="auto"/>
            <w:bottom w:val="none" w:sz="0" w:space="0" w:color="auto"/>
            <w:right w:val="none" w:sz="0" w:space="0" w:color="auto"/>
          </w:divBdr>
        </w:div>
        <w:div w:id="146559164">
          <w:marLeft w:val="0"/>
          <w:marRight w:val="0"/>
          <w:marTop w:val="0"/>
          <w:marBottom w:val="0"/>
          <w:divBdr>
            <w:top w:val="none" w:sz="0" w:space="0" w:color="auto"/>
            <w:left w:val="none" w:sz="0" w:space="0" w:color="auto"/>
            <w:bottom w:val="none" w:sz="0" w:space="0" w:color="auto"/>
            <w:right w:val="none" w:sz="0" w:space="0" w:color="auto"/>
          </w:divBdr>
        </w:div>
        <w:div w:id="1293098147">
          <w:marLeft w:val="0"/>
          <w:marRight w:val="0"/>
          <w:marTop w:val="0"/>
          <w:marBottom w:val="0"/>
          <w:divBdr>
            <w:top w:val="none" w:sz="0" w:space="0" w:color="auto"/>
            <w:left w:val="none" w:sz="0" w:space="0" w:color="auto"/>
            <w:bottom w:val="none" w:sz="0" w:space="0" w:color="auto"/>
            <w:right w:val="none" w:sz="0" w:space="0" w:color="auto"/>
          </w:divBdr>
        </w:div>
        <w:div w:id="690377709">
          <w:marLeft w:val="0"/>
          <w:marRight w:val="0"/>
          <w:marTop w:val="0"/>
          <w:marBottom w:val="0"/>
          <w:divBdr>
            <w:top w:val="none" w:sz="0" w:space="0" w:color="auto"/>
            <w:left w:val="none" w:sz="0" w:space="0" w:color="auto"/>
            <w:bottom w:val="none" w:sz="0" w:space="0" w:color="auto"/>
            <w:right w:val="none" w:sz="0" w:space="0" w:color="auto"/>
          </w:divBdr>
        </w:div>
        <w:div w:id="1104543868">
          <w:marLeft w:val="0"/>
          <w:marRight w:val="0"/>
          <w:marTop w:val="0"/>
          <w:marBottom w:val="0"/>
          <w:divBdr>
            <w:top w:val="none" w:sz="0" w:space="0" w:color="auto"/>
            <w:left w:val="none" w:sz="0" w:space="0" w:color="auto"/>
            <w:bottom w:val="none" w:sz="0" w:space="0" w:color="auto"/>
            <w:right w:val="none" w:sz="0" w:space="0" w:color="auto"/>
          </w:divBdr>
        </w:div>
        <w:div w:id="180239150">
          <w:marLeft w:val="0"/>
          <w:marRight w:val="0"/>
          <w:marTop w:val="0"/>
          <w:marBottom w:val="0"/>
          <w:divBdr>
            <w:top w:val="none" w:sz="0" w:space="0" w:color="auto"/>
            <w:left w:val="none" w:sz="0" w:space="0" w:color="auto"/>
            <w:bottom w:val="none" w:sz="0" w:space="0" w:color="auto"/>
            <w:right w:val="none" w:sz="0" w:space="0" w:color="auto"/>
          </w:divBdr>
        </w:div>
        <w:div w:id="1987782747">
          <w:marLeft w:val="0"/>
          <w:marRight w:val="0"/>
          <w:marTop w:val="0"/>
          <w:marBottom w:val="0"/>
          <w:divBdr>
            <w:top w:val="none" w:sz="0" w:space="0" w:color="auto"/>
            <w:left w:val="none" w:sz="0" w:space="0" w:color="auto"/>
            <w:bottom w:val="none" w:sz="0" w:space="0" w:color="auto"/>
            <w:right w:val="none" w:sz="0" w:space="0" w:color="auto"/>
          </w:divBdr>
        </w:div>
        <w:div w:id="742533990">
          <w:marLeft w:val="0"/>
          <w:marRight w:val="0"/>
          <w:marTop w:val="0"/>
          <w:marBottom w:val="0"/>
          <w:divBdr>
            <w:top w:val="none" w:sz="0" w:space="0" w:color="auto"/>
            <w:left w:val="none" w:sz="0" w:space="0" w:color="auto"/>
            <w:bottom w:val="none" w:sz="0" w:space="0" w:color="auto"/>
            <w:right w:val="none" w:sz="0" w:space="0" w:color="auto"/>
          </w:divBdr>
        </w:div>
        <w:div w:id="1925143801">
          <w:marLeft w:val="0"/>
          <w:marRight w:val="0"/>
          <w:marTop w:val="0"/>
          <w:marBottom w:val="0"/>
          <w:divBdr>
            <w:top w:val="none" w:sz="0" w:space="0" w:color="auto"/>
            <w:left w:val="none" w:sz="0" w:space="0" w:color="auto"/>
            <w:bottom w:val="none" w:sz="0" w:space="0" w:color="auto"/>
            <w:right w:val="none" w:sz="0" w:space="0" w:color="auto"/>
          </w:divBdr>
        </w:div>
        <w:div w:id="1331450352">
          <w:marLeft w:val="0"/>
          <w:marRight w:val="0"/>
          <w:marTop w:val="0"/>
          <w:marBottom w:val="0"/>
          <w:divBdr>
            <w:top w:val="none" w:sz="0" w:space="0" w:color="auto"/>
            <w:left w:val="none" w:sz="0" w:space="0" w:color="auto"/>
            <w:bottom w:val="none" w:sz="0" w:space="0" w:color="auto"/>
            <w:right w:val="none" w:sz="0" w:space="0" w:color="auto"/>
          </w:divBdr>
        </w:div>
        <w:div w:id="250238865">
          <w:marLeft w:val="0"/>
          <w:marRight w:val="0"/>
          <w:marTop w:val="0"/>
          <w:marBottom w:val="0"/>
          <w:divBdr>
            <w:top w:val="none" w:sz="0" w:space="0" w:color="auto"/>
            <w:left w:val="none" w:sz="0" w:space="0" w:color="auto"/>
            <w:bottom w:val="none" w:sz="0" w:space="0" w:color="auto"/>
            <w:right w:val="none" w:sz="0" w:space="0" w:color="auto"/>
          </w:divBdr>
        </w:div>
        <w:div w:id="560479373">
          <w:marLeft w:val="0"/>
          <w:marRight w:val="0"/>
          <w:marTop w:val="0"/>
          <w:marBottom w:val="0"/>
          <w:divBdr>
            <w:top w:val="none" w:sz="0" w:space="0" w:color="auto"/>
            <w:left w:val="none" w:sz="0" w:space="0" w:color="auto"/>
            <w:bottom w:val="none" w:sz="0" w:space="0" w:color="auto"/>
            <w:right w:val="none" w:sz="0" w:space="0" w:color="auto"/>
          </w:divBdr>
        </w:div>
        <w:div w:id="305399696">
          <w:marLeft w:val="0"/>
          <w:marRight w:val="0"/>
          <w:marTop w:val="0"/>
          <w:marBottom w:val="0"/>
          <w:divBdr>
            <w:top w:val="none" w:sz="0" w:space="0" w:color="auto"/>
            <w:left w:val="none" w:sz="0" w:space="0" w:color="auto"/>
            <w:bottom w:val="none" w:sz="0" w:space="0" w:color="auto"/>
            <w:right w:val="none" w:sz="0" w:space="0" w:color="auto"/>
          </w:divBdr>
        </w:div>
        <w:div w:id="782920019">
          <w:marLeft w:val="0"/>
          <w:marRight w:val="0"/>
          <w:marTop w:val="0"/>
          <w:marBottom w:val="0"/>
          <w:divBdr>
            <w:top w:val="none" w:sz="0" w:space="0" w:color="auto"/>
            <w:left w:val="none" w:sz="0" w:space="0" w:color="auto"/>
            <w:bottom w:val="none" w:sz="0" w:space="0" w:color="auto"/>
            <w:right w:val="none" w:sz="0" w:space="0" w:color="auto"/>
          </w:divBdr>
        </w:div>
        <w:div w:id="789976173">
          <w:marLeft w:val="0"/>
          <w:marRight w:val="0"/>
          <w:marTop w:val="0"/>
          <w:marBottom w:val="0"/>
          <w:divBdr>
            <w:top w:val="none" w:sz="0" w:space="0" w:color="auto"/>
            <w:left w:val="none" w:sz="0" w:space="0" w:color="auto"/>
            <w:bottom w:val="none" w:sz="0" w:space="0" w:color="auto"/>
            <w:right w:val="none" w:sz="0" w:space="0" w:color="auto"/>
          </w:divBdr>
        </w:div>
        <w:div w:id="359167028">
          <w:marLeft w:val="0"/>
          <w:marRight w:val="0"/>
          <w:marTop w:val="0"/>
          <w:marBottom w:val="0"/>
          <w:divBdr>
            <w:top w:val="none" w:sz="0" w:space="0" w:color="auto"/>
            <w:left w:val="none" w:sz="0" w:space="0" w:color="auto"/>
            <w:bottom w:val="none" w:sz="0" w:space="0" w:color="auto"/>
            <w:right w:val="none" w:sz="0" w:space="0" w:color="auto"/>
          </w:divBdr>
        </w:div>
        <w:div w:id="457649289">
          <w:marLeft w:val="0"/>
          <w:marRight w:val="0"/>
          <w:marTop w:val="0"/>
          <w:marBottom w:val="0"/>
          <w:divBdr>
            <w:top w:val="none" w:sz="0" w:space="0" w:color="auto"/>
            <w:left w:val="none" w:sz="0" w:space="0" w:color="auto"/>
            <w:bottom w:val="none" w:sz="0" w:space="0" w:color="auto"/>
            <w:right w:val="none" w:sz="0" w:space="0" w:color="auto"/>
          </w:divBdr>
        </w:div>
        <w:div w:id="446513271">
          <w:marLeft w:val="0"/>
          <w:marRight w:val="0"/>
          <w:marTop w:val="0"/>
          <w:marBottom w:val="0"/>
          <w:divBdr>
            <w:top w:val="none" w:sz="0" w:space="0" w:color="auto"/>
            <w:left w:val="none" w:sz="0" w:space="0" w:color="auto"/>
            <w:bottom w:val="none" w:sz="0" w:space="0" w:color="auto"/>
            <w:right w:val="none" w:sz="0" w:space="0" w:color="auto"/>
          </w:divBdr>
        </w:div>
        <w:div w:id="577205735">
          <w:marLeft w:val="0"/>
          <w:marRight w:val="0"/>
          <w:marTop w:val="0"/>
          <w:marBottom w:val="0"/>
          <w:divBdr>
            <w:top w:val="none" w:sz="0" w:space="0" w:color="auto"/>
            <w:left w:val="none" w:sz="0" w:space="0" w:color="auto"/>
            <w:bottom w:val="none" w:sz="0" w:space="0" w:color="auto"/>
            <w:right w:val="none" w:sz="0" w:space="0" w:color="auto"/>
          </w:divBdr>
        </w:div>
        <w:div w:id="1078599783">
          <w:marLeft w:val="0"/>
          <w:marRight w:val="0"/>
          <w:marTop w:val="0"/>
          <w:marBottom w:val="0"/>
          <w:divBdr>
            <w:top w:val="none" w:sz="0" w:space="0" w:color="auto"/>
            <w:left w:val="none" w:sz="0" w:space="0" w:color="auto"/>
            <w:bottom w:val="none" w:sz="0" w:space="0" w:color="auto"/>
            <w:right w:val="none" w:sz="0" w:space="0" w:color="auto"/>
          </w:divBdr>
        </w:div>
        <w:div w:id="382602564">
          <w:marLeft w:val="0"/>
          <w:marRight w:val="0"/>
          <w:marTop w:val="0"/>
          <w:marBottom w:val="0"/>
          <w:divBdr>
            <w:top w:val="none" w:sz="0" w:space="0" w:color="auto"/>
            <w:left w:val="none" w:sz="0" w:space="0" w:color="auto"/>
            <w:bottom w:val="none" w:sz="0" w:space="0" w:color="auto"/>
            <w:right w:val="none" w:sz="0" w:space="0" w:color="auto"/>
          </w:divBdr>
        </w:div>
        <w:div w:id="1864515207">
          <w:marLeft w:val="0"/>
          <w:marRight w:val="0"/>
          <w:marTop w:val="0"/>
          <w:marBottom w:val="0"/>
          <w:divBdr>
            <w:top w:val="none" w:sz="0" w:space="0" w:color="auto"/>
            <w:left w:val="none" w:sz="0" w:space="0" w:color="auto"/>
            <w:bottom w:val="none" w:sz="0" w:space="0" w:color="auto"/>
            <w:right w:val="none" w:sz="0" w:space="0" w:color="auto"/>
          </w:divBdr>
        </w:div>
        <w:div w:id="1768228302">
          <w:marLeft w:val="0"/>
          <w:marRight w:val="0"/>
          <w:marTop w:val="0"/>
          <w:marBottom w:val="0"/>
          <w:divBdr>
            <w:top w:val="none" w:sz="0" w:space="0" w:color="auto"/>
            <w:left w:val="none" w:sz="0" w:space="0" w:color="auto"/>
            <w:bottom w:val="none" w:sz="0" w:space="0" w:color="auto"/>
            <w:right w:val="none" w:sz="0" w:space="0" w:color="auto"/>
          </w:divBdr>
        </w:div>
        <w:div w:id="948318014">
          <w:marLeft w:val="0"/>
          <w:marRight w:val="0"/>
          <w:marTop w:val="0"/>
          <w:marBottom w:val="0"/>
          <w:divBdr>
            <w:top w:val="none" w:sz="0" w:space="0" w:color="auto"/>
            <w:left w:val="none" w:sz="0" w:space="0" w:color="auto"/>
            <w:bottom w:val="none" w:sz="0" w:space="0" w:color="auto"/>
            <w:right w:val="none" w:sz="0" w:space="0" w:color="auto"/>
          </w:divBdr>
        </w:div>
      </w:divsChild>
    </w:div>
    <w:div w:id="2020155880">
      <w:bodyDiv w:val="1"/>
      <w:marLeft w:val="0"/>
      <w:marRight w:val="0"/>
      <w:marTop w:val="0"/>
      <w:marBottom w:val="0"/>
      <w:divBdr>
        <w:top w:val="none" w:sz="0" w:space="0" w:color="auto"/>
        <w:left w:val="none" w:sz="0" w:space="0" w:color="auto"/>
        <w:bottom w:val="none" w:sz="0" w:space="0" w:color="auto"/>
        <w:right w:val="none" w:sz="0" w:space="0" w:color="auto"/>
      </w:divBdr>
    </w:div>
    <w:div w:id="2066565011">
      <w:bodyDiv w:val="1"/>
      <w:marLeft w:val="0"/>
      <w:marRight w:val="0"/>
      <w:marTop w:val="0"/>
      <w:marBottom w:val="0"/>
      <w:divBdr>
        <w:top w:val="none" w:sz="0" w:space="0" w:color="auto"/>
        <w:left w:val="none" w:sz="0" w:space="0" w:color="auto"/>
        <w:bottom w:val="none" w:sz="0" w:space="0" w:color="auto"/>
        <w:right w:val="none" w:sz="0" w:space="0" w:color="auto"/>
      </w:divBdr>
    </w:div>
    <w:div w:id="2072270119">
      <w:bodyDiv w:val="1"/>
      <w:marLeft w:val="0"/>
      <w:marRight w:val="0"/>
      <w:marTop w:val="0"/>
      <w:marBottom w:val="0"/>
      <w:divBdr>
        <w:top w:val="none" w:sz="0" w:space="0" w:color="auto"/>
        <w:left w:val="none" w:sz="0" w:space="0" w:color="auto"/>
        <w:bottom w:val="none" w:sz="0" w:space="0" w:color="auto"/>
        <w:right w:val="none" w:sz="0" w:space="0" w:color="auto"/>
      </w:divBdr>
    </w:div>
    <w:div w:id="2083140079">
      <w:bodyDiv w:val="1"/>
      <w:marLeft w:val="0"/>
      <w:marRight w:val="0"/>
      <w:marTop w:val="0"/>
      <w:marBottom w:val="0"/>
      <w:divBdr>
        <w:top w:val="none" w:sz="0" w:space="0" w:color="auto"/>
        <w:left w:val="none" w:sz="0" w:space="0" w:color="auto"/>
        <w:bottom w:val="none" w:sz="0" w:space="0" w:color="auto"/>
        <w:right w:val="none" w:sz="0" w:space="0" w:color="auto"/>
      </w:divBdr>
    </w:div>
    <w:div w:id="2097938562">
      <w:bodyDiv w:val="1"/>
      <w:marLeft w:val="0"/>
      <w:marRight w:val="0"/>
      <w:marTop w:val="0"/>
      <w:marBottom w:val="0"/>
      <w:divBdr>
        <w:top w:val="none" w:sz="0" w:space="0" w:color="auto"/>
        <w:left w:val="none" w:sz="0" w:space="0" w:color="auto"/>
        <w:bottom w:val="none" w:sz="0" w:space="0" w:color="auto"/>
        <w:right w:val="none" w:sz="0" w:space="0" w:color="auto"/>
      </w:divBdr>
    </w:div>
    <w:div w:id="2101366535">
      <w:bodyDiv w:val="1"/>
      <w:marLeft w:val="0"/>
      <w:marRight w:val="0"/>
      <w:marTop w:val="0"/>
      <w:marBottom w:val="0"/>
      <w:divBdr>
        <w:top w:val="none" w:sz="0" w:space="0" w:color="auto"/>
        <w:left w:val="none" w:sz="0" w:space="0" w:color="auto"/>
        <w:bottom w:val="none" w:sz="0" w:space="0" w:color="auto"/>
        <w:right w:val="none" w:sz="0" w:space="0" w:color="auto"/>
      </w:divBdr>
    </w:div>
    <w:div w:id="2105683510">
      <w:bodyDiv w:val="1"/>
      <w:marLeft w:val="0"/>
      <w:marRight w:val="0"/>
      <w:marTop w:val="0"/>
      <w:marBottom w:val="0"/>
      <w:divBdr>
        <w:top w:val="none" w:sz="0" w:space="0" w:color="auto"/>
        <w:left w:val="none" w:sz="0" w:space="0" w:color="auto"/>
        <w:bottom w:val="none" w:sz="0" w:space="0" w:color="auto"/>
        <w:right w:val="none" w:sz="0" w:space="0" w:color="auto"/>
      </w:divBdr>
    </w:div>
    <w:div w:id="2124107156">
      <w:bodyDiv w:val="1"/>
      <w:marLeft w:val="0"/>
      <w:marRight w:val="0"/>
      <w:marTop w:val="0"/>
      <w:marBottom w:val="0"/>
      <w:divBdr>
        <w:top w:val="none" w:sz="0" w:space="0" w:color="auto"/>
        <w:left w:val="none" w:sz="0" w:space="0" w:color="auto"/>
        <w:bottom w:val="none" w:sz="0" w:space="0" w:color="auto"/>
        <w:right w:val="none" w:sz="0" w:space="0" w:color="auto"/>
      </w:divBdr>
    </w:div>
    <w:div w:id="2133277896">
      <w:bodyDiv w:val="1"/>
      <w:marLeft w:val="0"/>
      <w:marRight w:val="0"/>
      <w:marTop w:val="0"/>
      <w:marBottom w:val="0"/>
      <w:divBdr>
        <w:top w:val="none" w:sz="0" w:space="0" w:color="auto"/>
        <w:left w:val="none" w:sz="0" w:space="0" w:color="auto"/>
        <w:bottom w:val="none" w:sz="0" w:space="0" w:color="auto"/>
        <w:right w:val="none" w:sz="0" w:space="0" w:color="auto"/>
      </w:divBdr>
    </w:div>
    <w:div w:id="2135832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4.jp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jp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jpg"/><Relationship Id="rId25" Type="http://schemas.openxmlformats.org/officeDocument/2006/relationships/image" Target="media/image13.jpg"/><Relationship Id="rId33" Type="http://schemas.openxmlformats.org/officeDocument/2006/relationships/image" Target="media/image21.png"/><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jpg"/><Relationship Id="rId20" Type="http://schemas.microsoft.com/office/2018/08/relationships/commentsExtensible" Target="commentsExtensible.xml"/><Relationship Id="rId29" Type="http://schemas.openxmlformats.org/officeDocument/2006/relationships/image" Target="media/image17.jp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2.jpg"/><Relationship Id="rId32" Type="http://schemas.openxmlformats.org/officeDocument/2006/relationships/image" Target="media/image20.png"/><Relationship Id="rId37" Type="http://schemas.openxmlformats.org/officeDocument/2006/relationships/image" Target="media/image25.png"/><Relationship Id="rId40"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SuperCIATA.smuu.com.br" TargetMode="External"/><Relationship Id="rId23" Type="http://schemas.openxmlformats.org/officeDocument/2006/relationships/image" Target="media/image11.jpg"/><Relationship Id="rId28" Type="http://schemas.openxmlformats.org/officeDocument/2006/relationships/image" Target="media/image16.jpg"/><Relationship Id="rId36" Type="http://schemas.openxmlformats.org/officeDocument/2006/relationships/image" Target="media/image24.png"/><Relationship Id="rId10" Type="http://schemas.microsoft.com/office/2011/relationships/commentsExtended" Target="commentsExtended.xml"/><Relationship Id="rId19" Type="http://schemas.openxmlformats.org/officeDocument/2006/relationships/image" Target="media/image8.png"/><Relationship Id="rId31" Type="http://schemas.openxmlformats.org/officeDocument/2006/relationships/image" Target="media/image19.jp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4.pn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50C17-FF19-4FB7-9F2A-D90A85E9FB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114</Pages>
  <Words>36915</Words>
  <Characters>226665</Characters>
  <Application>Microsoft Office Word</Application>
  <DocSecurity>0</DocSecurity>
  <Lines>6476</Lines>
  <Paragraphs>3993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259587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Marco Aurélio Barbiero</cp:lastModifiedBy>
  <cp:revision>2</cp:revision>
  <cp:lastPrinted>2026-03-05T23:28:00Z</cp:lastPrinted>
  <dcterms:created xsi:type="dcterms:W3CDTF">2026-03-18T19:35:00Z</dcterms:created>
  <dcterms:modified xsi:type="dcterms:W3CDTF">2026-03-18T19:35:00Z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id="U0QlMxLJ"/&gt;&lt;style id="http://www.zotero.org/styles/associacao-brasileira-de-normas-tecnicas-ufrgs-initials" hasBibliography="1" bibliographyStyleHasBeenSet="1"/&gt;&lt;prefs&gt;&lt;pref name="fieldType" valu</vt:lpwstr>
  </property>
  <property fmtid="{D5CDD505-2E9C-101B-9397-08002B2CF9AE}" pid="3" name="ZOTERO_PREF_2">
    <vt:lpwstr>e="Field"/&gt;&lt;/prefs&gt;&lt;/data&gt;</vt:lpwstr>
  </property>
</Properties>
</file>